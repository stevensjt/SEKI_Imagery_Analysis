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040E1" w14:textId="11EDB92F" w:rsidR="0036555F" w:rsidRPr="00A3320B" w:rsidRDefault="0036555F" w:rsidP="0036555F">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t>Appendix A: Sugarloaf Creek Basin Site Information</w:t>
      </w:r>
    </w:p>
    <w:p w14:paraId="08811F5A" w14:textId="77777777" w:rsidR="00BC3F8B" w:rsidRPr="00A3320B" w:rsidRDefault="00BC3F8B" w:rsidP="00441D44">
      <w:pPr>
        <w:rPr>
          <w:rFonts w:ascii="Times New Roman" w:hAnsi="Times New Roman" w:cs="Times New Roman"/>
          <w:color w:val="000000" w:themeColor="text1"/>
        </w:rPr>
      </w:pPr>
    </w:p>
    <w:p w14:paraId="4F59A9D7" w14:textId="1753F53C" w:rsidR="00441D44" w:rsidRPr="00A3320B" w:rsidRDefault="00441D44" w:rsidP="00441D44">
      <w:pPr>
        <w:rPr>
          <w:rFonts w:ascii="Times New Roman" w:hAnsi="Times New Roman" w:cs="Times New Roman"/>
          <w:i/>
          <w:color w:val="000000" w:themeColor="text1"/>
        </w:rPr>
      </w:pPr>
      <w:r w:rsidRPr="00A3320B">
        <w:rPr>
          <w:rFonts w:ascii="Times New Roman" w:hAnsi="Times New Roman" w:cs="Times New Roman"/>
          <w:i/>
          <w:color w:val="000000" w:themeColor="text1"/>
        </w:rPr>
        <w:t>Table A</w:t>
      </w:r>
      <w:r w:rsidR="0036555F" w:rsidRPr="00A3320B">
        <w:rPr>
          <w:rFonts w:ascii="Times New Roman" w:hAnsi="Times New Roman" w:cs="Times New Roman"/>
          <w:i/>
          <w:color w:val="000000" w:themeColor="text1"/>
        </w:rPr>
        <w:t>1</w:t>
      </w:r>
      <w:r w:rsidRPr="00A3320B">
        <w:rPr>
          <w:rFonts w:ascii="Times New Roman" w:hAnsi="Times New Roman" w:cs="Times New Roman"/>
          <w:i/>
          <w:color w:val="000000" w:themeColor="text1"/>
        </w:rPr>
        <w:t xml:space="preserve">. </w:t>
      </w:r>
      <w:ins w:id="0" w:author="Stevens, Jens T" w:date="2019-11-05T10:08:00Z">
        <w:r w:rsidR="00225386" w:rsidRPr="00A3320B">
          <w:rPr>
            <w:rFonts w:ascii="Times New Roman" w:hAnsi="Times New Roman" w:cs="Times New Roman"/>
            <w:i/>
            <w:color w:val="000000" w:themeColor="text1"/>
          </w:rPr>
          <w:t>All fires from FRAP (2017) perimeter database that burned within SCB. Percent and area burned at high severity is based on the relative differenced normalized burn ratio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using the threshold from Miller and </w:t>
        </w:r>
        <w:proofErr w:type="spellStart"/>
        <w:r w:rsidR="00225386" w:rsidRPr="00A3320B">
          <w:rPr>
            <w:rFonts w:ascii="Times New Roman" w:hAnsi="Times New Roman" w:cs="Times New Roman"/>
            <w:i/>
            <w:color w:val="000000" w:themeColor="text1"/>
          </w:rPr>
          <w:t>Thode</w:t>
        </w:r>
      </w:ins>
      <w:proofErr w:type="spellEnd"/>
      <w:r w:rsidR="001A22BB" w:rsidRPr="00A3320B">
        <w:rPr>
          <w:rFonts w:ascii="Times New Roman" w:hAnsi="Times New Roman" w:cs="Times New Roman"/>
          <w:i/>
          <w:color w:val="000000" w:themeColor="text1"/>
        </w:rPr>
        <w:t xml:space="preserve"> </w:t>
      </w:r>
      <w:r w:rsidR="001A22BB" w:rsidRPr="00A3320B">
        <w:rPr>
          <w:rFonts w:ascii="Times New Roman" w:hAnsi="Times New Roman" w:cs="Times New Roman"/>
          <w:i/>
          <w:color w:val="000000" w:themeColor="text1"/>
        </w:rPr>
        <w:fldChar w:fldCharType="begin"/>
      </w:r>
      <w:r w:rsidR="001A22BB" w:rsidRPr="00A3320B">
        <w:rPr>
          <w:rFonts w:ascii="Times New Roman" w:hAnsi="Times New Roman" w:cs="Times New Roman"/>
          <w:i/>
          <w:color w:val="000000" w:themeColor="text1"/>
        </w:rPr>
        <w:instrText xml:space="preserve"> ADDIN EN.CITE &lt;EndNote&gt;&lt;Cite ExcludeAuth="1"&gt;&lt;Author&gt;Miller&lt;/Author&gt;&lt;Year&gt;2007&lt;/Year&gt;&lt;RecNum&gt;1132&lt;/RecNum&gt;&lt;DisplayText&gt;(2007)&lt;/DisplayText&gt;&lt;record&gt;&lt;rec-number&gt;1132&lt;/rec-number&gt;&lt;foreign-keys&gt;&lt;key app="EN" db-id="w0ppaavf8t2zvwe9f0oxa5rcervz0wedp050" timestamp="1360098021"&gt;1132&lt;/key&gt;&lt;/foreign-keys&gt;&lt;ref-type name="Journal Article"&gt;17&lt;/ref-type&gt;&lt;contributors&gt;&lt;authors&gt;&lt;author&gt;Miller, Jay D.&lt;/author&gt;&lt;author&gt;Thode, Andrea E.&lt;/author&gt;&lt;/authors&gt;&lt;/contributors&gt;&lt;titles&gt;&lt;title&gt;Quantifying burn severity in a heterogeneous landscape with a relative version of the delta Normalized Burn Ratio (dNBR)&lt;/title&gt;&lt;secondary-title&gt;Remote Sensing of Environment&lt;/secondary-title&gt;&lt;/titles&gt;&lt;periodical&gt;&lt;full-title&gt;Remote Sensing of Environment&lt;/full-title&gt;&lt;abbr-1&gt;Remote Sens. Environ.&lt;/abbr-1&gt;&lt;abbr-2&gt;Remote Sens Environ&lt;/abbr-2&gt;&lt;/periodical&gt;&lt;pages&gt;66-80&lt;/pages&gt;&lt;volume&gt;109&lt;/volume&gt;&lt;number&gt;1&lt;/number&gt;&lt;dates&gt;&lt;year&gt;2007&lt;/year&gt;&lt;pub-dates&gt;&lt;date&gt;Jul 12&lt;/date&gt;&lt;/pub-dates&gt;&lt;/dates&gt;&lt;isbn&gt;0034-4257&lt;/isbn&gt;&lt;accession-num&gt;WOS:000247200200007&lt;/accession-num&gt;&lt;urls&gt;&lt;related-urls&gt;&lt;url&gt;&amp;lt;Go to ISI&amp;gt;://WOS:000247200200007&lt;/url&gt;&lt;/related-urls&gt;&lt;/urls&gt;&lt;electronic-resource-num&gt;10.1016/j.rse.2006.12.006&lt;/electronic-resource-num&gt;&lt;research-notes&gt;Read 15 10/26/15&amp;#xD;Skimmed&amp;#xD;This is the standard metric for assessing fire severity now. dNBR is good for assessing severity within a single burn, relativized differenced NBR (RdNBR) is better for comparing across multiple fires... Though Miller et al 2009 (RSE) is a better citation for RdNBR. &lt;/research-notes&gt;&lt;/record&gt;&lt;/Cite&gt;&lt;/EndNote&gt;</w:instrText>
      </w:r>
      <w:r w:rsidR="001A22BB" w:rsidRPr="00A3320B">
        <w:rPr>
          <w:rFonts w:ascii="Times New Roman" w:hAnsi="Times New Roman" w:cs="Times New Roman"/>
          <w:i/>
          <w:color w:val="000000" w:themeColor="text1"/>
        </w:rPr>
        <w:fldChar w:fldCharType="separate"/>
      </w:r>
      <w:r w:rsidR="001A22BB" w:rsidRPr="00A3320B">
        <w:rPr>
          <w:rFonts w:ascii="Times New Roman" w:hAnsi="Times New Roman" w:cs="Times New Roman"/>
          <w:i/>
          <w:noProof/>
          <w:color w:val="000000" w:themeColor="text1"/>
        </w:rPr>
        <w:t>(2007)</w:t>
      </w:r>
      <w:r w:rsidR="001A22BB" w:rsidRPr="00A3320B">
        <w:rPr>
          <w:rFonts w:ascii="Times New Roman" w:hAnsi="Times New Roman" w:cs="Times New Roman"/>
          <w:i/>
          <w:color w:val="000000" w:themeColor="text1"/>
        </w:rPr>
        <w:fldChar w:fldCharType="end"/>
      </w:r>
      <w:ins w:id="1" w:author="Stevens, Jens T" w:date="2019-11-05T10:08:00Z">
        <w:r w:rsidR="00225386" w:rsidRPr="00A3320B">
          <w:rPr>
            <w:rFonts w:ascii="Times New Roman" w:hAnsi="Times New Roman" w:cs="Times New Roman"/>
            <w:i/>
            <w:color w:val="000000" w:themeColor="text1"/>
          </w:rPr>
          <w:t xml:space="preserve">. The satellite imagery used to compute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is only available from 1984 on. </w:t>
        </w:r>
        <w:proofErr w:type="spellStart"/>
        <w:r w:rsidR="00225386" w:rsidRPr="00A3320B">
          <w:rPr>
            <w:rFonts w:ascii="Times New Roman" w:hAnsi="Times New Roman" w:cs="Times New Roman"/>
            <w:i/>
            <w:color w:val="000000" w:themeColor="text1"/>
          </w:rPr>
          <w:t>RdNBR</w:t>
        </w:r>
        <w:proofErr w:type="spellEnd"/>
        <w:r w:rsidR="00225386" w:rsidRPr="00A3320B">
          <w:rPr>
            <w:rFonts w:ascii="Times New Roman" w:hAnsi="Times New Roman" w:cs="Times New Roman"/>
            <w:i/>
            <w:color w:val="000000" w:themeColor="text1"/>
          </w:rPr>
          <w:t xml:space="preserve"> assessments were not available for fires smaller than 20 ha.</w:t>
        </w:r>
      </w:ins>
      <w:del w:id="2" w:author="Stevens, Jens T" w:date="2019-11-05T10:08:00Z">
        <w:r w:rsidRPr="00A3320B" w:rsidDel="00225386">
          <w:rPr>
            <w:rFonts w:ascii="Times New Roman" w:hAnsi="Times New Roman" w:cs="Times New Roman"/>
            <w:i/>
            <w:color w:val="000000" w:themeColor="text1"/>
          </w:rPr>
          <w:delText>All fires from FRAP (2017) perimeter database the burned within SCB. Fires included in the analysis burned 57% of SCB.</w:delText>
        </w:r>
      </w:del>
    </w:p>
    <w:tbl>
      <w:tblPr>
        <w:tblStyle w:val="TableGrid"/>
        <w:tblW w:w="0" w:type="auto"/>
        <w:tblLook w:val="04A0" w:firstRow="1" w:lastRow="0" w:firstColumn="1" w:lastColumn="0" w:noHBand="0" w:noVBand="1"/>
      </w:tblPr>
      <w:tblGrid>
        <w:gridCol w:w="938"/>
        <w:gridCol w:w="1632"/>
        <w:gridCol w:w="1080"/>
        <w:gridCol w:w="990"/>
        <w:gridCol w:w="1440"/>
        <w:gridCol w:w="965"/>
        <w:gridCol w:w="965"/>
        <w:gridCol w:w="1350"/>
      </w:tblGrid>
      <w:tr w:rsidR="006E4CEA" w:rsidRPr="00A3320B" w14:paraId="502431E6" w14:textId="77777777" w:rsidTr="00225386">
        <w:trPr>
          <w:trHeight w:val="300"/>
        </w:trPr>
        <w:tc>
          <w:tcPr>
            <w:tcW w:w="938" w:type="dxa"/>
            <w:tcBorders>
              <w:left w:val="nil"/>
              <w:right w:val="nil"/>
            </w:tcBorders>
            <w:noWrap/>
            <w:vAlign w:val="center"/>
            <w:hideMark/>
          </w:tcPr>
          <w:p w14:paraId="3DD58C4D"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6E4CEA" w:rsidRPr="00A3320B" w:rsidRDefault="006E4CEA" w:rsidP="006E43F2">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Area of watershed burned (ha)</w:t>
            </w:r>
          </w:p>
        </w:tc>
        <w:tc>
          <w:tcPr>
            <w:tcW w:w="965" w:type="dxa"/>
            <w:tcBorders>
              <w:left w:val="nil"/>
              <w:right w:val="nil"/>
            </w:tcBorders>
          </w:tcPr>
          <w:p w14:paraId="758583B2" w14:textId="25F052C2"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 xml:space="preserve">Percent </w:t>
            </w:r>
            <w:proofErr w:type="gramStart"/>
            <w:r w:rsidRPr="00A3320B">
              <w:rPr>
                <w:rFonts w:ascii="Times New Roman" w:hAnsi="Times New Roman" w:cs="Times New Roman"/>
                <w:color w:val="000000" w:themeColor="text1"/>
              </w:rPr>
              <w:t>high-severity</w:t>
            </w:r>
            <w:proofErr w:type="gramEnd"/>
            <w:r w:rsidRPr="00A3320B">
              <w:rPr>
                <w:rFonts w:ascii="Times New Roman" w:hAnsi="Times New Roman" w:cs="Times New Roman"/>
                <w:color w:val="000000" w:themeColor="text1"/>
              </w:rPr>
              <w:t xml:space="preserve"> (%)</w:t>
            </w:r>
          </w:p>
        </w:tc>
        <w:tc>
          <w:tcPr>
            <w:tcW w:w="965" w:type="dxa"/>
            <w:tcBorders>
              <w:left w:val="nil"/>
              <w:right w:val="nil"/>
            </w:tcBorders>
          </w:tcPr>
          <w:p w14:paraId="2CB8EA09" w14:textId="7A113B01" w:rsidR="006E4CEA" w:rsidRPr="00A3320B" w:rsidRDefault="006E4CEA" w:rsidP="006E43F2">
            <w:pPr>
              <w:jc w:val="center"/>
              <w:rPr>
                <w:rFonts w:ascii="Times New Roman" w:hAnsi="Times New Roman" w:cs="Times New Roman"/>
                <w:color w:val="000000" w:themeColor="text1"/>
              </w:rPr>
            </w:pPr>
            <w:r w:rsidRPr="00A3320B">
              <w:rPr>
                <w:rFonts w:ascii="Times New Roman" w:hAnsi="Times New Roman" w:cs="Times New Roman"/>
                <w:color w:val="000000" w:themeColor="text1"/>
              </w:rPr>
              <w:t xml:space="preserve">Area </w:t>
            </w:r>
            <w:proofErr w:type="gramStart"/>
            <w:r w:rsidRPr="00A3320B">
              <w:rPr>
                <w:rFonts w:ascii="Times New Roman" w:hAnsi="Times New Roman" w:cs="Times New Roman"/>
                <w:color w:val="000000" w:themeColor="text1"/>
              </w:rPr>
              <w:t>high-severity</w:t>
            </w:r>
            <w:proofErr w:type="gramEnd"/>
            <w:r w:rsidRPr="00A3320B">
              <w:rPr>
                <w:rFonts w:ascii="Times New Roman" w:hAnsi="Times New Roman" w:cs="Times New Roman"/>
                <w:color w:val="000000" w:themeColor="text1"/>
              </w:rPr>
              <w:t xml:space="preserve"> (ha)</w:t>
            </w:r>
          </w:p>
        </w:tc>
        <w:tc>
          <w:tcPr>
            <w:tcW w:w="1350" w:type="dxa"/>
            <w:tcBorders>
              <w:left w:val="nil"/>
              <w:right w:val="nil"/>
            </w:tcBorders>
            <w:noWrap/>
            <w:vAlign w:val="center"/>
            <w:hideMark/>
          </w:tcPr>
          <w:p w14:paraId="43A94761" w14:textId="2D76416E" w:rsidR="006E4CEA" w:rsidRPr="00A3320B" w:rsidRDefault="006E4CEA" w:rsidP="006E43F2">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Included in analyses?</w:t>
            </w:r>
          </w:p>
        </w:tc>
      </w:tr>
      <w:tr w:rsidR="00225386" w:rsidRPr="00A3320B" w14:paraId="493F9420" w14:textId="77777777" w:rsidTr="00225386">
        <w:trPr>
          <w:trHeight w:val="300"/>
        </w:trPr>
        <w:tc>
          <w:tcPr>
            <w:tcW w:w="938" w:type="dxa"/>
            <w:tcBorders>
              <w:left w:val="nil"/>
              <w:bottom w:val="nil"/>
              <w:right w:val="nil"/>
            </w:tcBorders>
            <w:noWrap/>
            <w:hideMark/>
          </w:tcPr>
          <w:p w14:paraId="179B205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w:t>
            </w:r>
          </w:p>
        </w:tc>
        <w:tc>
          <w:tcPr>
            <w:tcW w:w="965" w:type="dxa"/>
            <w:tcBorders>
              <w:left w:val="nil"/>
              <w:bottom w:val="nil"/>
              <w:right w:val="nil"/>
            </w:tcBorders>
          </w:tcPr>
          <w:p w14:paraId="7109490D" w14:textId="3631CD01" w:rsidR="00225386" w:rsidRPr="00A3320B" w:rsidRDefault="00225386" w:rsidP="00225386">
            <w:pPr>
              <w:jc w:val="center"/>
              <w:rPr>
                <w:rFonts w:ascii="Times New Roman" w:hAnsi="Times New Roman" w:cs="Times New Roman"/>
                <w:color w:val="000000" w:themeColor="text1"/>
              </w:rPr>
            </w:pPr>
            <w:ins w:id="3" w:author="Stevens, Jens T" w:date="2019-11-05T10:10:00Z">
              <w:r w:rsidRPr="00A3320B">
                <w:rPr>
                  <w:rFonts w:ascii="Times New Roman" w:hAnsi="Times New Roman" w:cs="Times New Roman"/>
                  <w:color w:val="000000" w:themeColor="text1"/>
                </w:rPr>
                <w:t>NA</w:t>
              </w:r>
            </w:ins>
          </w:p>
        </w:tc>
        <w:tc>
          <w:tcPr>
            <w:tcW w:w="965" w:type="dxa"/>
            <w:tcBorders>
              <w:left w:val="nil"/>
              <w:bottom w:val="nil"/>
              <w:right w:val="nil"/>
            </w:tcBorders>
          </w:tcPr>
          <w:p w14:paraId="401123A0" w14:textId="2F927DED" w:rsidR="00225386" w:rsidRPr="00A3320B" w:rsidRDefault="00225386" w:rsidP="00225386">
            <w:pPr>
              <w:jc w:val="center"/>
              <w:rPr>
                <w:rFonts w:ascii="Times New Roman" w:hAnsi="Times New Roman" w:cs="Times New Roman"/>
                <w:color w:val="000000" w:themeColor="text1"/>
              </w:rPr>
            </w:pPr>
            <w:ins w:id="4" w:author="Stevens, Jens T" w:date="2019-11-05T10:10:00Z">
              <w:r w:rsidRPr="00A3320B">
                <w:rPr>
                  <w:rFonts w:ascii="Times New Roman" w:hAnsi="Times New Roman" w:cs="Times New Roman"/>
                  <w:color w:val="000000" w:themeColor="text1"/>
                </w:rPr>
                <w:t>NA</w:t>
              </w:r>
            </w:ins>
          </w:p>
        </w:tc>
        <w:tc>
          <w:tcPr>
            <w:tcW w:w="1350" w:type="dxa"/>
            <w:tcBorders>
              <w:left w:val="nil"/>
              <w:bottom w:val="nil"/>
              <w:right w:val="nil"/>
            </w:tcBorders>
            <w:noWrap/>
            <w:vAlign w:val="center"/>
            <w:hideMark/>
          </w:tcPr>
          <w:p w14:paraId="4A521013" w14:textId="60537F9D" w:rsidR="00225386" w:rsidRPr="00A3320B" w:rsidRDefault="00225386" w:rsidP="00225386">
            <w:pPr>
              <w:jc w:val="center"/>
              <w:rPr>
                <w:rFonts w:ascii="Times New Roman" w:hAnsi="Times New Roman" w:cs="Times New Roman"/>
                <w:color w:val="000000" w:themeColor="text1"/>
                <w:sz w:val="24"/>
                <w:szCs w:val="24"/>
              </w:rPr>
            </w:pPr>
            <w:ins w:id="5" w:author="Stevens, Jens T" w:date="2019-11-05T10:10:00Z">
              <w:r w:rsidRPr="00A3320B">
                <w:rPr>
                  <w:rFonts w:ascii="Times New Roman" w:hAnsi="Times New Roman" w:cs="Times New Roman"/>
                  <w:color w:val="000000" w:themeColor="text1"/>
                  <w:sz w:val="24"/>
                  <w:szCs w:val="24"/>
                </w:rPr>
                <w:t>N</w:t>
              </w:r>
            </w:ins>
          </w:p>
        </w:tc>
      </w:tr>
      <w:tr w:rsidR="00225386" w:rsidRPr="00A3320B" w14:paraId="48B35625" w14:textId="77777777" w:rsidTr="00225386">
        <w:trPr>
          <w:trHeight w:val="300"/>
        </w:trPr>
        <w:tc>
          <w:tcPr>
            <w:tcW w:w="938" w:type="dxa"/>
            <w:tcBorders>
              <w:top w:val="nil"/>
              <w:left w:val="nil"/>
              <w:bottom w:val="nil"/>
              <w:right w:val="nil"/>
            </w:tcBorders>
            <w:noWrap/>
            <w:hideMark/>
          </w:tcPr>
          <w:p w14:paraId="272266B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368655C7" w14:textId="21F5A96B" w:rsidR="00225386" w:rsidRPr="00A3320B" w:rsidRDefault="00225386" w:rsidP="00225386">
            <w:pPr>
              <w:jc w:val="center"/>
              <w:rPr>
                <w:rFonts w:ascii="Times New Roman" w:hAnsi="Times New Roman" w:cs="Times New Roman"/>
                <w:color w:val="000000" w:themeColor="text1"/>
              </w:rPr>
            </w:pPr>
            <w:ins w:id="6"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DA094E3" w14:textId="687129D0" w:rsidR="00225386" w:rsidRPr="00A3320B" w:rsidRDefault="00225386" w:rsidP="00225386">
            <w:pPr>
              <w:jc w:val="center"/>
              <w:rPr>
                <w:rFonts w:ascii="Times New Roman" w:hAnsi="Times New Roman" w:cs="Times New Roman"/>
                <w:color w:val="000000" w:themeColor="text1"/>
              </w:rPr>
            </w:pPr>
            <w:ins w:id="7"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CC550A3" w14:textId="2FECD8B2" w:rsidR="00225386" w:rsidRPr="00A3320B" w:rsidRDefault="00225386" w:rsidP="00225386">
            <w:pPr>
              <w:jc w:val="center"/>
              <w:rPr>
                <w:rFonts w:ascii="Times New Roman" w:hAnsi="Times New Roman" w:cs="Times New Roman"/>
                <w:color w:val="000000" w:themeColor="text1"/>
              </w:rPr>
            </w:pPr>
            <w:ins w:id="8" w:author="Stevens, Jens T" w:date="2019-11-05T10:10:00Z">
              <w:r w:rsidRPr="00A3320B">
                <w:rPr>
                  <w:rFonts w:ascii="Times New Roman" w:hAnsi="Times New Roman" w:cs="Times New Roman"/>
                  <w:color w:val="000000" w:themeColor="text1"/>
                  <w:sz w:val="24"/>
                  <w:szCs w:val="24"/>
                </w:rPr>
                <w:t>N</w:t>
              </w:r>
            </w:ins>
          </w:p>
        </w:tc>
      </w:tr>
      <w:tr w:rsidR="00225386" w:rsidRPr="00A3320B" w14:paraId="013DCACF" w14:textId="77777777" w:rsidTr="00225386">
        <w:trPr>
          <w:trHeight w:val="300"/>
        </w:trPr>
        <w:tc>
          <w:tcPr>
            <w:tcW w:w="938" w:type="dxa"/>
            <w:tcBorders>
              <w:top w:val="nil"/>
              <w:left w:val="nil"/>
              <w:bottom w:val="nil"/>
              <w:right w:val="nil"/>
            </w:tcBorders>
            <w:noWrap/>
            <w:hideMark/>
          </w:tcPr>
          <w:p w14:paraId="22FCAB4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99</w:t>
            </w:r>
          </w:p>
        </w:tc>
        <w:tc>
          <w:tcPr>
            <w:tcW w:w="965" w:type="dxa"/>
            <w:tcBorders>
              <w:top w:val="nil"/>
              <w:left w:val="nil"/>
              <w:bottom w:val="nil"/>
              <w:right w:val="nil"/>
            </w:tcBorders>
          </w:tcPr>
          <w:p w14:paraId="36234539" w14:textId="585DF664" w:rsidR="00225386" w:rsidRPr="00A3320B" w:rsidRDefault="00225386" w:rsidP="00225386">
            <w:pPr>
              <w:jc w:val="center"/>
              <w:rPr>
                <w:rFonts w:ascii="Times New Roman" w:hAnsi="Times New Roman" w:cs="Times New Roman"/>
                <w:color w:val="000000" w:themeColor="text1"/>
              </w:rPr>
            </w:pPr>
            <w:ins w:id="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0F343C03" w14:textId="27C22E66" w:rsidR="00225386" w:rsidRPr="00A3320B" w:rsidRDefault="00225386" w:rsidP="00225386">
            <w:pPr>
              <w:jc w:val="center"/>
              <w:rPr>
                <w:rFonts w:ascii="Times New Roman" w:hAnsi="Times New Roman" w:cs="Times New Roman"/>
                <w:color w:val="000000" w:themeColor="text1"/>
              </w:rPr>
            </w:pPr>
            <w:ins w:id="1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ED5F5A6" w14:textId="6F7ED641" w:rsidR="00225386" w:rsidRPr="00A3320B" w:rsidRDefault="00225386" w:rsidP="00225386">
            <w:pPr>
              <w:jc w:val="center"/>
              <w:rPr>
                <w:rFonts w:ascii="Times New Roman" w:hAnsi="Times New Roman" w:cs="Times New Roman"/>
                <w:color w:val="000000" w:themeColor="text1"/>
                <w:sz w:val="24"/>
                <w:szCs w:val="24"/>
              </w:rPr>
            </w:pPr>
            <w:ins w:id="11" w:author="Stevens, Jens T" w:date="2019-11-05T10:10:00Z">
              <w:r w:rsidRPr="00A3320B">
                <w:rPr>
                  <w:rFonts w:ascii="Times New Roman" w:hAnsi="Times New Roman" w:cs="Times New Roman"/>
                  <w:color w:val="000000" w:themeColor="text1"/>
                  <w:sz w:val="24"/>
                  <w:szCs w:val="24"/>
                </w:rPr>
                <w:t>N</w:t>
              </w:r>
            </w:ins>
          </w:p>
        </w:tc>
      </w:tr>
      <w:tr w:rsidR="00225386" w:rsidRPr="00A3320B" w14:paraId="3E2DD6E7" w14:textId="77777777" w:rsidTr="00225386">
        <w:trPr>
          <w:trHeight w:val="300"/>
        </w:trPr>
        <w:tc>
          <w:tcPr>
            <w:tcW w:w="938" w:type="dxa"/>
            <w:tcBorders>
              <w:top w:val="nil"/>
              <w:left w:val="nil"/>
              <w:bottom w:val="nil"/>
              <w:right w:val="nil"/>
            </w:tcBorders>
            <w:noWrap/>
            <w:hideMark/>
          </w:tcPr>
          <w:p w14:paraId="3A9A11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965" w:type="dxa"/>
            <w:tcBorders>
              <w:top w:val="nil"/>
              <w:left w:val="nil"/>
              <w:bottom w:val="nil"/>
              <w:right w:val="nil"/>
            </w:tcBorders>
          </w:tcPr>
          <w:p w14:paraId="245039D2" w14:textId="5F7AD140" w:rsidR="00225386" w:rsidRPr="00A3320B" w:rsidRDefault="00225386" w:rsidP="00225386">
            <w:pPr>
              <w:jc w:val="center"/>
              <w:rPr>
                <w:rFonts w:ascii="Times New Roman" w:hAnsi="Times New Roman" w:cs="Times New Roman"/>
                <w:color w:val="000000" w:themeColor="text1"/>
              </w:rPr>
            </w:pPr>
            <w:ins w:id="12"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29E7734D" w14:textId="05BA680F" w:rsidR="00225386" w:rsidRPr="00A3320B" w:rsidRDefault="00225386" w:rsidP="00225386">
            <w:pPr>
              <w:jc w:val="center"/>
              <w:rPr>
                <w:rFonts w:ascii="Times New Roman" w:hAnsi="Times New Roman" w:cs="Times New Roman"/>
                <w:color w:val="000000" w:themeColor="text1"/>
              </w:rPr>
            </w:pPr>
            <w:ins w:id="13"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1DAE2E2B" w14:textId="6FEE6B07" w:rsidR="00225386" w:rsidRPr="00A3320B" w:rsidRDefault="00225386" w:rsidP="00225386">
            <w:pPr>
              <w:jc w:val="center"/>
              <w:rPr>
                <w:rFonts w:ascii="Times New Roman" w:hAnsi="Times New Roman" w:cs="Times New Roman"/>
                <w:color w:val="000000" w:themeColor="text1"/>
                <w:sz w:val="24"/>
                <w:szCs w:val="24"/>
              </w:rPr>
            </w:pPr>
            <w:ins w:id="14" w:author="Stevens, Jens T" w:date="2019-11-05T10:10:00Z">
              <w:r w:rsidRPr="00A3320B">
                <w:rPr>
                  <w:rFonts w:ascii="Times New Roman" w:hAnsi="Times New Roman" w:cs="Times New Roman"/>
                  <w:color w:val="000000" w:themeColor="text1"/>
                  <w:sz w:val="24"/>
                  <w:szCs w:val="24"/>
                </w:rPr>
                <w:t>N</w:t>
              </w:r>
            </w:ins>
          </w:p>
        </w:tc>
      </w:tr>
      <w:tr w:rsidR="00225386" w:rsidRPr="00A3320B" w14:paraId="4302E148" w14:textId="77777777" w:rsidTr="00225386">
        <w:trPr>
          <w:trHeight w:val="300"/>
        </w:trPr>
        <w:tc>
          <w:tcPr>
            <w:tcW w:w="938" w:type="dxa"/>
            <w:tcBorders>
              <w:top w:val="nil"/>
              <w:left w:val="nil"/>
              <w:bottom w:val="nil"/>
              <w:right w:val="nil"/>
            </w:tcBorders>
            <w:noWrap/>
            <w:hideMark/>
          </w:tcPr>
          <w:p w14:paraId="7F9A26F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1038</w:t>
            </w:r>
          </w:p>
        </w:tc>
        <w:tc>
          <w:tcPr>
            <w:tcW w:w="965" w:type="dxa"/>
            <w:tcBorders>
              <w:top w:val="nil"/>
              <w:left w:val="nil"/>
              <w:bottom w:val="nil"/>
              <w:right w:val="nil"/>
            </w:tcBorders>
          </w:tcPr>
          <w:p w14:paraId="4DC63B13" w14:textId="5B36B8D3" w:rsidR="00225386" w:rsidRPr="00A3320B" w:rsidRDefault="00225386" w:rsidP="00225386">
            <w:pPr>
              <w:jc w:val="center"/>
              <w:rPr>
                <w:rFonts w:ascii="Times New Roman" w:hAnsi="Times New Roman" w:cs="Times New Roman"/>
                <w:color w:val="000000" w:themeColor="text1"/>
              </w:rPr>
            </w:pPr>
            <w:ins w:id="15"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24A52762" w14:textId="5D5D6B64" w:rsidR="00225386" w:rsidRPr="00A3320B" w:rsidRDefault="00225386" w:rsidP="00225386">
            <w:pPr>
              <w:jc w:val="center"/>
              <w:rPr>
                <w:rFonts w:ascii="Times New Roman" w:hAnsi="Times New Roman" w:cs="Times New Roman"/>
                <w:color w:val="000000" w:themeColor="text1"/>
              </w:rPr>
            </w:pPr>
            <w:ins w:id="16"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711053D" w14:textId="2F3F261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1FCF9A5" w14:textId="77777777" w:rsidTr="00225386">
        <w:trPr>
          <w:trHeight w:val="300"/>
        </w:trPr>
        <w:tc>
          <w:tcPr>
            <w:tcW w:w="938" w:type="dxa"/>
            <w:tcBorders>
              <w:top w:val="nil"/>
              <w:left w:val="nil"/>
              <w:bottom w:val="nil"/>
              <w:right w:val="nil"/>
            </w:tcBorders>
            <w:noWrap/>
            <w:hideMark/>
          </w:tcPr>
          <w:p w14:paraId="6089651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1219</w:t>
            </w:r>
          </w:p>
        </w:tc>
        <w:tc>
          <w:tcPr>
            <w:tcW w:w="965" w:type="dxa"/>
            <w:tcBorders>
              <w:top w:val="nil"/>
              <w:left w:val="nil"/>
              <w:bottom w:val="nil"/>
              <w:right w:val="nil"/>
            </w:tcBorders>
          </w:tcPr>
          <w:p w14:paraId="3428BFF0" w14:textId="63EDB504" w:rsidR="00225386" w:rsidRPr="00A3320B" w:rsidRDefault="00225386" w:rsidP="00225386">
            <w:pPr>
              <w:jc w:val="center"/>
              <w:rPr>
                <w:rFonts w:ascii="Times New Roman" w:hAnsi="Times New Roman" w:cs="Times New Roman"/>
                <w:color w:val="000000" w:themeColor="text1"/>
              </w:rPr>
            </w:pPr>
            <w:ins w:id="17"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5583D4E3" w14:textId="3146448E" w:rsidR="00225386" w:rsidRPr="00A3320B" w:rsidRDefault="00225386" w:rsidP="00225386">
            <w:pPr>
              <w:jc w:val="center"/>
              <w:rPr>
                <w:rFonts w:ascii="Times New Roman" w:hAnsi="Times New Roman" w:cs="Times New Roman"/>
                <w:color w:val="000000" w:themeColor="text1"/>
              </w:rPr>
            </w:pPr>
            <w:ins w:id="18"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A1064EF" w14:textId="6EE4AB12"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402D4581" w14:textId="77777777" w:rsidTr="00225386">
        <w:trPr>
          <w:trHeight w:val="300"/>
        </w:trPr>
        <w:tc>
          <w:tcPr>
            <w:tcW w:w="938" w:type="dxa"/>
            <w:tcBorders>
              <w:top w:val="nil"/>
              <w:left w:val="nil"/>
              <w:bottom w:val="nil"/>
              <w:right w:val="nil"/>
            </w:tcBorders>
            <w:noWrap/>
            <w:hideMark/>
          </w:tcPr>
          <w:p w14:paraId="2101FA1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w:t>
            </w:r>
          </w:p>
        </w:tc>
        <w:tc>
          <w:tcPr>
            <w:tcW w:w="965" w:type="dxa"/>
            <w:tcBorders>
              <w:top w:val="nil"/>
              <w:left w:val="nil"/>
              <w:bottom w:val="nil"/>
              <w:right w:val="nil"/>
            </w:tcBorders>
          </w:tcPr>
          <w:p w14:paraId="4230207A" w14:textId="6FC0B6DA" w:rsidR="00225386" w:rsidRPr="00A3320B" w:rsidRDefault="00225386" w:rsidP="00225386">
            <w:pPr>
              <w:jc w:val="center"/>
              <w:rPr>
                <w:rFonts w:ascii="Times New Roman" w:hAnsi="Times New Roman" w:cs="Times New Roman"/>
                <w:color w:val="000000" w:themeColor="text1"/>
              </w:rPr>
            </w:pPr>
            <w:ins w:id="1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167FC056" w14:textId="4F33BD09" w:rsidR="00225386" w:rsidRPr="00A3320B" w:rsidRDefault="00225386" w:rsidP="00225386">
            <w:pPr>
              <w:jc w:val="center"/>
              <w:rPr>
                <w:rFonts w:ascii="Times New Roman" w:hAnsi="Times New Roman" w:cs="Times New Roman"/>
                <w:color w:val="000000" w:themeColor="text1"/>
              </w:rPr>
            </w:pPr>
            <w:ins w:id="2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3C55BC80" w14:textId="3D8AF25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70F413B" w14:textId="77777777" w:rsidTr="00225386">
        <w:trPr>
          <w:trHeight w:val="300"/>
        </w:trPr>
        <w:tc>
          <w:tcPr>
            <w:tcW w:w="938" w:type="dxa"/>
            <w:tcBorders>
              <w:top w:val="nil"/>
              <w:left w:val="nil"/>
              <w:bottom w:val="nil"/>
              <w:right w:val="nil"/>
            </w:tcBorders>
            <w:noWrap/>
            <w:hideMark/>
          </w:tcPr>
          <w:p w14:paraId="23D038E3"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264</w:t>
            </w:r>
          </w:p>
        </w:tc>
        <w:tc>
          <w:tcPr>
            <w:tcW w:w="965" w:type="dxa"/>
            <w:tcBorders>
              <w:top w:val="nil"/>
              <w:left w:val="nil"/>
              <w:bottom w:val="nil"/>
              <w:right w:val="nil"/>
            </w:tcBorders>
          </w:tcPr>
          <w:p w14:paraId="748F6849" w14:textId="0EE7D538" w:rsidR="00225386" w:rsidRPr="00A3320B" w:rsidRDefault="00225386" w:rsidP="00225386">
            <w:pPr>
              <w:jc w:val="center"/>
              <w:rPr>
                <w:rFonts w:ascii="Times New Roman" w:hAnsi="Times New Roman" w:cs="Times New Roman"/>
                <w:color w:val="000000" w:themeColor="text1"/>
              </w:rPr>
            </w:pPr>
            <w:ins w:id="21"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AC5A283" w14:textId="6EEB7BBD" w:rsidR="00225386" w:rsidRPr="00A3320B" w:rsidRDefault="00225386" w:rsidP="00225386">
            <w:pPr>
              <w:jc w:val="center"/>
              <w:rPr>
                <w:rFonts w:ascii="Times New Roman" w:hAnsi="Times New Roman" w:cs="Times New Roman"/>
                <w:color w:val="000000" w:themeColor="text1"/>
              </w:rPr>
            </w:pPr>
            <w:ins w:id="22"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37ED5629" w14:textId="3E0256B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39AB437" w14:textId="77777777" w:rsidTr="00225386">
        <w:trPr>
          <w:trHeight w:val="300"/>
        </w:trPr>
        <w:tc>
          <w:tcPr>
            <w:tcW w:w="938" w:type="dxa"/>
            <w:tcBorders>
              <w:top w:val="nil"/>
              <w:left w:val="nil"/>
              <w:bottom w:val="nil"/>
              <w:right w:val="nil"/>
            </w:tcBorders>
            <w:noWrap/>
            <w:hideMark/>
          </w:tcPr>
          <w:p w14:paraId="0F46423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1594</w:t>
            </w:r>
          </w:p>
        </w:tc>
        <w:tc>
          <w:tcPr>
            <w:tcW w:w="965" w:type="dxa"/>
            <w:tcBorders>
              <w:top w:val="nil"/>
              <w:left w:val="nil"/>
              <w:bottom w:val="nil"/>
              <w:right w:val="nil"/>
            </w:tcBorders>
          </w:tcPr>
          <w:p w14:paraId="7D821B73" w14:textId="5AF6FCEA" w:rsidR="00225386" w:rsidRPr="00A3320B" w:rsidRDefault="00225386" w:rsidP="00225386">
            <w:pPr>
              <w:jc w:val="center"/>
              <w:rPr>
                <w:rFonts w:ascii="Times New Roman" w:hAnsi="Times New Roman" w:cs="Times New Roman"/>
                <w:color w:val="000000" w:themeColor="text1"/>
              </w:rPr>
            </w:pPr>
            <w:ins w:id="23"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79A0AD44" w14:textId="50519591" w:rsidR="00225386" w:rsidRPr="00A3320B" w:rsidRDefault="00225386" w:rsidP="00225386">
            <w:pPr>
              <w:jc w:val="center"/>
              <w:rPr>
                <w:rFonts w:ascii="Times New Roman" w:hAnsi="Times New Roman" w:cs="Times New Roman"/>
                <w:color w:val="000000" w:themeColor="text1"/>
              </w:rPr>
            </w:pPr>
            <w:ins w:id="24"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1431BFE0" w14:textId="0AF87B59"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11552F20" w14:textId="77777777" w:rsidTr="00225386">
        <w:trPr>
          <w:trHeight w:val="300"/>
        </w:trPr>
        <w:tc>
          <w:tcPr>
            <w:tcW w:w="938" w:type="dxa"/>
            <w:tcBorders>
              <w:top w:val="nil"/>
              <w:left w:val="nil"/>
              <w:bottom w:val="nil"/>
              <w:right w:val="nil"/>
            </w:tcBorders>
            <w:noWrap/>
            <w:hideMark/>
          </w:tcPr>
          <w:p w14:paraId="710072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72</w:t>
            </w:r>
          </w:p>
        </w:tc>
        <w:tc>
          <w:tcPr>
            <w:tcW w:w="965" w:type="dxa"/>
            <w:tcBorders>
              <w:top w:val="nil"/>
              <w:left w:val="nil"/>
              <w:bottom w:val="nil"/>
              <w:right w:val="nil"/>
            </w:tcBorders>
          </w:tcPr>
          <w:p w14:paraId="2FACF4DE" w14:textId="64E3BF7A" w:rsidR="00225386" w:rsidRPr="00A3320B" w:rsidRDefault="00225386" w:rsidP="00225386">
            <w:pPr>
              <w:jc w:val="center"/>
              <w:rPr>
                <w:rFonts w:ascii="Times New Roman" w:hAnsi="Times New Roman" w:cs="Times New Roman"/>
                <w:color w:val="000000" w:themeColor="text1"/>
              </w:rPr>
            </w:pPr>
            <w:ins w:id="25"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148BC73E" w14:textId="1035A96E" w:rsidR="00225386" w:rsidRPr="00A3320B" w:rsidRDefault="00225386" w:rsidP="00225386">
            <w:pPr>
              <w:jc w:val="center"/>
              <w:rPr>
                <w:rFonts w:ascii="Times New Roman" w:hAnsi="Times New Roman" w:cs="Times New Roman"/>
                <w:color w:val="000000" w:themeColor="text1"/>
              </w:rPr>
            </w:pPr>
            <w:ins w:id="26"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458EC62B" w14:textId="242402C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D3616C6" w14:textId="77777777" w:rsidTr="00225386">
        <w:trPr>
          <w:trHeight w:val="300"/>
        </w:trPr>
        <w:tc>
          <w:tcPr>
            <w:tcW w:w="938" w:type="dxa"/>
            <w:tcBorders>
              <w:top w:val="nil"/>
              <w:left w:val="nil"/>
              <w:bottom w:val="nil"/>
              <w:right w:val="nil"/>
            </w:tcBorders>
            <w:noWrap/>
            <w:hideMark/>
          </w:tcPr>
          <w:p w14:paraId="0BFD876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1152</w:t>
            </w:r>
          </w:p>
        </w:tc>
        <w:tc>
          <w:tcPr>
            <w:tcW w:w="965" w:type="dxa"/>
            <w:tcBorders>
              <w:top w:val="nil"/>
              <w:left w:val="nil"/>
              <w:bottom w:val="nil"/>
              <w:right w:val="nil"/>
            </w:tcBorders>
          </w:tcPr>
          <w:p w14:paraId="7A58D437" w14:textId="6C7F9D45" w:rsidR="00225386" w:rsidRPr="00A3320B" w:rsidRDefault="00225386" w:rsidP="00225386">
            <w:pPr>
              <w:jc w:val="center"/>
              <w:rPr>
                <w:rFonts w:ascii="Times New Roman" w:hAnsi="Times New Roman" w:cs="Times New Roman"/>
                <w:color w:val="000000" w:themeColor="text1"/>
              </w:rPr>
            </w:pPr>
            <w:ins w:id="27" w:author="Stevens, Jens T" w:date="2019-11-05T10:10:00Z">
              <w:r w:rsidRPr="00A3320B">
                <w:rPr>
                  <w:rFonts w:ascii="Times New Roman" w:hAnsi="Times New Roman" w:cs="Times New Roman"/>
                  <w:color w:val="000000" w:themeColor="text1"/>
                </w:rPr>
                <w:t>1</w:t>
              </w:r>
            </w:ins>
          </w:p>
        </w:tc>
        <w:tc>
          <w:tcPr>
            <w:tcW w:w="965" w:type="dxa"/>
            <w:tcBorders>
              <w:top w:val="nil"/>
              <w:left w:val="nil"/>
              <w:bottom w:val="nil"/>
              <w:right w:val="nil"/>
            </w:tcBorders>
          </w:tcPr>
          <w:p w14:paraId="0384E9DF" w14:textId="76C14644" w:rsidR="00225386" w:rsidRPr="00A3320B" w:rsidRDefault="00225386" w:rsidP="00225386">
            <w:pPr>
              <w:jc w:val="center"/>
              <w:rPr>
                <w:rFonts w:ascii="Times New Roman" w:hAnsi="Times New Roman" w:cs="Times New Roman"/>
                <w:color w:val="000000" w:themeColor="text1"/>
              </w:rPr>
            </w:pPr>
            <w:ins w:id="28" w:author="Stevens, Jens T" w:date="2019-11-05T10:10:00Z">
              <w:r w:rsidRPr="00A3320B">
                <w:rPr>
                  <w:rFonts w:ascii="Times New Roman" w:hAnsi="Times New Roman" w:cs="Times New Roman"/>
                  <w:color w:val="000000" w:themeColor="text1"/>
                </w:rPr>
                <w:t>12</w:t>
              </w:r>
            </w:ins>
          </w:p>
        </w:tc>
        <w:tc>
          <w:tcPr>
            <w:tcW w:w="1350" w:type="dxa"/>
            <w:tcBorders>
              <w:top w:val="nil"/>
              <w:left w:val="nil"/>
              <w:bottom w:val="nil"/>
              <w:right w:val="nil"/>
            </w:tcBorders>
            <w:noWrap/>
            <w:vAlign w:val="center"/>
            <w:hideMark/>
          </w:tcPr>
          <w:p w14:paraId="24F3EF75" w14:textId="5167506B"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CE2DCBE" w14:textId="77777777" w:rsidTr="00225386">
        <w:trPr>
          <w:trHeight w:val="300"/>
        </w:trPr>
        <w:tc>
          <w:tcPr>
            <w:tcW w:w="938" w:type="dxa"/>
            <w:tcBorders>
              <w:top w:val="nil"/>
              <w:left w:val="nil"/>
              <w:bottom w:val="nil"/>
              <w:right w:val="nil"/>
            </w:tcBorders>
            <w:noWrap/>
            <w:hideMark/>
          </w:tcPr>
          <w:p w14:paraId="5F14776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225386" w:rsidRPr="00A3320B" w:rsidRDefault="00225386" w:rsidP="00225386">
            <w:pPr>
              <w:rPr>
                <w:rFonts w:ascii="Times New Roman" w:hAnsi="Times New Roman" w:cs="Times New Roman"/>
                <w:color w:val="000000" w:themeColor="text1"/>
                <w:sz w:val="24"/>
                <w:szCs w:val="24"/>
              </w:rPr>
            </w:pPr>
            <w:proofErr w:type="spellStart"/>
            <w:r w:rsidRPr="00A3320B">
              <w:rPr>
                <w:rFonts w:ascii="Times New Roman" w:hAnsi="Times New Roman" w:cs="Times New Roman"/>
                <w:color w:val="000000" w:themeColor="text1"/>
                <w:sz w:val="24"/>
                <w:szCs w:val="24"/>
              </w:rPr>
              <w:t>Sugarbaby</w:t>
            </w:r>
            <w:proofErr w:type="spellEnd"/>
          </w:p>
        </w:tc>
        <w:tc>
          <w:tcPr>
            <w:tcW w:w="1080" w:type="dxa"/>
            <w:tcBorders>
              <w:top w:val="nil"/>
              <w:left w:val="nil"/>
              <w:bottom w:val="nil"/>
              <w:right w:val="nil"/>
            </w:tcBorders>
            <w:noWrap/>
            <w:hideMark/>
          </w:tcPr>
          <w:p w14:paraId="37D1339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3</w:t>
            </w:r>
          </w:p>
        </w:tc>
        <w:tc>
          <w:tcPr>
            <w:tcW w:w="965" w:type="dxa"/>
            <w:tcBorders>
              <w:top w:val="nil"/>
              <w:left w:val="nil"/>
              <w:bottom w:val="nil"/>
              <w:right w:val="nil"/>
            </w:tcBorders>
          </w:tcPr>
          <w:p w14:paraId="66425946" w14:textId="6FB1959D" w:rsidR="00225386" w:rsidRPr="00A3320B" w:rsidRDefault="00225386" w:rsidP="00225386">
            <w:pPr>
              <w:jc w:val="center"/>
              <w:rPr>
                <w:rFonts w:ascii="Times New Roman" w:hAnsi="Times New Roman" w:cs="Times New Roman"/>
                <w:color w:val="000000" w:themeColor="text1"/>
              </w:rPr>
            </w:pPr>
            <w:ins w:id="29"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0FBCACAD" w14:textId="0AC58C11" w:rsidR="00225386" w:rsidRPr="00A3320B" w:rsidRDefault="00225386" w:rsidP="00225386">
            <w:pPr>
              <w:jc w:val="center"/>
              <w:rPr>
                <w:rFonts w:ascii="Times New Roman" w:hAnsi="Times New Roman" w:cs="Times New Roman"/>
                <w:color w:val="000000" w:themeColor="text1"/>
              </w:rPr>
            </w:pPr>
            <w:ins w:id="30"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5F1B7EF8" w14:textId="1D0CD10D"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2BBA0AB6" w14:textId="77777777" w:rsidTr="00225386">
        <w:trPr>
          <w:trHeight w:val="300"/>
        </w:trPr>
        <w:tc>
          <w:tcPr>
            <w:tcW w:w="938" w:type="dxa"/>
            <w:tcBorders>
              <w:top w:val="nil"/>
              <w:left w:val="nil"/>
              <w:bottom w:val="nil"/>
              <w:right w:val="nil"/>
            </w:tcBorders>
            <w:noWrap/>
            <w:hideMark/>
          </w:tcPr>
          <w:p w14:paraId="663B2709"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1E1E6B27" w:rsidR="00225386" w:rsidRPr="00A3320B" w:rsidRDefault="00225386" w:rsidP="00225386">
            <w:pPr>
              <w:jc w:val="center"/>
              <w:rPr>
                <w:rFonts w:ascii="Times New Roman" w:hAnsi="Times New Roman" w:cs="Times New Roman"/>
                <w:color w:val="000000" w:themeColor="text1"/>
                <w:sz w:val="24"/>
                <w:szCs w:val="24"/>
              </w:rPr>
            </w:pPr>
            <w:del w:id="31" w:author="Stevens, Jens T" w:date="2019-11-05T11:09:00Z">
              <w:r w:rsidRPr="00A3320B" w:rsidDel="001A22BB">
                <w:rPr>
                  <w:rFonts w:ascii="Times New Roman" w:hAnsi="Times New Roman" w:cs="Times New Roman"/>
                  <w:color w:val="000000" w:themeColor="text1"/>
                  <w:sz w:val="24"/>
                  <w:szCs w:val="24"/>
                </w:rPr>
                <w:delText>23</w:delText>
              </w:r>
            </w:del>
            <w:ins w:id="32" w:author="Stevens, Jens T" w:date="2019-11-05T11:09:00Z">
              <w:r w:rsidR="001A22BB" w:rsidRPr="00A3320B">
                <w:rPr>
                  <w:rFonts w:ascii="Times New Roman" w:hAnsi="Times New Roman" w:cs="Times New Roman"/>
                  <w:color w:val="000000" w:themeColor="text1"/>
                  <w:sz w:val="24"/>
                  <w:szCs w:val="24"/>
                </w:rPr>
                <w:t>57</w:t>
              </w:r>
            </w:ins>
          </w:p>
        </w:tc>
        <w:tc>
          <w:tcPr>
            <w:tcW w:w="1440" w:type="dxa"/>
            <w:tcBorders>
              <w:top w:val="nil"/>
              <w:left w:val="nil"/>
              <w:bottom w:val="nil"/>
              <w:right w:val="nil"/>
            </w:tcBorders>
            <w:noWrap/>
            <w:vAlign w:val="center"/>
            <w:hideMark/>
          </w:tcPr>
          <w:p w14:paraId="335204C9" w14:textId="3F8232FC" w:rsidR="00225386" w:rsidRPr="00A3320B" w:rsidRDefault="00225386" w:rsidP="00225386">
            <w:pPr>
              <w:jc w:val="center"/>
              <w:rPr>
                <w:rFonts w:ascii="Times New Roman" w:hAnsi="Times New Roman" w:cs="Times New Roman"/>
                <w:color w:val="000000" w:themeColor="text1"/>
                <w:sz w:val="24"/>
                <w:szCs w:val="24"/>
              </w:rPr>
            </w:pPr>
            <w:del w:id="33" w:author="Stevens, Jens T" w:date="2019-11-05T11:09:00Z">
              <w:r w:rsidRPr="00A3320B" w:rsidDel="001A22BB">
                <w:rPr>
                  <w:rFonts w:ascii="Times New Roman" w:hAnsi="Times New Roman" w:cs="Times New Roman"/>
                  <w:color w:val="000000" w:themeColor="text1"/>
                  <w:sz w:val="24"/>
                  <w:szCs w:val="24"/>
                </w:rPr>
                <w:delText>23</w:delText>
              </w:r>
            </w:del>
            <w:ins w:id="34" w:author="Stevens, Jens T" w:date="2019-11-05T11:09:00Z">
              <w:r w:rsidR="001A22BB" w:rsidRPr="00A3320B">
                <w:rPr>
                  <w:rFonts w:ascii="Times New Roman" w:hAnsi="Times New Roman" w:cs="Times New Roman"/>
                  <w:color w:val="000000" w:themeColor="text1"/>
                  <w:sz w:val="24"/>
                  <w:szCs w:val="24"/>
                </w:rPr>
                <w:t>57</w:t>
              </w:r>
            </w:ins>
          </w:p>
        </w:tc>
        <w:tc>
          <w:tcPr>
            <w:tcW w:w="965" w:type="dxa"/>
            <w:tcBorders>
              <w:top w:val="nil"/>
              <w:left w:val="nil"/>
              <w:bottom w:val="nil"/>
              <w:right w:val="nil"/>
            </w:tcBorders>
          </w:tcPr>
          <w:p w14:paraId="1A229862" w14:textId="579B2E88" w:rsidR="00225386" w:rsidRPr="00A3320B" w:rsidRDefault="00225386" w:rsidP="00225386">
            <w:pPr>
              <w:jc w:val="center"/>
              <w:rPr>
                <w:rFonts w:ascii="Times New Roman" w:hAnsi="Times New Roman" w:cs="Times New Roman"/>
                <w:color w:val="000000" w:themeColor="text1"/>
              </w:rPr>
            </w:pPr>
            <w:ins w:id="35" w:author="Stevens, Jens T" w:date="2019-11-05T10:10:00Z">
              <w:r w:rsidRPr="00A3320B">
                <w:rPr>
                  <w:rFonts w:ascii="Times New Roman" w:hAnsi="Times New Roman" w:cs="Times New Roman"/>
                  <w:color w:val="000000" w:themeColor="text1"/>
                </w:rPr>
                <w:t>0</w:t>
              </w:r>
            </w:ins>
          </w:p>
        </w:tc>
        <w:tc>
          <w:tcPr>
            <w:tcW w:w="965" w:type="dxa"/>
            <w:tcBorders>
              <w:top w:val="nil"/>
              <w:left w:val="nil"/>
              <w:bottom w:val="nil"/>
              <w:right w:val="nil"/>
            </w:tcBorders>
          </w:tcPr>
          <w:p w14:paraId="312269BE" w14:textId="775506BF" w:rsidR="00225386" w:rsidRPr="00A3320B" w:rsidRDefault="00225386" w:rsidP="00225386">
            <w:pPr>
              <w:jc w:val="center"/>
              <w:rPr>
                <w:rFonts w:ascii="Times New Roman" w:hAnsi="Times New Roman" w:cs="Times New Roman"/>
                <w:color w:val="000000" w:themeColor="text1"/>
              </w:rPr>
            </w:pPr>
            <w:ins w:id="36" w:author="Stevens, Jens T" w:date="2019-11-05T10:10:00Z">
              <w:r w:rsidRPr="00A3320B">
                <w:rPr>
                  <w:rFonts w:ascii="Times New Roman" w:hAnsi="Times New Roman" w:cs="Times New Roman"/>
                  <w:color w:val="000000" w:themeColor="text1"/>
                </w:rPr>
                <w:t>0</w:t>
              </w:r>
            </w:ins>
          </w:p>
        </w:tc>
        <w:tc>
          <w:tcPr>
            <w:tcW w:w="1350" w:type="dxa"/>
            <w:tcBorders>
              <w:top w:val="nil"/>
              <w:left w:val="nil"/>
              <w:bottom w:val="nil"/>
              <w:right w:val="nil"/>
            </w:tcBorders>
            <w:noWrap/>
            <w:vAlign w:val="center"/>
            <w:hideMark/>
          </w:tcPr>
          <w:p w14:paraId="6C8E575A" w14:textId="5439313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6E1FAF7" w14:textId="77777777" w:rsidTr="00225386">
        <w:trPr>
          <w:trHeight w:val="300"/>
        </w:trPr>
        <w:tc>
          <w:tcPr>
            <w:tcW w:w="938" w:type="dxa"/>
            <w:tcBorders>
              <w:top w:val="nil"/>
              <w:left w:val="nil"/>
              <w:bottom w:val="nil"/>
              <w:right w:val="nil"/>
            </w:tcBorders>
            <w:noWrap/>
            <w:hideMark/>
          </w:tcPr>
          <w:p w14:paraId="1B39BB11"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114</w:t>
            </w:r>
          </w:p>
        </w:tc>
        <w:tc>
          <w:tcPr>
            <w:tcW w:w="965" w:type="dxa"/>
            <w:tcBorders>
              <w:top w:val="nil"/>
              <w:left w:val="nil"/>
              <w:bottom w:val="nil"/>
              <w:right w:val="nil"/>
            </w:tcBorders>
          </w:tcPr>
          <w:p w14:paraId="7CE7F67E" w14:textId="13F0CA72" w:rsidR="00225386" w:rsidRPr="00A3320B" w:rsidRDefault="00225386" w:rsidP="00225386">
            <w:pPr>
              <w:jc w:val="center"/>
              <w:rPr>
                <w:rFonts w:ascii="Times New Roman" w:hAnsi="Times New Roman" w:cs="Times New Roman"/>
                <w:color w:val="000000" w:themeColor="text1"/>
              </w:rPr>
            </w:pPr>
            <w:ins w:id="37" w:author="Stevens, Jens T" w:date="2019-11-05T10:10:00Z">
              <w:r w:rsidRPr="00A3320B">
                <w:rPr>
                  <w:rFonts w:ascii="Times New Roman" w:hAnsi="Times New Roman" w:cs="Times New Roman"/>
                  <w:color w:val="000000" w:themeColor="text1"/>
                </w:rPr>
                <w:t>6</w:t>
              </w:r>
            </w:ins>
          </w:p>
        </w:tc>
        <w:tc>
          <w:tcPr>
            <w:tcW w:w="965" w:type="dxa"/>
            <w:tcBorders>
              <w:top w:val="nil"/>
              <w:left w:val="nil"/>
              <w:bottom w:val="nil"/>
              <w:right w:val="nil"/>
            </w:tcBorders>
          </w:tcPr>
          <w:p w14:paraId="6E0009CA" w14:textId="17933109" w:rsidR="00225386" w:rsidRPr="00A3320B" w:rsidRDefault="00225386" w:rsidP="00225386">
            <w:pPr>
              <w:jc w:val="center"/>
              <w:rPr>
                <w:rFonts w:ascii="Times New Roman" w:hAnsi="Times New Roman" w:cs="Times New Roman"/>
                <w:color w:val="000000" w:themeColor="text1"/>
              </w:rPr>
            </w:pPr>
            <w:ins w:id="38" w:author="Stevens, Jens T" w:date="2019-11-05T10:10:00Z">
              <w:r w:rsidRPr="00A3320B">
                <w:rPr>
                  <w:rFonts w:ascii="Times New Roman" w:hAnsi="Times New Roman" w:cs="Times New Roman"/>
                  <w:color w:val="000000" w:themeColor="text1"/>
                </w:rPr>
                <w:t>7</w:t>
              </w:r>
            </w:ins>
          </w:p>
        </w:tc>
        <w:tc>
          <w:tcPr>
            <w:tcW w:w="1350" w:type="dxa"/>
            <w:tcBorders>
              <w:top w:val="nil"/>
              <w:left w:val="nil"/>
              <w:bottom w:val="nil"/>
              <w:right w:val="nil"/>
            </w:tcBorders>
            <w:noWrap/>
            <w:vAlign w:val="center"/>
            <w:hideMark/>
          </w:tcPr>
          <w:p w14:paraId="010A656F" w14:textId="103F788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32DB9888" w14:textId="77777777" w:rsidTr="00225386">
        <w:trPr>
          <w:trHeight w:val="300"/>
        </w:trPr>
        <w:tc>
          <w:tcPr>
            <w:tcW w:w="938" w:type="dxa"/>
            <w:tcBorders>
              <w:top w:val="nil"/>
              <w:left w:val="nil"/>
              <w:bottom w:val="nil"/>
              <w:right w:val="nil"/>
            </w:tcBorders>
            <w:noWrap/>
            <w:hideMark/>
          </w:tcPr>
          <w:p w14:paraId="26658C95"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232</w:t>
            </w:r>
          </w:p>
        </w:tc>
        <w:tc>
          <w:tcPr>
            <w:tcW w:w="965" w:type="dxa"/>
            <w:tcBorders>
              <w:top w:val="nil"/>
              <w:left w:val="nil"/>
              <w:bottom w:val="nil"/>
              <w:right w:val="nil"/>
            </w:tcBorders>
          </w:tcPr>
          <w:p w14:paraId="0EC2C1F2" w14:textId="04CCF3E6" w:rsidR="00225386" w:rsidRPr="00A3320B" w:rsidRDefault="00225386" w:rsidP="00225386">
            <w:pPr>
              <w:jc w:val="center"/>
              <w:rPr>
                <w:rFonts w:ascii="Times New Roman" w:hAnsi="Times New Roman" w:cs="Times New Roman"/>
                <w:color w:val="000000" w:themeColor="text1"/>
              </w:rPr>
            </w:pPr>
            <w:ins w:id="39" w:author="Stevens, Jens T" w:date="2019-11-05T10:10:00Z">
              <w:r w:rsidRPr="00A3320B">
                <w:rPr>
                  <w:rFonts w:ascii="Times New Roman" w:hAnsi="Times New Roman" w:cs="Times New Roman"/>
                  <w:color w:val="000000" w:themeColor="text1"/>
                </w:rPr>
                <w:t>0</w:t>
              </w:r>
            </w:ins>
          </w:p>
        </w:tc>
        <w:tc>
          <w:tcPr>
            <w:tcW w:w="965" w:type="dxa"/>
            <w:tcBorders>
              <w:top w:val="nil"/>
              <w:left w:val="nil"/>
              <w:bottom w:val="nil"/>
              <w:right w:val="nil"/>
            </w:tcBorders>
          </w:tcPr>
          <w:p w14:paraId="01E50CE5" w14:textId="45B578EC" w:rsidR="00225386" w:rsidRPr="00A3320B" w:rsidRDefault="00225386" w:rsidP="00225386">
            <w:pPr>
              <w:jc w:val="center"/>
              <w:rPr>
                <w:rFonts w:ascii="Times New Roman" w:hAnsi="Times New Roman" w:cs="Times New Roman"/>
                <w:color w:val="000000" w:themeColor="text1"/>
              </w:rPr>
            </w:pPr>
            <w:ins w:id="40" w:author="Stevens, Jens T" w:date="2019-11-05T10:10:00Z">
              <w:r w:rsidRPr="00A3320B">
                <w:rPr>
                  <w:rFonts w:ascii="Times New Roman" w:hAnsi="Times New Roman" w:cs="Times New Roman"/>
                  <w:color w:val="000000" w:themeColor="text1"/>
                </w:rPr>
                <w:t>0</w:t>
              </w:r>
            </w:ins>
          </w:p>
        </w:tc>
        <w:tc>
          <w:tcPr>
            <w:tcW w:w="1350" w:type="dxa"/>
            <w:tcBorders>
              <w:top w:val="nil"/>
              <w:left w:val="nil"/>
              <w:bottom w:val="nil"/>
              <w:right w:val="nil"/>
            </w:tcBorders>
            <w:noWrap/>
            <w:vAlign w:val="center"/>
            <w:hideMark/>
          </w:tcPr>
          <w:p w14:paraId="64913CEF" w14:textId="12848B6A"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563CB098" w14:textId="77777777" w:rsidTr="00225386">
        <w:trPr>
          <w:trHeight w:val="300"/>
        </w:trPr>
        <w:tc>
          <w:tcPr>
            <w:tcW w:w="938" w:type="dxa"/>
            <w:tcBorders>
              <w:top w:val="nil"/>
              <w:left w:val="nil"/>
              <w:bottom w:val="nil"/>
              <w:right w:val="nil"/>
            </w:tcBorders>
            <w:noWrap/>
            <w:hideMark/>
          </w:tcPr>
          <w:p w14:paraId="2D776EFA"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1427</w:t>
            </w:r>
          </w:p>
        </w:tc>
        <w:tc>
          <w:tcPr>
            <w:tcW w:w="965" w:type="dxa"/>
            <w:tcBorders>
              <w:top w:val="nil"/>
              <w:left w:val="nil"/>
              <w:bottom w:val="nil"/>
              <w:right w:val="nil"/>
            </w:tcBorders>
          </w:tcPr>
          <w:p w14:paraId="20A81E79" w14:textId="5DECE2AE" w:rsidR="00225386" w:rsidRPr="00A3320B" w:rsidRDefault="00225386" w:rsidP="00225386">
            <w:pPr>
              <w:jc w:val="center"/>
              <w:rPr>
                <w:rFonts w:ascii="Times New Roman" w:hAnsi="Times New Roman" w:cs="Times New Roman"/>
                <w:color w:val="000000" w:themeColor="text1"/>
              </w:rPr>
            </w:pPr>
            <w:ins w:id="41" w:author="Stevens, Jens T" w:date="2019-11-05T10:10:00Z">
              <w:r w:rsidRPr="00A3320B">
                <w:rPr>
                  <w:rFonts w:ascii="Times New Roman" w:hAnsi="Times New Roman" w:cs="Times New Roman"/>
                  <w:color w:val="000000" w:themeColor="text1"/>
                </w:rPr>
                <w:t>3</w:t>
              </w:r>
            </w:ins>
          </w:p>
        </w:tc>
        <w:tc>
          <w:tcPr>
            <w:tcW w:w="965" w:type="dxa"/>
            <w:tcBorders>
              <w:top w:val="nil"/>
              <w:left w:val="nil"/>
              <w:bottom w:val="nil"/>
              <w:right w:val="nil"/>
            </w:tcBorders>
          </w:tcPr>
          <w:p w14:paraId="017F668C" w14:textId="63C10B18" w:rsidR="00225386" w:rsidRPr="00A3320B" w:rsidRDefault="00225386" w:rsidP="00225386">
            <w:pPr>
              <w:jc w:val="center"/>
              <w:rPr>
                <w:rFonts w:ascii="Times New Roman" w:hAnsi="Times New Roman" w:cs="Times New Roman"/>
                <w:color w:val="000000" w:themeColor="text1"/>
              </w:rPr>
            </w:pPr>
            <w:ins w:id="42" w:author="Stevens, Jens T" w:date="2019-11-05T10:10:00Z">
              <w:r w:rsidRPr="00A3320B">
                <w:rPr>
                  <w:rFonts w:ascii="Times New Roman" w:hAnsi="Times New Roman" w:cs="Times New Roman"/>
                  <w:color w:val="000000" w:themeColor="text1"/>
                </w:rPr>
                <w:t>50</w:t>
              </w:r>
            </w:ins>
          </w:p>
        </w:tc>
        <w:tc>
          <w:tcPr>
            <w:tcW w:w="1350" w:type="dxa"/>
            <w:tcBorders>
              <w:top w:val="nil"/>
              <w:left w:val="nil"/>
              <w:bottom w:val="nil"/>
              <w:right w:val="nil"/>
            </w:tcBorders>
            <w:noWrap/>
            <w:vAlign w:val="center"/>
            <w:hideMark/>
          </w:tcPr>
          <w:p w14:paraId="62A104A9" w14:textId="4B2C6730"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Y</w:t>
            </w:r>
          </w:p>
        </w:tc>
      </w:tr>
      <w:tr w:rsidR="00225386" w:rsidRPr="00A3320B" w14:paraId="057A134E" w14:textId="77777777" w:rsidTr="00225386">
        <w:trPr>
          <w:trHeight w:val="300"/>
        </w:trPr>
        <w:tc>
          <w:tcPr>
            <w:tcW w:w="938" w:type="dxa"/>
            <w:tcBorders>
              <w:top w:val="nil"/>
              <w:left w:val="nil"/>
              <w:bottom w:val="nil"/>
              <w:right w:val="nil"/>
            </w:tcBorders>
            <w:noWrap/>
            <w:hideMark/>
          </w:tcPr>
          <w:p w14:paraId="714F91F4"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w:t>
            </w:r>
          </w:p>
        </w:tc>
        <w:tc>
          <w:tcPr>
            <w:tcW w:w="965" w:type="dxa"/>
            <w:tcBorders>
              <w:top w:val="nil"/>
              <w:left w:val="nil"/>
              <w:bottom w:val="nil"/>
              <w:right w:val="nil"/>
            </w:tcBorders>
          </w:tcPr>
          <w:p w14:paraId="317E102C" w14:textId="7FD38868" w:rsidR="00225386" w:rsidRPr="00A3320B" w:rsidRDefault="00225386" w:rsidP="00225386">
            <w:pPr>
              <w:jc w:val="center"/>
              <w:rPr>
                <w:rFonts w:ascii="Times New Roman" w:hAnsi="Times New Roman" w:cs="Times New Roman"/>
                <w:color w:val="000000" w:themeColor="text1"/>
              </w:rPr>
            </w:pPr>
            <w:ins w:id="43"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4CE370E1" w14:textId="7125052D" w:rsidR="00225386" w:rsidRPr="00A3320B" w:rsidRDefault="00225386" w:rsidP="00225386">
            <w:pPr>
              <w:jc w:val="center"/>
              <w:rPr>
                <w:rFonts w:ascii="Times New Roman" w:hAnsi="Times New Roman" w:cs="Times New Roman"/>
                <w:color w:val="000000" w:themeColor="text1"/>
              </w:rPr>
            </w:pPr>
            <w:ins w:id="44"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0522072E" w14:textId="288CEFA5" w:rsidR="00225386" w:rsidRPr="00A3320B" w:rsidRDefault="00225386" w:rsidP="00225386">
            <w:pPr>
              <w:jc w:val="center"/>
              <w:rPr>
                <w:rFonts w:ascii="Times New Roman" w:hAnsi="Times New Roman" w:cs="Times New Roman"/>
                <w:color w:val="000000" w:themeColor="text1"/>
                <w:sz w:val="24"/>
                <w:szCs w:val="24"/>
              </w:rPr>
            </w:pPr>
            <w:ins w:id="45" w:author="Stevens, Jens T" w:date="2019-11-05T10:10:00Z">
              <w:r w:rsidRPr="00A3320B">
                <w:rPr>
                  <w:rFonts w:ascii="Times New Roman" w:hAnsi="Times New Roman" w:cs="Times New Roman"/>
                  <w:color w:val="000000" w:themeColor="text1"/>
                  <w:sz w:val="24"/>
                  <w:szCs w:val="24"/>
                </w:rPr>
                <w:t>N</w:t>
              </w:r>
            </w:ins>
          </w:p>
        </w:tc>
      </w:tr>
      <w:tr w:rsidR="00225386" w:rsidRPr="00A3320B" w14:paraId="1CD5ACA6" w14:textId="77777777" w:rsidTr="00225386">
        <w:trPr>
          <w:trHeight w:val="300"/>
        </w:trPr>
        <w:tc>
          <w:tcPr>
            <w:tcW w:w="938" w:type="dxa"/>
            <w:tcBorders>
              <w:top w:val="nil"/>
              <w:left w:val="nil"/>
              <w:bottom w:val="nil"/>
              <w:right w:val="nil"/>
            </w:tcBorders>
            <w:noWrap/>
            <w:hideMark/>
          </w:tcPr>
          <w:p w14:paraId="37435587"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2006</w:t>
            </w:r>
          </w:p>
        </w:tc>
        <w:tc>
          <w:tcPr>
            <w:tcW w:w="1632" w:type="dxa"/>
            <w:tcBorders>
              <w:top w:val="nil"/>
              <w:left w:val="nil"/>
              <w:bottom w:val="nil"/>
              <w:right w:val="nil"/>
            </w:tcBorders>
            <w:noWrap/>
            <w:hideMark/>
          </w:tcPr>
          <w:p w14:paraId="2D34ECBE"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Pond</w:t>
            </w:r>
          </w:p>
        </w:tc>
        <w:tc>
          <w:tcPr>
            <w:tcW w:w="1080" w:type="dxa"/>
            <w:tcBorders>
              <w:top w:val="nil"/>
              <w:left w:val="nil"/>
              <w:bottom w:val="nil"/>
              <w:right w:val="nil"/>
            </w:tcBorders>
            <w:noWrap/>
            <w:hideMark/>
          </w:tcPr>
          <w:p w14:paraId="626B008D" w14:textId="77777777" w:rsidR="00225386" w:rsidRPr="00A3320B" w:rsidRDefault="00225386" w:rsidP="00225386">
            <w:pP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E00FEA9"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47366047" w14:textId="77777777" w:rsidR="00225386" w:rsidRPr="00A3320B" w:rsidRDefault="00225386" w:rsidP="00225386">
            <w:pPr>
              <w:jc w:val="center"/>
              <w:rPr>
                <w:rFonts w:ascii="Times New Roman" w:hAnsi="Times New Roman" w:cs="Times New Roman"/>
                <w:color w:val="000000" w:themeColor="text1"/>
                <w:sz w:val="24"/>
                <w:szCs w:val="24"/>
              </w:rPr>
            </w:pPr>
            <w:r w:rsidRPr="00A3320B">
              <w:rPr>
                <w:rFonts w:ascii="Times New Roman" w:hAnsi="Times New Roman" w:cs="Times New Roman"/>
                <w:color w:val="000000" w:themeColor="text1"/>
                <w:sz w:val="24"/>
                <w:szCs w:val="24"/>
              </w:rPr>
              <w:t>0</w:t>
            </w:r>
          </w:p>
        </w:tc>
        <w:tc>
          <w:tcPr>
            <w:tcW w:w="965" w:type="dxa"/>
            <w:tcBorders>
              <w:top w:val="nil"/>
              <w:left w:val="nil"/>
              <w:bottom w:val="nil"/>
              <w:right w:val="nil"/>
            </w:tcBorders>
          </w:tcPr>
          <w:p w14:paraId="307F9C54" w14:textId="344471E1" w:rsidR="00225386" w:rsidRPr="00A3320B" w:rsidRDefault="00225386" w:rsidP="00225386">
            <w:pPr>
              <w:jc w:val="center"/>
              <w:rPr>
                <w:rFonts w:ascii="Times New Roman" w:hAnsi="Times New Roman" w:cs="Times New Roman"/>
                <w:color w:val="000000" w:themeColor="text1"/>
              </w:rPr>
            </w:pPr>
            <w:ins w:id="46" w:author="Stevens, Jens T" w:date="2019-11-05T10:10:00Z">
              <w:r w:rsidRPr="00A3320B">
                <w:rPr>
                  <w:rFonts w:ascii="Times New Roman" w:hAnsi="Times New Roman" w:cs="Times New Roman"/>
                  <w:color w:val="000000" w:themeColor="text1"/>
                </w:rPr>
                <w:t>NA</w:t>
              </w:r>
            </w:ins>
          </w:p>
        </w:tc>
        <w:tc>
          <w:tcPr>
            <w:tcW w:w="965" w:type="dxa"/>
            <w:tcBorders>
              <w:top w:val="nil"/>
              <w:left w:val="nil"/>
              <w:bottom w:val="nil"/>
              <w:right w:val="nil"/>
            </w:tcBorders>
          </w:tcPr>
          <w:p w14:paraId="3CA72E9C" w14:textId="40D1992F" w:rsidR="00225386" w:rsidRPr="00A3320B" w:rsidRDefault="00225386" w:rsidP="00225386">
            <w:pPr>
              <w:jc w:val="center"/>
              <w:rPr>
                <w:rFonts w:ascii="Times New Roman" w:hAnsi="Times New Roman" w:cs="Times New Roman"/>
                <w:color w:val="000000" w:themeColor="text1"/>
              </w:rPr>
            </w:pPr>
            <w:ins w:id="47" w:author="Stevens, Jens T" w:date="2019-11-05T10:10:00Z">
              <w:r w:rsidRPr="00A3320B">
                <w:rPr>
                  <w:rFonts w:ascii="Times New Roman" w:hAnsi="Times New Roman" w:cs="Times New Roman"/>
                  <w:color w:val="000000" w:themeColor="text1"/>
                </w:rPr>
                <w:t>NA</w:t>
              </w:r>
            </w:ins>
          </w:p>
        </w:tc>
        <w:tc>
          <w:tcPr>
            <w:tcW w:w="1350" w:type="dxa"/>
            <w:tcBorders>
              <w:top w:val="nil"/>
              <w:left w:val="nil"/>
              <w:bottom w:val="nil"/>
              <w:right w:val="nil"/>
            </w:tcBorders>
            <w:noWrap/>
            <w:vAlign w:val="center"/>
            <w:hideMark/>
          </w:tcPr>
          <w:p w14:paraId="0C185731" w14:textId="41D24969" w:rsidR="00225386" w:rsidRPr="00A3320B" w:rsidRDefault="00225386" w:rsidP="00225386">
            <w:pPr>
              <w:jc w:val="center"/>
              <w:rPr>
                <w:rFonts w:ascii="Times New Roman" w:hAnsi="Times New Roman" w:cs="Times New Roman"/>
                <w:color w:val="000000" w:themeColor="text1"/>
                <w:sz w:val="24"/>
                <w:szCs w:val="24"/>
              </w:rPr>
            </w:pPr>
            <w:ins w:id="48" w:author="Stevens, Jens T" w:date="2019-11-05T10:10:00Z">
              <w:r w:rsidRPr="00A3320B">
                <w:rPr>
                  <w:rFonts w:ascii="Times New Roman" w:hAnsi="Times New Roman" w:cs="Times New Roman"/>
                  <w:color w:val="000000" w:themeColor="text1"/>
                  <w:sz w:val="24"/>
                  <w:szCs w:val="24"/>
                </w:rPr>
                <w:t>N</w:t>
              </w:r>
            </w:ins>
          </w:p>
        </w:tc>
      </w:tr>
      <w:tr w:rsidR="00225386" w:rsidRPr="00A3320B" w14:paraId="0C05728C" w14:textId="77777777" w:rsidTr="00225386">
        <w:trPr>
          <w:trHeight w:val="300"/>
        </w:trPr>
        <w:tc>
          <w:tcPr>
            <w:tcW w:w="938" w:type="dxa"/>
            <w:tcBorders>
              <w:top w:val="nil"/>
              <w:left w:val="nil"/>
              <w:right w:val="nil"/>
            </w:tcBorders>
            <w:noWrap/>
          </w:tcPr>
          <w:p w14:paraId="2CB9D058" w14:textId="4546D9DC" w:rsidR="00225386" w:rsidRPr="00A3320B" w:rsidRDefault="00225386" w:rsidP="00225386">
            <w:pPr>
              <w:rPr>
                <w:rFonts w:ascii="Times New Roman" w:hAnsi="Times New Roman" w:cs="Times New Roman"/>
                <w:color w:val="000000" w:themeColor="text1"/>
              </w:rPr>
            </w:pPr>
            <w:ins w:id="49" w:author="Stevens, Jens T" w:date="2019-11-05T10:09:00Z">
              <w:r w:rsidRPr="00A3320B">
                <w:rPr>
                  <w:rFonts w:ascii="Times New Roman" w:hAnsi="Times New Roman" w:cs="Times New Roman"/>
                  <w:color w:val="000000" w:themeColor="text1"/>
                </w:rPr>
                <w:t>TOTAL</w:t>
              </w:r>
            </w:ins>
          </w:p>
        </w:tc>
        <w:tc>
          <w:tcPr>
            <w:tcW w:w="1632" w:type="dxa"/>
            <w:tcBorders>
              <w:top w:val="nil"/>
              <w:left w:val="nil"/>
              <w:right w:val="nil"/>
            </w:tcBorders>
            <w:noWrap/>
          </w:tcPr>
          <w:p w14:paraId="6F7A9D8D" w14:textId="77777777" w:rsidR="00225386" w:rsidRPr="00A3320B" w:rsidRDefault="00225386" w:rsidP="00225386">
            <w:pPr>
              <w:rPr>
                <w:rFonts w:ascii="Times New Roman" w:hAnsi="Times New Roman" w:cs="Times New Roman"/>
                <w:color w:val="000000" w:themeColor="text1"/>
              </w:rPr>
            </w:pPr>
          </w:p>
        </w:tc>
        <w:tc>
          <w:tcPr>
            <w:tcW w:w="1080" w:type="dxa"/>
            <w:tcBorders>
              <w:top w:val="nil"/>
              <w:left w:val="nil"/>
              <w:right w:val="nil"/>
            </w:tcBorders>
            <w:noWrap/>
          </w:tcPr>
          <w:p w14:paraId="4DFB2567" w14:textId="77777777" w:rsidR="00225386" w:rsidRPr="00A3320B" w:rsidRDefault="00225386" w:rsidP="00225386">
            <w:pPr>
              <w:rPr>
                <w:rFonts w:ascii="Times New Roman" w:hAnsi="Times New Roman" w:cs="Times New Roman"/>
                <w:color w:val="000000" w:themeColor="text1"/>
              </w:rPr>
            </w:pPr>
          </w:p>
        </w:tc>
        <w:tc>
          <w:tcPr>
            <w:tcW w:w="990" w:type="dxa"/>
            <w:tcBorders>
              <w:top w:val="nil"/>
              <w:left w:val="nil"/>
              <w:right w:val="nil"/>
            </w:tcBorders>
            <w:noWrap/>
            <w:vAlign w:val="center"/>
          </w:tcPr>
          <w:p w14:paraId="36D6D1EF" w14:textId="18B0E62E" w:rsidR="00225386" w:rsidRPr="00A3320B" w:rsidRDefault="00225386" w:rsidP="00225386">
            <w:pPr>
              <w:jc w:val="center"/>
              <w:rPr>
                <w:rFonts w:ascii="Times New Roman" w:hAnsi="Times New Roman" w:cs="Times New Roman"/>
                <w:color w:val="000000" w:themeColor="text1"/>
              </w:rPr>
            </w:pPr>
            <w:ins w:id="50" w:author="Stevens, Jens T" w:date="2019-11-05T10:09:00Z">
              <w:r w:rsidRPr="00A3320B">
                <w:rPr>
                  <w:rFonts w:ascii="Times New Roman" w:hAnsi="Times New Roman" w:cs="Times New Roman"/>
                  <w:color w:val="000000" w:themeColor="text1"/>
                </w:rPr>
                <w:t>10,0</w:t>
              </w:r>
            </w:ins>
            <w:ins w:id="51" w:author="Stevens, Jens T" w:date="2019-11-05T14:32:00Z">
              <w:r w:rsidR="00263D14" w:rsidRPr="00A3320B">
                <w:rPr>
                  <w:rFonts w:ascii="Times New Roman" w:hAnsi="Times New Roman" w:cs="Times New Roman"/>
                  <w:color w:val="000000" w:themeColor="text1"/>
                </w:rPr>
                <w:t>98</w:t>
              </w:r>
            </w:ins>
          </w:p>
        </w:tc>
        <w:tc>
          <w:tcPr>
            <w:tcW w:w="1440" w:type="dxa"/>
            <w:tcBorders>
              <w:top w:val="nil"/>
              <w:left w:val="nil"/>
              <w:right w:val="nil"/>
            </w:tcBorders>
            <w:noWrap/>
            <w:vAlign w:val="center"/>
          </w:tcPr>
          <w:p w14:paraId="6A409EC7" w14:textId="1AFC257D" w:rsidR="00225386" w:rsidRPr="00A3320B" w:rsidRDefault="00225386" w:rsidP="00225386">
            <w:pPr>
              <w:jc w:val="center"/>
              <w:rPr>
                <w:rFonts w:ascii="Times New Roman" w:hAnsi="Times New Roman" w:cs="Times New Roman"/>
                <w:color w:val="000000" w:themeColor="text1"/>
              </w:rPr>
            </w:pPr>
            <w:ins w:id="52" w:author="Stevens, Jens T" w:date="2019-11-05T10:09:00Z">
              <w:r w:rsidRPr="00A3320B">
                <w:rPr>
                  <w:rFonts w:ascii="Times New Roman" w:hAnsi="Times New Roman" w:cs="Times New Roman"/>
                  <w:color w:val="000000" w:themeColor="text1"/>
                </w:rPr>
                <w:t>7</w:t>
              </w:r>
            </w:ins>
            <w:ins w:id="53" w:author="Stevens, Jens T" w:date="2019-11-05T14:32:00Z">
              <w:r w:rsidR="00263D14" w:rsidRPr="00A3320B">
                <w:rPr>
                  <w:rFonts w:ascii="Times New Roman" w:hAnsi="Times New Roman" w:cs="Times New Roman"/>
                  <w:color w:val="000000" w:themeColor="text1"/>
                </w:rPr>
                <w:t>310</w:t>
              </w:r>
            </w:ins>
          </w:p>
        </w:tc>
        <w:tc>
          <w:tcPr>
            <w:tcW w:w="965" w:type="dxa"/>
            <w:tcBorders>
              <w:top w:val="nil"/>
              <w:left w:val="nil"/>
              <w:right w:val="nil"/>
            </w:tcBorders>
          </w:tcPr>
          <w:p w14:paraId="4C183A25" w14:textId="2D1B8AF3" w:rsidR="00225386" w:rsidRPr="00A3320B" w:rsidRDefault="00225386" w:rsidP="00225386">
            <w:pPr>
              <w:jc w:val="center"/>
              <w:rPr>
                <w:rFonts w:ascii="Times New Roman" w:hAnsi="Times New Roman" w:cs="Times New Roman"/>
                <w:color w:val="000000" w:themeColor="text1"/>
              </w:rPr>
            </w:pPr>
            <w:ins w:id="54" w:author="Stevens, Jens T" w:date="2019-11-05T10:10:00Z">
              <w:r w:rsidRPr="00A3320B">
                <w:rPr>
                  <w:rFonts w:ascii="Times New Roman" w:hAnsi="Times New Roman" w:cs="Times New Roman"/>
                  <w:color w:val="000000" w:themeColor="text1"/>
                </w:rPr>
                <w:t>2</w:t>
              </w:r>
            </w:ins>
          </w:p>
        </w:tc>
        <w:tc>
          <w:tcPr>
            <w:tcW w:w="965" w:type="dxa"/>
            <w:tcBorders>
              <w:top w:val="nil"/>
              <w:left w:val="nil"/>
              <w:right w:val="nil"/>
            </w:tcBorders>
          </w:tcPr>
          <w:p w14:paraId="587B6EF6" w14:textId="0187BEF6" w:rsidR="00225386" w:rsidRPr="00A3320B" w:rsidRDefault="00225386" w:rsidP="00225386">
            <w:pPr>
              <w:jc w:val="center"/>
              <w:rPr>
                <w:rFonts w:ascii="Times New Roman" w:hAnsi="Times New Roman" w:cs="Times New Roman"/>
                <w:color w:val="000000" w:themeColor="text1"/>
              </w:rPr>
            </w:pPr>
            <w:ins w:id="55" w:author="Stevens, Jens T" w:date="2019-11-05T10:10:00Z">
              <w:r w:rsidRPr="00A3320B">
                <w:rPr>
                  <w:rFonts w:ascii="Times New Roman" w:hAnsi="Times New Roman" w:cs="Times New Roman"/>
                  <w:color w:val="000000" w:themeColor="text1"/>
                </w:rPr>
                <w:t>69</w:t>
              </w:r>
            </w:ins>
          </w:p>
        </w:tc>
        <w:tc>
          <w:tcPr>
            <w:tcW w:w="1350" w:type="dxa"/>
            <w:tcBorders>
              <w:top w:val="nil"/>
              <w:left w:val="nil"/>
              <w:right w:val="nil"/>
            </w:tcBorders>
            <w:noWrap/>
            <w:vAlign w:val="center"/>
          </w:tcPr>
          <w:p w14:paraId="125CC530" w14:textId="77777777" w:rsidR="00225386" w:rsidRPr="00A3320B" w:rsidRDefault="00225386" w:rsidP="00225386">
            <w:pPr>
              <w:jc w:val="center"/>
              <w:rPr>
                <w:rFonts w:ascii="Times New Roman" w:hAnsi="Times New Roman" w:cs="Times New Roman"/>
                <w:color w:val="000000" w:themeColor="text1"/>
              </w:rPr>
            </w:pPr>
          </w:p>
        </w:tc>
      </w:tr>
    </w:tbl>
    <w:p w14:paraId="4C4D1879" w14:textId="77777777" w:rsidR="00441D44" w:rsidRPr="00A3320B" w:rsidRDefault="00441D44" w:rsidP="00441D44">
      <w:pPr>
        <w:rPr>
          <w:rFonts w:ascii="Times New Roman" w:hAnsi="Times New Roman" w:cs="Times New Roman"/>
          <w:color w:val="000000" w:themeColor="text1"/>
        </w:rPr>
      </w:pPr>
    </w:p>
    <w:p w14:paraId="216D7448" w14:textId="512B317C" w:rsidR="00641B54" w:rsidRPr="00A3320B" w:rsidRDefault="00641B54">
      <w:pPr>
        <w:rPr>
          <w:rFonts w:ascii="Times New Roman" w:hAnsi="Times New Roman" w:cs="Times New Roman"/>
          <w:color w:val="000000" w:themeColor="text1"/>
        </w:rPr>
      </w:pPr>
    </w:p>
    <w:p w14:paraId="4B7F18A1" w14:textId="77777777" w:rsidR="0036555F" w:rsidRPr="00A3320B" w:rsidRDefault="0036555F">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78513646" w14:textId="77777777" w:rsidR="009D4D41" w:rsidRPr="00A3320B" w:rsidRDefault="009D4D41" w:rsidP="009D4D41">
      <w:pPr>
        <w:rPr>
          <w:rFonts w:ascii="Times New Roman" w:hAnsi="Times New Roman" w:cs="Times New Roman"/>
          <w:i/>
          <w:color w:val="000000" w:themeColor="text1"/>
        </w:rPr>
      </w:pPr>
      <w:r w:rsidRPr="00A3320B">
        <w:rPr>
          <w:rFonts w:ascii="Times New Roman" w:hAnsi="Times New Roman" w:cs="Times New Roman"/>
          <w:i/>
          <w:color w:val="000000" w:themeColor="text1"/>
        </w:rPr>
        <w:lastRenderedPageBreak/>
        <w:t xml:space="preserve">Table A2. Specific discharge </w:t>
      </w:r>
      <w:r w:rsidRPr="00A3320B">
        <w:rPr>
          <w:rFonts w:ascii="Times New Roman" w:hAnsi="Times New Roman" w:cs="Times New Roman"/>
          <w:i/>
        </w:rPr>
        <w:t>(total streamflow volume divided by watershed area)</w:t>
      </w:r>
      <w:r w:rsidRPr="00A3320B">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 IRMA = irma.nps.gov/</w:t>
      </w:r>
      <w:proofErr w:type="spellStart"/>
      <w:r w:rsidRPr="00A3320B">
        <w:rPr>
          <w:rFonts w:ascii="Times New Roman" w:hAnsi="Times New Roman" w:cs="Times New Roman"/>
          <w:i/>
          <w:color w:val="000000" w:themeColor="text1"/>
        </w:rPr>
        <w:t>AQWebPortal</w:t>
      </w:r>
      <w:proofErr w:type="spellEnd"/>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rsidRPr="00A3320B" w14:paraId="0C3F6FD8" w14:textId="77777777" w:rsidTr="00721559">
        <w:tc>
          <w:tcPr>
            <w:tcW w:w="1255" w:type="dxa"/>
          </w:tcPr>
          <w:p w14:paraId="5E9C0441"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Large Watershed</w:t>
            </w:r>
          </w:p>
        </w:tc>
        <w:tc>
          <w:tcPr>
            <w:tcW w:w="1530" w:type="dxa"/>
          </w:tcPr>
          <w:p w14:paraId="225C0FF3"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Measurement Point</w:t>
            </w:r>
          </w:p>
        </w:tc>
        <w:tc>
          <w:tcPr>
            <w:tcW w:w="1170" w:type="dxa"/>
          </w:tcPr>
          <w:p w14:paraId="40DCAB0E"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Gage # or Data Source</w:t>
            </w:r>
          </w:p>
        </w:tc>
        <w:tc>
          <w:tcPr>
            <w:tcW w:w="1530" w:type="dxa"/>
          </w:tcPr>
          <w:p w14:paraId="6C9B0064"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Lat/Lon</w:t>
            </w:r>
          </w:p>
        </w:tc>
        <w:tc>
          <w:tcPr>
            <w:tcW w:w="1530" w:type="dxa"/>
          </w:tcPr>
          <w:p w14:paraId="116AE109"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Sub-watershed Area</w:t>
            </w:r>
          </w:p>
        </w:tc>
        <w:tc>
          <w:tcPr>
            <w:tcW w:w="810" w:type="dxa"/>
          </w:tcPr>
          <w:p w14:paraId="4C47CE8A" w14:textId="7F45E419" w:rsidR="009D4D41" w:rsidRPr="00A3320B" w:rsidRDefault="009D4D41" w:rsidP="008142CD">
            <w:pPr>
              <w:rPr>
                <w:rFonts w:ascii="Times New Roman" w:hAnsi="Times New Roman" w:cs="Times New Roman"/>
                <w:b/>
                <w:color w:val="000000" w:themeColor="text1"/>
              </w:rPr>
            </w:pPr>
            <w:r w:rsidRPr="00A3320B">
              <w:rPr>
                <w:rFonts w:ascii="Times New Roman" w:hAnsi="Times New Roman" w:cs="Times New Roman"/>
                <w:b/>
                <w:color w:val="000000" w:themeColor="text1"/>
              </w:rPr>
              <w:t>Years</w:t>
            </w:r>
            <w:ins w:id="56" w:author="Gabrielle Boisrame" w:date="2019-10-30T11:54:00Z">
              <w:r w:rsidR="008D5B6C" w:rsidRPr="00A3320B">
                <w:rPr>
                  <w:rFonts w:ascii="Times New Roman" w:hAnsi="Times New Roman" w:cs="Times New Roman"/>
                  <w:b/>
                  <w:color w:val="000000" w:themeColor="text1"/>
                </w:rPr>
                <w:t xml:space="preserve"> Used for Mean</w:t>
              </w:r>
            </w:ins>
          </w:p>
        </w:tc>
        <w:tc>
          <w:tcPr>
            <w:tcW w:w="1525" w:type="dxa"/>
          </w:tcPr>
          <w:p w14:paraId="79CB6DC7" w14:textId="77777777" w:rsidR="009D4D41" w:rsidRPr="00A3320B" w:rsidRDefault="009D4D41" w:rsidP="00721559">
            <w:pPr>
              <w:rPr>
                <w:rFonts w:ascii="Times New Roman" w:hAnsi="Times New Roman" w:cs="Times New Roman"/>
                <w:b/>
                <w:color w:val="000000" w:themeColor="text1"/>
              </w:rPr>
            </w:pPr>
            <w:r w:rsidRPr="00A3320B">
              <w:rPr>
                <w:rFonts w:ascii="Times New Roman" w:hAnsi="Times New Roman" w:cs="Times New Roman"/>
                <w:b/>
                <w:color w:val="000000" w:themeColor="text1"/>
              </w:rPr>
              <w:t>Mean Annual Specific Discharge (Flow/Area)</w:t>
            </w:r>
          </w:p>
        </w:tc>
      </w:tr>
      <w:tr w:rsidR="009D4D41" w:rsidRPr="00A3320B" w14:paraId="562DB5F7" w14:textId="77777777" w:rsidTr="00721559">
        <w:tc>
          <w:tcPr>
            <w:tcW w:w="1255" w:type="dxa"/>
          </w:tcPr>
          <w:p w14:paraId="78B27161" w14:textId="5A5C2EF8" w:rsidR="009D4D41" w:rsidRPr="00A3320B" w:rsidRDefault="009D4D41" w:rsidP="000D4D80">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70B4941D" w14:textId="2335CDA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SF Kings River Near Cedar Grove, CA</w:t>
            </w:r>
            <w:r w:rsidR="000D4D80" w:rsidRPr="00A3320B">
              <w:rPr>
                <w:rFonts w:ascii="Times New Roman" w:hAnsi="Times New Roman" w:cs="Times New Roman"/>
                <w:color w:val="000000" w:themeColor="text1"/>
                <w:vertAlign w:val="subscript"/>
              </w:rPr>
              <w:t>1</w:t>
            </w:r>
          </w:p>
        </w:tc>
        <w:tc>
          <w:tcPr>
            <w:tcW w:w="1170" w:type="dxa"/>
          </w:tcPr>
          <w:p w14:paraId="5AA322BB"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3F78461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11212500</w:t>
            </w:r>
          </w:p>
        </w:tc>
        <w:tc>
          <w:tcPr>
            <w:tcW w:w="1530" w:type="dxa"/>
          </w:tcPr>
          <w:p w14:paraId="04249D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48’25” N 118</w:t>
            </w:r>
            <w:r w:rsidRPr="00A3320B">
              <w:rPr>
                <w:rFonts w:ascii="Times New Roman" w:hAnsi="Times New Roman" w:cs="Times New Roman"/>
                <w:vertAlign w:val="superscript"/>
              </w:rPr>
              <w:t>o</w:t>
            </w:r>
            <w:r w:rsidRPr="00A3320B">
              <w:rPr>
                <w:rFonts w:ascii="Times New Roman" w:hAnsi="Times New Roman" w:cs="Times New Roman"/>
              </w:rPr>
              <w:t>44’55” W</w:t>
            </w:r>
          </w:p>
        </w:tc>
        <w:tc>
          <w:tcPr>
            <w:tcW w:w="1530" w:type="dxa"/>
          </w:tcPr>
          <w:p w14:paraId="0BB6ED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1056 km</w:t>
            </w:r>
            <w:r w:rsidRPr="00A3320B">
              <w:rPr>
                <w:rFonts w:ascii="Times New Roman" w:hAnsi="Times New Roman" w:cs="Times New Roman"/>
                <w:vertAlign w:val="superscript"/>
              </w:rPr>
              <w:t>2</w:t>
            </w:r>
          </w:p>
        </w:tc>
        <w:tc>
          <w:tcPr>
            <w:tcW w:w="810" w:type="dxa"/>
          </w:tcPr>
          <w:p w14:paraId="03BE6DB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1950-1957</w:t>
            </w:r>
          </w:p>
        </w:tc>
        <w:tc>
          <w:tcPr>
            <w:tcW w:w="1525" w:type="dxa"/>
          </w:tcPr>
          <w:p w14:paraId="3B841BD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0.55 m/</w:t>
            </w:r>
            <w:proofErr w:type="spellStart"/>
            <w:r w:rsidRPr="00A3320B">
              <w:rPr>
                <w:rFonts w:ascii="Times New Roman" w:hAnsi="Times New Roman" w:cs="Times New Roman"/>
              </w:rPr>
              <w:t>yr</w:t>
            </w:r>
            <w:proofErr w:type="spellEnd"/>
          </w:p>
        </w:tc>
      </w:tr>
      <w:tr w:rsidR="009D4D41" w:rsidRPr="00A3320B" w14:paraId="4E3E25AE" w14:textId="77777777" w:rsidTr="00721559">
        <w:tc>
          <w:tcPr>
            <w:tcW w:w="1255" w:type="dxa"/>
          </w:tcPr>
          <w:p w14:paraId="32AAA5EA" w14:textId="11BFD4F7" w:rsidR="009D4D41" w:rsidRPr="00A3320B" w:rsidRDefault="009D4D41" w:rsidP="00721559">
            <w:pPr>
              <w:rPr>
                <w:rFonts w:ascii="Times New Roman" w:hAnsi="Times New Roman" w:cs="Times New Roman"/>
                <w:color w:val="000000" w:themeColor="text1"/>
                <w:vertAlign w:val="subscript"/>
              </w:rPr>
            </w:pPr>
            <w:r w:rsidRPr="00A3320B">
              <w:rPr>
                <w:rFonts w:ascii="Times New Roman" w:hAnsi="Times New Roman" w:cs="Times New Roman"/>
                <w:color w:val="000000" w:themeColor="text1"/>
              </w:rPr>
              <w:t>South Fork Kings</w:t>
            </w:r>
          </w:p>
        </w:tc>
        <w:tc>
          <w:tcPr>
            <w:tcW w:w="1530" w:type="dxa"/>
          </w:tcPr>
          <w:p w14:paraId="57ABCC09" w14:textId="5B68555B"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Kings River near Hume, CA</w:t>
            </w:r>
            <w:r w:rsidR="000D4D80" w:rsidRPr="00A3320B">
              <w:rPr>
                <w:rFonts w:ascii="Times New Roman" w:hAnsi="Times New Roman" w:cs="Times New Roman"/>
                <w:color w:val="000000" w:themeColor="text1"/>
                <w:vertAlign w:val="subscript"/>
              </w:rPr>
              <w:t>1</w:t>
            </w:r>
          </w:p>
        </w:tc>
        <w:tc>
          <w:tcPr>
            <w:tcW w:w="1170" w:type="dxa"/>
          </w:tcPr>
          <w:p w14:paraId="74BF60CA"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USGS</w:t>
            </w:r>
          </w:p>
          <w:p w14:paraId="6CF1185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11213000</w:t>
            </w:r>
          </w:p>
        </w:tc>
        <w:tc>
          <w:tcPr>
            <w:tcW w:w="1530" w:type="dxa"/>
          </w:tcPr>
          <w:p w14:paraId="783EF434" w14:textId="77777777" w:rsidR="009D4D41" w:rsidRPr="00A3320B" w:rsidRDefault="009D4D41" w:rsidP="00721559">
            <w:pPr>
              <w:rPr>
                <w:rFonts w:ascii="Times New Roman" w:hAnsi="Times New Roman" w:cs="Times New Roman"/>
              </w:rPr>
            </w:pPr>
            <w:r w:rsidRPr="00A3320B">
              <w:rPr>
                <w:rFonts w:ascii="Times New Roman" w:hAnsi="Times New Roman" w:cs="Times New Roman"/>
              </w:rPr>
              <w:t>36</w:t>
            </w:r>
            <w:r w:rsidRPr="00A3320B">
              <w:rPr>
                <w:rFonts w:ascii="Times New Roman" w:hAnsi="Times New Roman" w:cs="Times New Roman"/>
                <w:vertAlign w:val="superscript"/>
              </w:rPr>
              <w:t>o</w:t>
            </w:r>
            <w:r w:rsidRPr="00A3320B">
              <w:rPr>
                <w:rFonts w:ascii="Times New Roman" w:hAnsi="Times New Roman" w:cs="Times New Roman"/>
              </w:rPr>
              <w:t>50’50” N</w:t>
            </w:r>
          </w:p>
          <w:p w14:paraId="222B56D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118</w:t>
            </w:r>
            <w:r w:rsidRPr="00A3320B">
              <w:rPr>
                <w:rFonts w:ascii="Times New Roman" w:hAnsi="Times New Roman" w:cs="Times New Roman"/>
                <w:vertAlign w:val="superscript"/>
              </w:rPr>
              <w:t>o</w:t>
            </w:r>
            <w:r w:rsidRPr="00A3320B">
              <w:rPr>
                <w:rFonts w:ascii="Times New Roman" w:hAnsi="Times New Roman" w:cs="Times New Roman"/>
              </w:rPr>
              <w:t>53’50” W</w:t>
            </w:r>
          </w:p>
        </w:tc>
        <w:tc>
          <w:tcPr>
            <w:tcW w:w="1530" w:type="dxa"/>
          </w:tcPr>
          <w:p w14:paraId="73AE675D"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2160 km</w:t>
            </w:r>
            <w:r w:rsidRPr="00A3320B">
              <w:rPr>
                <w:rFonts w:ascii="Times New Roman" w:hAnsi="Times New Roman" w:cs="Times New Roman"/>
                <w:vertAlign w:val="superscript"/>
              </w:rPr>
              <w:t>2</w:t>
            </w:r>
          </w:p>
        </w:tc>
        <w:tc>
          <w:tcPr>
            <w:tcW w:w="810" w:type="dxa"/>
          </w:tcPr>
          <w:p w14:paraId="04C05A04"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24A0F6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0.48 m/</w:t>
            </w:r>
            <w:proofErr w:type="spellStart"/>
            <w:r w:rsidRPr="00A3320B">
              <w:rPr>
                <w:rFonts w:ascii="Times New Roman" w:hAnsi="Times New Roman" w:cs="Times New Roman"/>
              </w:rPr>
              <w:t>yr</w:t>
            </w:r>
            <w:proofErr w:type="spellEnd"/>
          </w:p>
        </w:tc>
      </w:tr>
      <w:tr w:rsidR="009D4D41" w:rsidRPr="00A3320B" w14:paraId="17D377E3" w14:textId="77777777" w:rsidTr="00721559">
        <w:tc>
          <w:tcPr>
            <w:tcW w:w="1255" w:type="dxa"/>
          </w:tcPr>
          <w:p w14:paraId="41386BB0"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2C8812DC" w14:textId="77777777" w:rsidR="009D4D41" w:rsidRPr="00A3320B" w:rsidRDefault="009D4D41" w:rsidP="00721559">
            <w:pPr>
              <w:rPr>
                <w:rFonts w:ascii="Times New Roman" w:hAnsi="Times New Roman" w:cs="Times New Roman"/>
                <w:color w:val="000000" w:themeColor="text1"/>
              </w:rPr>
            </w:pP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at Ill. Falls Bridge</w:t>
            </w:r>
          </w:p>
        </w:tc>
        <w:tc>
          <w:tcPr>
            <w:tcW w:w="1170" w:type="dxa"/>
          </w:tcPr>
          <w:p w14:paraId="7B48462E" w14:textId="77777777" w:rsidR="009D4D41" w:rsidRPr="00A3320B" w:rsidRDefault="009D4D41" w:rsidP="00721559">
            <w:pPr>
              <w:rPr>
                <w:rFonts w:ascii="Times New Roman" w:hAnsi="Times New Roman" w:cs="Times New Roman"/>
                <w:i/>
                <w:color w:val="000000" w:themeColor="text1"/>
              </w:rPr>
            </w:pPr>
            <w:r w:rsidRPr="00A3320B">
              <w:rPr>
                <w:rFonts w:ascii="Times New Roman" w:hAnsi="Times New Roman" w:cs="Times New Roman"/>
                <w:i/>
                <w:color w:val="000000" w:themeColor="text1"/>
              </w:rPr>
              <w:t>IRMA</w:t>
            </w:r>
          </w:p>
        </w:tc>
        <w:tc>
          <w:tcPr>
            <w:tcW w:w="1530" w:type="dxa"/>
          </w:tcPr>
          <w:p w14:paraId="1EB93EC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37°42</w:t>
            </w:r>
            <w:r w:rsidRPr="00A3320B">
              <w:rPr>
                <w:rFonts w:ascii="Times New Roman" w:hAnsi="Times New Roman" w:cs="Times New Roman"/>
              </w:rPr>
              <w:t>’</w:t>
            </w:r>
            <w:r w:rsidRPr="00A3320B">
              <w:rPr>
                <w:rFonts w:ascii="Times New Roman" w:hAnsi="Times New Roman" w:cs="Times New Roman"/>
                <w:color w:val="000000" w:themeColor="text1"/>
              </w:rPr>
              <w:t>43</w:t>
            </w:r>
            <w:r w:rsidRPr="00A3320B">
              <w:rPr>
                <w:rFonts w:ascii="Times New Roman" w:hAnsi="Times New Roman" w:cs="Times New Roman"/>
              </w:rPr>
              <w:t>”</w:t>
            </w:r>
            <w:r w:rsidRPr="00A3320B">
              <w:rPr>
                <w:rFonts w:ascii="Times New Roman" w:hAnsi="Times New Roman" w:cs="Times New Roman"/>
                <w:color w:val="000000" w:themeColor="text1"/>
              </w:rPr>
              <w:t xml:space="preserve"> N 119°33</w:t>
            </w:r>
            <w:r w:rsidRPr="00A3320B">
              <w:rPr>
                <w:rFonts w:ascii="Times New Roman" w:hAnsi="Times New Roman" w:cs="Times New Roman"/>
              </w:rPr>
              <w:t>’</w:t>
            </w:r>
            <w:r w:rsidRPr="00A3320B">
              <w:rPr>
                <w:rFonts w:ascii="Times New Roman" w:hAnsi="Times New Roman" w:cs="Times New Roman"/>
                <w:color w:val="000000" w:themeColor="text1"/>
              </w:rPr>
              <w:t>35</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43A96F9E"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562BE3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2011-2017</w:t>
            </w:r>
          </w:p>
        </w:tc>
        <w:tc>
          <w:tcPr>
            <w:tcW w:w="1525" w:type="dxa"/>
          </w:tcPr>
          <w:p w14:paraId="6CCD3768"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0.8 m/</w:t>
            </w:r>
            <w:proofErr w:type="spellStart"/>
            <w:r w:rsidRPr="00A3320B">
              <w:rPr>
                <w:rFonts w:ascii="Times New Roman" w:hAnsi="Times New Roman" w:cs="Times New Roman"/>
              </w:rPr>
              <w:t>yr</w:t>
            </w:r>
            <w:proofErr w:type="spellEnd"/>
          </w:p>
        </w:tc>
      </w:tr>
      <w:tr w:rsidR="009D4D41" w:rsidRPr="00A3320B" w14:paraId="7678DCB5" w14:textId="77777777" w:rsidTr="00721559">
        <w:tc>
          <w:tcPr>
            <w:tcW w:w="1255" w:type="dxa"/>
          </w:tcPr>
          <w:p w14:paraId="26AAF08B"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06DADD5D" w14:textId="77777777" w:rsidR="009D4D41" w:rsidRPr="00A3320B" w:rsidRDefault="009D4D41" w:rsidP="00721559">
            <w:pPr>
              <w:rPr>
                <w:rFonts w:ascii="Times New Roman" w:hAnsi="Times New Roman" w:cs="Times New Roman"/>
                <w:color w:val="000000" w:themeColor="text1"/>
              </w:rPr>
            </w:pP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at base of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Falls</w:t>
            </w:r>
          </w:p>
        </w:tc>
        <w:tc>
          <w:tcPr>
            <w:tcW w:w="1170" w:type="dxa"/>
          </w:tcPr>
          <w:p w14:paraId="156AFC99" w14:textId="1659FEA2"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Modeled </w:t>
            </w:r>
            <w:r w:rsidR="001A22BB" w:rsidRPr="00A3320B">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PC9jb250cmlidXRvcnM+PHRpdGxlcz48dGl0bGU+UmVzdG9yaW5nIGEgbmF0dXJhbCBmaXJlIHJl
Z2ltZSBhbHRlcnMgdGhlIHdhdGVyIGJhbGFuY2Ugb2YgYSBTaWVycmEgTmV2YWRhIGNhdGNobWVu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A67E8E">
              <w:rPr>
                <w:rFonts w:ascii="Times New Roman" w:hAnsi="Times New Roman" w:cs="Times New Roman"/>
                <w:color w:val="000000" w:themeColor="text1"/>
              </w:rPr>
              <w:instrText xml:space="preserve"> ADDIN EN.CITE </w:instrText>
            </w:r>
            <w:r w:rsidR="00A67E8E">
              <w:rPr>
                <w:rFonts w:ascii="Times New Roman" w:hAnsi="Times New Roman" w:cs="Times New Roman"/>
                <w:color w:val="000000" w:themeColor="text1"/>
              </w:rPr>
              <w:fldChar w:fldCharType="begin">
                <w:fldData xml:space="preserve">PEVuZE5vdGU+PENpdGU+PEF1dGhvcj5Cb2lzcmFtw6k8L0F1dGhvcj48WWVhcj4yMDE5PC9ZZWFy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</w:fldData>
              </w:fldChar>
            </w:r>
            <w:r w:rsidR="00A67E8E">
              <w:rPr>
                <w:rFonts w:ascii="Times New Roman" w:hAnsi="Times New Roman" w:cs="Times New Roman"/>
                <w:color w:val="000000" w:themeColor="text1"/>
              </w:rPr>
              <w:instrText xml:space="preserve"> ADDIN EN.CITE.DATA </w:instrText>
            </w:r>
            <w:r w:rsidR="00A67E8E">
              <w:rPr>
                <w:rFonts w:ascii="Times New Roman" w:hAnsi="Times New Roman" w:cs="Times New Roman"/>
                <w:color w:val="000000" w:themeColor="text1"/>
              </w:rPr>
            </w:r>
            <w:r w:rsidR="00A67E8E">
              <w:rPr>
                <w:rFonts w:ascii="Times New Roman" w:hAnsi="Times New Roman" w:cs="Times New Roman"/>
                <w:color w:val="000000" w:themeColor="text1"/>
              </w:rPr>
              <w:fldChar w:fldCharType="end"/>
            </w:r>
            <w:r w:rsidR="001A22BB" w:rsidRPr="00A3320B">
              <w:rPr>
                <w:rFonts w:ascii="Times New Roman" w:hAnsi="Times New Roman" w:cs="Times New Roman"/>
                <w:color w:val="000000" w:themeColor="text1"/>
              </w:rPr>
            </w:r>
            <w:r w:rsidR="001A22BB"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(Boisramé et al., 2019)</w:t>
            </w:r>
            <w:r w:rsidR="001A22BB" w:rsidRPr="00A3320B">
              <w:rPr>
                <w:rFonts w:ascii="Times New Roman" w:hAnsi="Times New Roman" w:cs="Times New Roman"/>
                <w:color w:val="000000" w:themeColor="text1"/>
              </w:rPr>
              <w:fldChar w:fldCharType="end"/>
            </w:r>
          </w:p>
        </w:tc>
        <w:tc>
          <w:tcPr>
            <w:tcW w:w="1530" w:type="dxa"/>
          </w:tcPr>
          <w:p w14:paraId="44693BD2"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w:t>
            </w:r>
            <w:r w:rsidRPr="00A3320B">
              <w:rPr>
                <w:rFonts w:ascii="Times New Roman" w:hAnsi="Times New Roman" w:cs="Times New Roman"/>
              </w:rPr>
              <w:t>’</w:t>
            </w:r>
            <w:r w:rsidRPr="00A3320B">
              <w:rPr>
                <w:rFonts w:ascii="Times New Roman" w:hAnsi="Times New Roman" w:cs="Times New Roman"/>
                <w:color w:val="000000" w:themeColor="text1"/>
              </w:rPr>
              <w:t>32</w:t>
            </w:r>
            <w:r w:rsidRPr="00A3320B">
              <w:rPr>
                <w:rFonts w:ascii="Times New Roman" w:hAnsi="Times New Roman" w:cs="Times New Roman"/>
              </w:rPr>
              <w:t xml:space="preserve">” </w:t>
            </w:r>
            <w:r w:rsidRPr="00A3320B">
              <w:rPr>
                <w:rFonts w:ascii="Times New Roman" w:hAnsi="Times New Roman" w:cs="Times New Roman"/>
                <w:color w:val="000000" w:themeColor="text1"/>
              </w:rPr>
              <w:t>N 119°33</w:t>
            </w:r>
            <w:r w:rsidRPr="00A3320B">
              <w:rPr>
                <w:rFonts w:ascii="Times New Roman" w:hAnsi="Times New Roman" w:cs="Times New Roman"/>
              </w:rPr>
              <w:t>’</w:t>
            </w:r>
            <w:r w:rsidRPr="00A3320B">
              <w:rPr>
                <w:rFonts w:ascii="Times New Roman" w:hAnsi="Times New Roman" w:cs="Times New Roman"/>
                <w:color w:val="000000" w:themeColor="text1"/>
              </w:rPr>
              <w:t>27</w:t>
            </w:r>
            <w:r w:rsidRPr="00A3320B">
              <w:rPr>
                <w:rFonts w:ascii="Times New Roman" w:hAnsi="Times New Roman" w:cs="Times New Roman"/>
              </w:rPr>
              <w:t xml:space="preserve">” </w:t>
            </w:r>
            <w:r w:rsidRPr="00A3320B">
              <w:rPr>
                <w:rFonts w:ascii="Times New Roman" w:hAnsi="Times New Roman" w:cs="Times New Roman"/>
                <w:color w:val="000000" w:themeColor="text1"/>
              </w:rPr>
              <w:t xml:space="preserve">W  </w:t>
            </w:r>
          </w:p>
        </w:tc>
        <w:tc>
          <w:tcPr>
            <w:tcW w:w="1530" w:type="dxa"/>
          </w:tcPr>
          <w:p w14:paraId="1428B0A6"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150</w:t>
            </w:r>
            <w:r w:rsidRPr="00A3320B">
              <w:rPr>
                <w:rFonts w:ascii="Times New Roman" w:hAnsi="Times New Roman" w:cs="Times New Roman"/>
              </w:rPr>
              <w:t xml:space="preserve"> km</w:t>
            </w:r>
            <w:r w:rsidRPr="00A3320B">
              <w:rPr>
                <w:rFonts w:ascii="Times New Roman" w:hAnsi="Times New Roman" w:cs="Times New Roman"/>
                <w:vertAlign w:val="superscript"/>
              </w:rPr>
              <w:t>2</w:t>
            </w:r>
          </w:p>
        </w:tc>
        <w:tc>
          <w:tcPr>
            <w:tcW w:w="810" w:type="dxa"/>
          </w:tcPr>
          <w:p w14:paraId="780D7D1C"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1972-2017</w:t>
            </w:r>
          </w:p>
        </w:tc>
        <w:tc>
          <w:tcPr>
            <w:tcW w:w="1525" w:type="dxa"/>
          </w:tcPr>
          <w:p w14:paraId="38858CD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0.9 m/year</w:t>
            </w:r>
          </w:p>
        </w:tc>
      </w:tr>
      <w:tr w:rsidR="009D4D41" w:rsidRPr="00A3320B" w14:paraId="1C8B03FE" w14:textId="77777777" w:rsidTr="00721559">
        <w:tc>
          <w:tcPr>
            <w:tcW w:w="1255" w:type="dxa"/>
          </w:tcPr>
          <w:p w14:paraId="15B80C5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50BDE707" w14:textId="2DFF5141" w:rsidR="009D4D41" w:rsidRPr="00A3320B" w:rsidRDefault="009D4D41" w:rsidP="000D4D80">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Merced River at Happy Isles </w:t>
            </w:r>
            <w:r w:rsidRPr="00A3320B">
              <w:rPr>
                <w:rFonts w:ascii="Times New Roman" w:hAnsi="Times New Roman" w:cs="Times New Roman"/>
              </w:rPr>
              <w:t>Bridge nr Yosemite CA</w:t>
            </w:r>
            <w:r w:rsidR="000D4D80" w:rsidRPr="00A3320B">
              <w:rPr>
                <w:rFonts w:ascii="Times New Roman" w:hAnsi="Times New Roman" w:cs="Times New Roman"/>
                <w:color w:val="000000" w:themeColor="text1"/>
                <w:vertAlign w:val="subscript"/>
              </w:rPr>
              <w:t>2</w:t>
            </w:r>
          </w:p>
        </w:tc>
        <w:tc>
          <w:tcPr>
            <w:tcW w:w="1170" w:type="dxa"/>
          </w:tcPr>
          <w:p w14:paraId="2054E2B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USGS 11264500</w:t>
            </w:r>
          </w:p>
        </w:tc>
        <w:tc>
          <w:tcPr>
            <w:tcW w:w="1530" w:type="dxa"/>
          </w:tcPr>
          <w:p w14:paraId="7389706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37°43’53</w:t>
            </w:r>
            <w:r w:rsidRPr="00A3320B">
              <w:rPr>
                <w:rFonts w:ascii="Times New Roman" w:hAnsi="Times New Roman" w:cs="Times New Roman"/>
              </w:rPr>
              <w:t>”</w:t>
            </w:r>
            <w:r w:rsidRPr="00A3320B">
              <w:rPr>
                <w:rFonts w:ascii="Times New Roman" w:hAnsi="Times New Roman" w:cs="Times New Roman"/>
                <w:color w:val="000000" w:themeColor="text1"/>
              </w:rPr>
              <w:t xml:space="preserve"> N 119°33’33</w:t>
            </w:r>
            <w:r w:rsidRPr="00A3320B">
              <w:rPr>
                <w:rFonts w:ascii="Times New Roman" w:hAnsi="Times New Roman" w:cs="Times New Roman"/>
              </w:rPr>
              <w:t>”</w:t>
            </w:r>
            <w:r w:rsidRPr="00A3320B">
              <w:rPr>
                <w:rFonts w:ascii="Times New Roman" w:hAnsi="Times New Roman" w:cs="Times New Roman"/>
                <w:color w:val="000000" w:themeColor="text1"/>
              </w:rPr>
              <w:t xml:space="preserve"> W</w:t>
            </w:r>
          </w:p>
        </w:tc>
        <w:tc>
          <w:tcPr>
            <w:tcW w:w="1530" w:type="dxa"/>
          </w:tcPr>
          <w:p w14:paraId="7AA9D98F"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469 km</w:t>
            </w:r>
            <w:r w:rsidRPr="00A3320B">
              <w:rPr>
                <w:rFonts w:ascii="Times New Roman" w:hAnsi="Times New Roman" w:cs="Times New Roman"/>
                <w:vertAlign w:val="superscript"/>
              </w:rPr>
              <w:t>2</w:t>
            </w:r>
          </w:p>
        </w:tc>
        <w:tc>
          <w:tcPr>
            <w:tcW w:w="810" w:type="dxa"/>
          </w:tcPr>
          <w:p w14:paraId="610C415A"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2E340405"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0.66 m/</w:t>
            </w:r>
            <w:proofErr w:type="spellStart"/>
            <w:r w:rsidRPr="00A3320B">
              <w:rPr>
                <w:rFonts w:ascii="Times New Roman" w:hAnsi="Times New Roman" w:cs="Times New Roman"/>
                <w:color w:val="000000" w:themeColor="text1"/>
              </w:rPr>
              <w:t>yr</w:t>
            </w:r>
            <w:proofErr w:type="spellEnd"/>
          </w:p>
        </w:tc>
      </w:tr>
      <w:tr w:rsidR="009D4D41" w:rsidRPr="00A3320B" w14:paraId="0C34EF92" w14:textId="77777777" w:rsidTr="00721559">
        <w:tc>
          <w:tcPr>
            <w:tcW w:w="1255" w:type="dxa"/>
          </w:tcPr>
          <w:p w14:paraId="1C24E86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Merced</w:t>
            </w:r>
          </w:p>
        </w:tc>
        <w:tc>
          <w:tcPr>
            <w:tcW w:w="1530" w:type="dxa"/>
          </w:tcPr>
          <w:p w14:paraId="4EF3F1E2" w14:textId="38F530FC"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 xml:space="preserve">Merced River at </w:t>
            </w:r>
            <w:proofErr w:type="spellStart"/>
            <w:r w:rsidRPr="00A3320B">
              <w:rPr>
                <w:rFonts w:ascii="Times New Roman" w:hAnsi="Times New Roman" w:cs="Times New Roman"/>
              </w:rPr>
              <w:t>Pohono</w:t>
            </w:r>
            <w:proofErr w:type="spellEnd"/>
            <w:r w:rsidRPr="00A3320B">
              <w:rPr>
                <w:rFonts w:ascii="Times New Roman" w:hAnsi="Times New Roman" w:cs="Times New Roman"/>
              </w:rPr>
              <w:t xml:space="preserve"> Bridge nr Yosemite CA</w:t>
            </w:r>
            <w:r w:rsidR="000D4D80" w:rsidRPr="00A3320B">
              <w:rPr>
                <w:rFonts w:ascii="Times New Roman" w:hAnsi="Times New Roman" w:cs="Times New Roman"/>
                <w:color w:val="000000" w:themeColor="text1"/>
                <w:vertAlign w:val="subscript"/>
              </w:rPr>
              <w:t>1</w:t>
            </w:r>
          </w:p>
        </w:tc>
        <w:tc>
          <w:tcPr>
            <w:tcW w:w="1170" w:type="dxa"/>
          </w:tcPr>
          <w:p w14:paraId="7F9355B9"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 xml:space="preserve">USGS </w:t>
            </w:r>
            <w:r w:rsidRPr="00A3320B">
              <w:rPr>
                <w:rFonts w:ascii="Times New Roman" w:hAnsi="Times New Roman" w:cs="Times New Roman"/>
              </w:rPr>
              <w:t>11266500</w:t>
            </w:r>
          </w:p>
        </w:tc>
        <w:tc>
          <w:tcPr>
            <w:tcW w:w="1530" w:type="dxa"/>
          </w:tcPr>
          <w:p w14:paraId="7D1408B6" w14:textId="77777777" w:rsidR="009D4D41" w:rsidRPr="00A3320B" w:rsidRDefault="009A2E4E" w:rsidP="00721559">
            <w:pPr>
              <w:rPr>
                <w:ins w:id="57" w:author="Gabrielle Boisrame" w:date="2019-10-30T11:53:00Z"/>
                <w:rFonts w:ascii="Times New Roman" w:hAnsi="Times New Roman" w:cs="Times New Roman"/>
                <w:color w:val="000000" w:themeColor="text1"/>
              </w:rPr>
            </w:pPr>
            <w:ins w:id="58" w:author="Gabrielle Boisrame" w:date="2019-10-30T11:53:00Z">
              <w:r w:rsidRPr="00A3320B">
                <w:rPr>
                  <w:rFonts w:ascii="Times New Roman" w:hAnsi="Times New Roman" w:cs="Times New Roman"/>
                  <w:color w:val="000000" w:themeColor="text1"/>
                </w:rPr>
                <w:t>37°43'01" N</w:t>
              </w:r>
            </w:ins>
          </w:p>
          <w:p w14:paraId="524C8641" w14:textId="413A798E" w:rsidR="009A2E4E" w:rsidRPr="00A3320B" w:rsidRDefault="009A2E4E" w:rsidP="00721559">
            <w:pPr>
              <w:rPr>
                <w:rFonts w:ascii="Times New Roman" w:hAnsi="Times New Roman" w:cs="Times New Roman"/>
                <w:color w:val="000000" w:themeColor="text1"/>
              </w:rPr>
            </w:pPr>
            <w:ins w:id="59" w:author="Gabrielle Boisrame" w:date="2019-10-30T11:53:00Z">
              <w:r w:rsidRPr="00A3320B">
                <w:rPr>
                  <w:rFonts w:ascii="Times New Roman" w:hAnsi="Times New Roman" w:cs="Times New Roman"/>
                  <w:color w:val="000000" w:themeColor="text1"/>
                </w:rPr>
                <w:t>119°39'55" W</w:t>
              </w:r>
            </w:ins>
          </w:p>
        </w:tc>
        <w:tc>
          <w:tcPr>
            <w:tcW w:w="1530" w:type="dxa"/>
          </w:tcPr>
          <w:p w14:paraId="5CC742C1"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831 km</w:t>
            </w:r>
            <w:r w:rsidRPr="00A3320B">
              <w:rPr>
                <w:rFonts w:ascii="Times New Roman" w:hAnsi="Times New Roman" w:cs="Times New Roman"/>
                <w:vertAlign w:val="superscript"/>
              </w:rPr>
              <w:t>2</w:t>
            </w:r>
          </w:p>
        </w:tc>
        <w:tc>
          <w:tcPr>
            <w:tcW w:w="810" w:type="dxa"/>
          </w:tcPr>
          <w:p w14:paraId="6358C977"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rPr>
              <w:t>1921-1958</w:t>
            </w:r>
          </w:p>
        </w:tc>
        <w:tc>
          <w:tcPr>
            <w:tcW w:w="1525" w:type="dxa"/>
          </w:tcPr>
          <w:p w14:paraId="6035D4E3" w14:textId="77777777" w:rsidR="009D4D41" w:rsidRPr="00A3320B" w:rsidRDefault="009D4D41" w:rsidP="00721559">
            <w:pPr>
              <w:rPr>
                <w:rFonts w:ascii="Times New Roman" w:hAnsi="Times New Roman" w:cs="Times New Roman"/>
                <w:color w:val="000000" w:themeColor="text1"/>
              </w:rPr>
            </w:pPr>
            <w:r w:rsidRPr="00A3320B">
              <w:rPr>
                <w:rFonts w:ascii="Times New Roman" w:hAnsi="Times New Roman" w:cs="Times New Roman"/>
                <w:color w:val="000000" w:themeColor="text1"/>
              </w:rPr>
              <w:t>0.65 m/</w:t>
            </w:r>
            <w:proofErr w:type="spellStart"/>
            <w:r w:rsidRPr="00A3320B">
              <w:rPr>
                <w:rFonts w:ascii="Times New Roman" w:hAnsi="Times New Roman" w:cs="Times New Roman"/>
                <w:color w:val="000000" w:themeColor="text1"/>
              </w:rPr>
              <w:t>yr</w:t>
            </w:r>
            <w:proofErr w:type="spellEnd"/>
          </w:p>
        </w:tc>
      </w:tr>
    </w:tbl>
    <w:p w14:paraId="5E38BF3B" w14:textId="77777777" w:rsidR="000D4D80" w:rsidRPr="00A3320B" w:rsidRDefault="000D4D80">
      <w:pPr>
        <w:rPr>
          <w:ins w:id="60" w:author="Jens Stevens" w:date="2019-10-29T12:47:00Z"/>
          <w:rFonts w:ascii="Times New Roman" w:hAnsi="Times New Roman" w:cs="Times New Roman"/>
          <w:sz w:val="22"/>
          <w:szCs w:val="22"/>
        </w:rPr>
      </w:pPr>
      <w:ins w:id="61" w:author="Jens Stevens" w:date="2019-10-29T12:46:00Z">
        <w:r w:rsidRPr="00A3320B">
          <w:rPr>
            <w:rFonts w:ascii="Times New Roman" w:hAnsi="Times New Roman" w:cs="Times New Roman"/>
            <w:sz w:val="22"/>
            <w:szCs w:val="22"/>
          </w:rPr>
          <w:t>1: These t</w:t>
        </w:r>
      </w:ins>
      <w:ins w:id="62" w:author="Jens Stevens" w:date="2019-10-29T12:45:00Z">
        <w:r w:rsidRPr="00A3320B">
          <w:rPr>
            <w:rFonts w:ascii="Times New Roman" w:hAnsi="Times New Roman" w:cs="Times New Roman"/>
            <w:sz w:val="22"/>
            <w:szCs w:val="22"/>
          </w:rPr>
          <w:t xml:space="preserve">wo gages were operational on the South Fork Kings River through the late 1950s, </w:t>
        </w:r>
      </w:ins>
      <w:ins w:id="63" w:author="Jens Stevens" w:date="2019-10-29T12:47:00Z">
        <w:r w:rsidRPr="00A3320B">
          <w:rPr>
            <w:rFonts w:ascii="Times New Roman" w:hAnsi="Times New Roman" w:cs="Times New Roman"/>
            <w:sz w:val="22"/>
            <w:szCs w:val="22"/>
          </w:rPr>
          <w:t xml:space="preserve">downstream of the confluence of Sugarloaf Creek with this river. </w:t>
        </w:r>
      </w:ins>
    </w:p>
    <w:p w14:paraId="76D69E3E" w14:textId="79795843" w:rsidR="00441D44" w:rsidRPr="00A3320B" w:rsidRDefault="000D4D80">
      <w:pPr>
        <w:rPr>
          <w:rFonts w:ascii="Times New Roman" w:eastAsiaTheme="majorEastAsia" w:hAnsi="Times New Roman" w:cs="Times New Roman"/>
          <w:color w:val="000000" w:themeColor="text1"/>
          <w:sz w:val="32"/>
          <w:szCs w:val="32"/>
        </w:rPr>
      </w:pPr>
      <w:ins w:id="64" w:author="Jens Stevens" w:date="2019-10-29T12:47:00Z">
        <w:r w:rsidRPr="00A3320B">
          <w:rPr>
            <w:rFonts w:ascii="Times New Roman" w:hAnsi="Times New Roman" w:cs="Times New Roman"/>
            <w:sz w:val="22"/>
            <w:szCs w:val="22"/>
          </w:rPr>
          <w:t xml:space="preserve">2: </w:t>
        </w:r>
      </w:ins>
      <w:ins w:id="65" w:author="Jens Stevens" w:date="2019-10-29T12:51:00Z">
        <w:r w:rsidRPr="00A3320B">
          <w:rPr>
            <w:rFonts w:ascii="Times New Roman" w:hAnsi="Times New Roman" w:cs="Times New Roman"/>
            <w:sz w:val="22"/>
            <w:szCs w:val="22"/>
          </w:rPr>
          <w:t xml:space="preserve">These </w:t>
        </w:r>
      </w:ins>
      <w:ins w:id="66" w:author="Jens Stevens" w:date="2019-10-29T12:45:00Z">
        <w:r w:rsidRPr="00A3320B">
          <w:rPr>
            <w:rFonts w:ascii="Times New Roman" w:hAnsi="Times New Roman" w:cs="Times New Roman"/>
            <w:sz w:val="22"/>
            <w:szCs w:val="22"/>
          </w:rPr>
          <w:t>two gages on the Merced River are located downstream of where flow from ICB enters the Merced River (although they measure flow draining slightly smaller areas than the Kings River gages).</w:t>
        </w:r>
      </w:ins>
      <w:r w:rsidR="00441D44" w:rsidRPr="00A3320B">
        <w:rPr>
          <w:rFonts w:ascii="Times New Roman" w:hAnsi="Times New Roman" w:cs="Times New Roman"/>
          <w:color w:val="000000" w:themeColor="text1"/>
        </w:rPr>
        <w:br w:type="page"/>
      </w:r>
    </w:p>
    <w:p w14:paraId="65978443" w14:textId="7E9A33D0"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BC764E" w:rsidRPr="00A3320B">
        <w:rPr>
          <w:rFonts w:ascii="Times New Roman" w:hAnsi="Times New Roman" w:cs="Times New Roman"/>
          <w:color w:val="000000" w:themeColor="text1"/>
        </w:rPr>
        <w:t>B</w:t>
      </w:r>
      <w:r w:rsidRPr="00A3320B">
        <w:rPr>
          <w:rFonts w:ascii="Times New Roman" w:hAnsi="Times New Roman" w:cs="Times New Roman"/>
          <w:color w:val="000000" w:themeColor="text1"/>
        </w:rPr>
        <w:t xml:space="preserve">: Sugarloaf Creek Basin and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Basin weather station sites</w:t>
      </w:r>
    </w:p>
    <w:p w14:paraId="00B9E7FE" w14:textId="77777777" w:rsidR="00CF5D1A" w:rsidRPr="00A3320B" w:rsidRDefault="00CF5D1A" w:rsidP="00CF5D1A">
      <w:pPr>
        <w:rPr>
          <w:rFonts w:ascii="Times New Roman" w:hAnsi="Times New Roman" w:cs="Times New Roman"/>
          <w:color w:val="000000" w:themeColor="text1"/>
        </w:rPr>
      </w:pPr>
    </w:p>
    <w:p w14:paraId="74DF3360" w14:textId="2F8A4C50" w:rsidR="00EE4159" w:rsidRPr="00A3320B" w:rsidRDefault="002F3625" w:rsidP="0021536B">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We installed three temporary weather stations in Sugarloaf Creek Basin (SCB) in September 2016, with one weather station each in dense meadow, shrub, and mature mixed conifer vegetation types</w:t>
      </w:r>
      <w:r w:rsidR="006509C3" w:rsidRPr="00A3320B">
        <w:rPr>
          <w:rFonts w:ascii="Times New Roman" w:hAnsi="Times New Roman" w:cs="Times New Roman"/>
          <w:color w:val="000000" w:themeColor="text1"/>
        </w:rPr>
        <w:t>, and all sites located within 200m of each other</w:t>
      </w:r>
      <w:ins w:id="67" w:author="Jens Stevens" w:date="2019-10-29T12:32:00Z">
        <w:r w:rsidR="007A6538" w:rsidRPr="00A3320B">
          <w:rPr>
            <w:rFonts w:ascii="Times New Roman" w:hAnsi="Times New Roman" w:cs="Times New Roman"/>
            <w:color w:val="000000" w:themeColor="text1"/>
          </w:rPr>
          <w:t xml:space="preserve"> at an elevation of approximately 2400 m</w:t>
        </w:r>
      </w:ins>
      <w:ins w:id="68" w:author="Jens Stevens" w:date="2019-10-29T13:34:00Z">
        <w:r w:rsidR="00975652" w:rsidRPr="00A3320B">
          <w:rPr>
            <w:rFonts w:ascii="Times New Roman" w:hAnsi="Times New Roman" w:cs="Times New Roman"/>
            <w:color w:val="000000" w:themeColor="text1"/>
          </w:rPr>
          <w:t xml:space="preserve"> (Figure B1)</w:t>
        </w:r>
      </w:ins>
      <w:r w:rsidRPr="00A3320B">
        <w:rPr>
          <w:rFonts w:ascii="Times New Roman" w:hAnsi="Times New Roman" w:cs="Times New Roman"/>
          <w:color w:val="000000" w:themeColor="text1"/>
        </w:rPr>
        <w:t xml:space="preserve">. </w:t>
      </w:r>
      <w:ins w:id="69" w:author="Gabrielle Boisrame" w:date="2019-10-30T13:28:00Z">
        <w:r w:rsidR="00A12E0D" w:rsidRPr="00A3320B">
          <w:rPr>
            <w:rFonts w:ascii="Times New Roman" w:hAnsi="Times New Roman" w:cs="Times New Roman"/>
            <w:color w:val="000000" w:themeColor="text1"/>
          </w:rPr>
          <w:t xml:space="preserve">All stations are located at least 30 m from the nearest edge of their respective vegetation patches. </w:t>
        </w:r>
      </w:ins>
      <w:r w:rsidRPr="00A3320B">
        <w:rPr>
          <w:rFonts w:ascii="Times New Roman" w:hAnsi="Times New Roman" w:cs="Times New Roman"/>
          <w:color w:val="000000" w:themeColor="text1"/>
        </w:rPr>
        <w:t xml:space="preserve">The dense meadow weather station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 xml:space="preserve">dense </w:t>
      </w:r>
      <w:r w:rsidRPr="00A3320B">
        <w:rPr>
          <w:rFonts w:ascii="Times New Roman" w:hAnsi="Times New Roman" w:cs="Times New Roman"/>
          <w:color w:val="000000" w:themeColor="text1"/>
        </w:rPr>
        <w:t>grass cover</w:t>
      </w:r>
      <w:r w:rsidR="006509C3" w:rsidRPr="00A3320B">
        <w:rPr>
          <w:rFonts w:ascii="Times New Roman" w:hAnsi="Times New Roman" w:cs="Times New Roman"/>
          <w:color w:val="000000" w:themeColor="text1"/>
        </w:rPr>
        <w:t xml:space="preserve"> with</w:t>
      </w:r>
      <w:r w:rsidRPr="00A3320B">
        <w:rPr>
          <w:rFonts w:ascii="Times New Roman" w:hAnsi="Times New Roman" w:cs="Times New Roman"/>
          <w:color w:val="000000" w:themeColor="text1"/>
        </w:rPr>
        <w:t xml:space="preserve"> some conifer regeneration, but no overstory above the weather station. </w:t>
      </w:r>
      <w:r w:rsidR="006509C3" w:rsidRPr="00A3320B">
        <w:rPr>
          <w:rFonts w:ascii="Times New Roman" w:hAnsi="Times New Roman" w:cs="Times New Roman"/>
          <w:color w:val="000000" w:themeColor="text1"/>
        </w:rPr>
        <w:t xml:space="preserve">It </w:t>
      </w:r>
      <w:r w:rsidR="00EE4159" w:rsidRPr="00A3320B">
        <w:rPr>
          <w:rFonts w:ascii="Times New Roman" w:hAnsi="Times New Roman" w:cs="Times New Roman"/>
          <w:color w:val="000000" w:themeColor="text1"/>
        </w:rPr>
        <w:t xml:space="preserve">is situated </w:t>
      </w:r>
      <w:r w:rsidRPr="00A3320B">
        <w:rPr>
          <w:rFonts w:ascii="Times New Roman" w:hAnsi="Times New Roman" w:cs="Times New Roman"/>
          <w:color w:val="000000" w:themeColor="text1"/>
        </w:rPr>
        <w:t>in a</w:t>
      </w:r>
      <w:r w:rsidR="006509C3" w:rsidRPr="00A3320B">
        <w:rPr>
          <w:rFonts w:ascii="Times New Roman" w:hAnsi="Times New Roman" w:cs="Times New Roman"/>
          <w:color w:val="000000" w:themeColor="text1"/>
        </w:rPr>
        <w:t>n</w:t>
      </w:r>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area</w:t>
      </w:r>
      <w:r w:rsidRPr="00A3320B">
        <w:rPr>
          <w:rFonts w:ascii="Times New Roman" w:hAnsi="Times New Roman" w:cs="Times New Roman"/>
          <w:color w:val="000000" w:themeColor="text1"/>
        </w:rPr>
        <w:t xml:space="preserve"> that burned at high severity in 2003. The shrub </w:t>
      </w:r>
      <w:r w:rsidR="006509C3" w:rsidRPr="00A3320B">
        <w:rPr>
          <w:rFonts w:ascii="Times New Roman" w:hAnsi="Times New Roman" w:cs="Times New Roman"/>
          <w:color w:val="000000" w:themeColor="text1"/>
        </w:rPr>
        <w:t xml:space="preserve">weather station consists of </w:t>
      </w:r>
      <w:r w:rsidRPr="00A3320B">
        <w:rPr>
          <w:rFonts w:ascii="Times New Roman" w:hAnsi="Times New Roman" w:cs="Times New Roman"/>
          <w:color w:val="000000" w:themeColor="text1"/>
        </w:rPr>
        <w:t>whitethorn ceanothus (</w:t>
      </w:r>
      <w:r w:rsidRPr="00A3320B">
        <w:rPr>
          <w:rFonts w:ascii="Times New Roman" w:hAnsi="Times New Roman" w:cs="Times New Roman"/>
          <w:i/>
          <w:color w:val="000000" w:themeColor="text1"/>
        </w:rPr>
        <w:t xml:space="preserve">Ceanothus </w:t>
      </w:r>
      <w:proofErr w:type="spellStart"/>
      <w:r w:rsidRPr="00A3320B">
        <w:rPr>
          <w:rFonts w:ascii="Times New Roman" w:hAnsi="Times New Roman" w:cs="Times New Roman"/>
          <w:i/>
          <w:color w:val="000000" w:themeColor="text1"/>
        </w:rPr>
        <w:t>cordulatus</w:t>
      </w:r>
      <w:proofErr w:type="spellEnd"/>
      <w:r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interspersed with</w:t>
      </w:r>
      <w:r w:rsidRPr="00A3320B">
        <w:rPr>
          <w:rFonts w:ascii="Times New Roman" w:hAnsi="Times New Roman" w:cs="Times New Roman"/>
          <w:color w:val="000000" w:themeColor="text1"/>
        </w:rPr>
        <w:t xml:space="preserve"> grasses, some conifer regeneration, </w:t>
      </w:r>
      <w:r w:rsidR="006509C3" w:rsidRPr="00A3320B">
        <w:rPr>
          <w:rFonts w:ascii="Times New Roman" w:hAnsi="Times New Roman" w:cs="Times New Roman"/>
          <w:color w:val="000000" w:themeColor="text1"/>
        </w:rPr>
        <w:t xml:space="preserve">and </w:t>
      </w:r>
      <w:r w:rsidRPr="00A3320B">
        <w:rPr>
          <w:rFonts w:ascii="Times New Roman" w:hAnsi="Times New Roman" w:cs="Times New Roman"/>
          <w:color w:val="000000" w:themeColor="text1"/>
        </w:rPr>
        <w:t>no overstory above the station</w:t>
      </w:r>
      <w:r w:rsidR="006509C3" w:rsidRPr="00A3320B">
        <w:rPr>
          <w:rFonts w:ascii="Times New Roman" w:hAnsi="Times New Roman" w:cs="Times New Roman"/>
          <w:color w:val="000000" w:themeColor="text1"/>
        </w:rPr>
        <w:t>. The SCB shrub site also burned at high severity in 2003</w:t>
      </w:r>
      <w:r w:rsidRPr="00A3320B">
        <w:rPr>
          <w:rFonts w:ascii="Times New Roman" w:hAnsi="Times New Roman" w:cs="Times New Roman"/>
          <w:color w:val="000000" w:themeColor="text1"/>
        </w:rPr>
        <w:t xml:space="preserve">. The mixed conifer site </w:t>
      </w:r>
      <w:r w:rsidR="006509C3" w:rsidRPr="00A3320B">
        <w:rPr>
          <w:rFonts w:ascii="Times New Roman" w:hAnsi="Times New Roman" w:cs="Times New Roman"/>
          <w:color w:val="000000" w:themeColor="text1"/>
        </w:rPr>
        <w:t>has</w:t>
      </w:r>
      <w:r w:rsidRPr="00A3320B">
        <w:rPr>
          <w:rFonts w:ascii="Times New Roman" w:hAnsi="Times New Roman" w:cs="Times New Roman"/>
          <w:color w:val="000000" w:themeColor="text1"/>
        </w:rPr>
        <w:t xml:space="preserve"> little herbaceous vegetation, and mature mixed conifers</w:t>
      </w:r>
      <w:r w:rsidR="006509C3" w:rsidRPr="00A3320B">
        <w:rPr>
          <w:rFonts w:ascii="Times New Roman" w:hAnsi="Times New Roman" w:cs="Times New Roman"/>
          <w:color w:val="000000" w:themeColor="text1"/>
        </w:rPr>
        <w:t xml:space="preserve"> form </w:t>
      </w:r>
      <w:r w:rsidR="00893664" w:rsidRPr="00A3320B">
        <w:rPr>
          <w:rFonts w:ascii="Times New Roman" w:hAnsi="Times New Roman" w:cs="Times New Roman"/>
          <w:color w:val="000000" w:themeColor="text1"/>
        </w:rPr>
        <w:t>the</w:t>
      </w:r>
      <w:r w:rsidR="006509C3" w:rsidRPr="00A3320B">
        <w:rPr>
          <w:rFonts w:ascii="Times New Roman" w:hAnsi="Times New Roman" w:cs="Times New Roman"/>
          <w:color w:val="000000" w:themeColor="text1"/>
        </w:rPr>
        <w:t xml:space="preserve"> overstory</w:t>
      </w:r>
      <w:r w:rsidRPr="00A3320B">
        <w:rPr>
          <w:rFonts w:ascii="Times New Roman" w:hAnsi="Times New Roman" w:cs="Times New Roman"/>
          <w:color w:val="000000" w:themeColor="text1"/>
        </w:rPr>
        <w:t>. This site burned at low severity in 2003</w:t>
      </w:r>
      <w:r w:rsidR="006509C3" w:rsidRPr="00A3320B">
        <w:rPr>
          <w:rFonts w:ascii="Times New Roman" w:hAnsi="Times New Roman" w:cs="Times New Roman"/>
          <w:color w:val="000000" w:themeColor="text1"/>
        </w:rPr>
        <w:t>. Fire severity characterizations are based on remote sensing, aerial photography and visual observations of tree mortality at each site.</w:t>
      </w:r>
      <w:r w:rsidRPr="00A3320B">
        <w:rPr>
          <w:rFonts w:ascii="Times New Roman" w:hAnsi="Times New Roman" w:cs="Times New Roman"/>
          <w:color w:val="000000" w:themeColor="text1"/>
        </w:rPr>
        <w:t xml:space="preserve"> </w:t>
      </w:r>
    </w:p>
    <w:p w14:paraId="1A37E324" w14:textId="7EAA060D" w:rsidR="00975652" w:rsidRPr="00A3320B" w:rsidRDefault="00975652" w:rsidP="00763CA2">
      <w:pPr>
        <w:spacing w:line="480" w:lineRule="auto"/>
        <w:ind w:firstLine="720"/>
        <w:rPr>
          <w:rFonts w:ascii="Times New Roman" w:hAnsi="Times New Roman" w:cs="Times New Roman"/>
          <w:color w:val="000000" w:themeColor="text1"/>
        </w:rPr>
      </w:pPr>
      <w:ins w:id="70" w:author="Jens Stevens" w:date="2019-10-29T12:34:00Z">
        <w:r w:rsidRPr="00A3320B">
          <w:rPr>
            <w:rFonts w:ascii="Times New Roman" w:hAnsi="Times New Roman" w:cs="Times New Roman"/>
            <w:color w:val="000000" w:themeColor="text1"/>
          </w:rPr>
          <w:t>Three similar</w:t>
        </w:r>
      </w:ins>
      <w:r w:rsidRPr="00A3320B">
        <w:rPr>
          <w:rFonts w:ascii="Times New Roman" w:hAnsi="Times New Roman" w:cs="Times New Roman"/>
          <w:color w:val="000000" w:themeColor="text1"/>
        </w:rPr>
        <w:t xml:space="preserve"> weather stations </w:t>
      </w:r>
      <w:ins w:id="71" w:author="Jens Stevens" w:date="2019-10-29T12:34:00Z">
        <w:r w:rsidRPr="00A3320B">
          <w:rPr>
            <w:rFonts w:ascii="Times New Roman" w:hAnsi="Times New Roman" w:cs="Times New Roman"/>
            <w:color w:val="000000" w:themeColor="text1"/>
          </w:rPr>
          <w:t xml:space="preserve">were installed in </w:t>
        </w:r>
      </w:ins>
      <w:ins w:id="72" w:author="Jens Stevens" w:date="2019-10-29T12:35:00Z">
        <w:r w:rsidRPr="00A3320B">
          <w:rPr>
            <w:rFonts w:ascii="Times New Roman" w:hAnsi="Times New Roman" w:cs="Times New Roman"/>
            <w:color w:val="000000" w:themeColor="text1"/>
          </w:rPr>
          <w:t xml:space="preserve">2015 </w:t>
        </w:r>
      </w:ins>
      <w:r w:rsidRPr="00A3320B">
        <w:rPr>
          <w:rFonts w:ascii="Times New Roman" w:hAnsi="Times New Roman" w:cs="Times New Roman"/>
          <w:color w:val="000000" w:themeColor="text1"/>
        </w:rPr>
        <w:t xml:space="preserve">at ICB </w:t>
      </w:r>
      <w:del w:id="73" w:author="Jens Stevens" w:date="2019-10-29T12:35:00Z">
        <w:r w:rsidRPr="00A3320B" w:rsidDel="007A6538">
          <w:rPr>
            <w:rFonts w:ascii="Times New Roman" w:hAnsi="Times New Roman" w:cs="Times New Roman"/>
            <w:color w:val="000000" w:themeColor="text1"/>
          </w:rPr>
          <w:delText>was similar but not identical to SCB</w:delText>
        </w:r>
      </w:del>
      <w:ins w:id="74" w:author="Jens Stevens" w:date="2019-10-29T12:35:00Z">
        <w:r w:rsidRPr="00A3320B">
          <w:rPr>
            <w:rFonts w:ascii="Times New Roman" w:hAnsi="Times New Roman" w:cs="Times New Roman"/>
            <w:color w:val="000000" w:themeColor="text1"/>
          </w:rPr>
          <w:t>(station elevation 2100 m</w:t>
        </w:r>
      </w:ins>
      <w:ins w:id="75" w:author="Jens Stevens" w:date="2019-10-29T13:34:00Z">
        <w:r w:rsidRPr="00A3320B">
          <w:rPr>
            <w:rFonts w:ascii="Times New Roman" w:hAnsi="Times New Roman" w:cs="Times New Roman"/>
            <w:color w:val="000000" w:themeColor="text1"/>
          </w:rPr>
          <w:t>; Figure B2</w:t>
        </w:r>
      </w:ins>
      <w:ins w:id="76" w:author="Jens Stevens" w:date="2019-10-29T12:35:00Z">
        <w:r w:rsidRPr="00A3320B">
          <w:rPr>
            <w:rFonts w:ascii="Times New Roman" w:hAnsi="Times New Roman" w:cs="Times New Roman"/>
            <w:color w:val="000000" w:themeColor="text1"/>
          </w:rPr>
          <w:t>)</w:t>
        </w:r>
      </w:ins>
      <w:r w:rsidRPr="00A3320B">
        <w:rPr>
          <w:rFonts w:ascii="Times New Roman" w:hAnsi="Times New Roman" w:cs="Times New Roman"/>
          <w:color w:val="000000" w:themeColor="text1"/>
        </w:rPr>
        <w:t xml:space="preserve">. The ICB wetland site contained less conifer regeneration than </w:t>
      </w:r>
      <w:proofErr w:type="gramStart"/>
      <w:r w:rsidRPr="00A3320B">
        <w:rPr>
          <w:rFonts w:ascii="Times New Roman" w:hAnsi="Times New Roman" w:cs="Times New Roman"/>
          <w:color w:val="000000" w:themeColor="text1"/>
        </w:rPr>
        <w:t>SCB, and</w:t>
      </w:r>
      <w:proofErr w:type="gramEnd"/>
      <w:r w:rsidRPr="00A3320B">
        <w:rPr>
          <w:rFonts w:ascii="Times New Roman" w:hAnsi="Times New Roman" w:cs="Times New Roman"/>
          <w:color w:val="000000" w:themeColor="text1"/>
        </w:rPr>
        <w:t xml:space="preserve"> was predominantly vegetated with tall grasses. The shrub site in ICB was comprised mostly of whitethorn ceanothus (</w:t>
      </w:r>
      <w:r w:rsidRPr="00A3320B">
        <w:rPr>
          <w:rFonts w:ascii="Times New Roman" w:hAnsi="Times New Roman" w:cs="Times New Roman"/>
          <w:i/>
          <w:color w:val="000000" w:themeColor="text1"/>
        </w:rPr>
        <w:t xml:space="preserve">Ceanothus </w:t>
      </w:r>
      <w:proofErr w:type="spellStart"/>
      <w:r w:rsidRPr="00A3320B">
        <w:rPr>
          <w:rFonts w:ascii="Times New Roman" w:hAnsi="Times New Roman" w:cs="Times New Roman"/>
          <w:i/>
          <w:color w:val="000000" w:themeColor="text1"/>
        </w:rPr>
        <w:t>cordulatus</w:t>
      </w:r>
      <w:proofErr w:type="spellEnd"/>
      <w:r w:rsidRPr="00A3320B">
        <w:rPr>
          <w:rFonts w:ascii="Times New Roman" w:hAnsi="Times New Roman" w:cs="Times New Roman"/>
          <w:color w:val="000000" w:themeColor="text1"/>
        </w:rPr>
        <w:t xml:space="preserve">) when weather stations were </w:t>
      </w:r>
      <w:proofErr w:type="gramStart"/>
      <w:r w:rsidRPr="00A3320B">
        <w:rPr>
          <w:rFonts w:ascii="Times New Roman" w:hAnsi="Times New Roman" w:cs="Times New Roman"/>
          <w:color w:val="000000" w:themeColor="text1"/>
        </w:rPr>
        <w:t>installed, but</w:t>
      </w:r>
      <w:proofErr w:type="gramEnd"/>
      <w:r w:rsidRPr="00A3320B">
        <w:rPr>
          <w:rFonts w:ascii="Times New Roman" w:hAnsi="Times New Roman" w:cs="Times New Roman"/>
          <w:color w:val="000000" w:themeColor="text1"/>
        </w:rPr>
        <w:t xml:space="preserve"> burned at high severity during the 2017 Empire Fire, resulting in bare soil with little live vegetation during the 2018 WY. The SCB shrub site by contrast contained a dense growth of young conifers with a mix of ceanothus and grass. The forest sites in the two basins were similar in terms of tree density, tree species</w:t>
      </w:r>
      <w:del w:id="77" w:author="Stevens, Jens T" w:date="2019-11-04T19:03:00Z">
        <w:r w:rsidRPr="00A3320B" w:rsidDel="00543A9F">
          <w:rPr>
            <w:rFonts w:ascii="Times New Roman" w:hAnsi="Times New Roman" w:cs="Times New Roman"/>
            <w:color w:val="000000" w:themeColor="text1"/>
          </w:rPr>
          <w:delText>, and slope</w:delText>
        </w:r>
      </w:del>
      <w:r w:rsidRPr="00A3320B">
        <w:rPr>
          <w:rFonts w:ascii="Times New Roman" w:hAnsi="Times New Roman" w:cs="Times New Roman"/>
          <w:color w:val="000000" w:themeColor="text1"/>
        </w:rPr>
        <w:t>.</w:t>
      </w:r>
      <w:ins w:id="78" w:author="Stevens, Jens T" w:date="2019-11-04T19:03:00Z">
        <w:r w:rsidR="00543A9F" w:rsidRPr="00A3320B">
          <w:rPr>
            <w:rFonts w:ascii="Times New Roman" w:hAnsi="Times New Roman" w:cs="Times New Roman"/>
            <w:color w:val="000000" w:themeColor="text1"/>
          </w:rPr>
          <w:t xml:space="preserve"> Topographic variables between the sites were also generally similar</w:t>
        </w:r>
      </w:ins>
      <w:ins w:id="79" w:author="Stevens, Jens T" w:date="2019-11-04T19:04:00Z">
        <w:r w:rsidR="00543A9F" w:rsidRPr="00A3320B">
          <w:rPr>
            <w:rFonts w:ascii="Times New Roman" w:hAnsi="Times New Roman" w:cs="Times New Roman"/>
            <w:color w:val="000000" w:themeColor="text1"/>
          </w:rPr>
          <w:t xml:space="preserve"> (Table B1), and all sites were forested prior to being burned</w:t>
        </w:r>
      </w:ins>
      <w:ins w:id="80" w:author="Stevens, Jens T" w:date="2019-11-04T19:03:00Z">
        <w:r w:rsidR="00543A9F" w:rsidRPr="00A3320B">
          <w:rPr>
            <w:rFonts w:ascii="Times New Roman" w:hAnsi="Times New Roman" w:cs="Times New Roman"/>
            <w:color w:val="000000" w:themeColor="text1"/>
          </w:rPr>
          <w:t>.</w:t>
        </w:r>
      </w:ins>
      <w:r w:rsidRPr="00A3320B">
        <w:rPr>
          <w:rFonts w:ascii="Times New Roman" w:hAnsi="Times New Roman" w:cs="Times New Roman"/>
          <w:color w:val="000000" w:themeColor="text1"/>
        </w:rPr>
        <w:t xml:space="preserve"> </w:t>
      </w:r>
    </w:p>
    <w:p w14:paraId="5A5FD4EF" w14:textId="72FF9EC9" w:rsidR="00543A9F" w:rsidRPr="00A3320B" w:rsidRDefault="00543A9F" w:rsidP="00763CA2">
      <w:pPr>
        <w:spacing w:line="480" w:lineRule="auto"/>
        <w:ind w:firstLine="720"/>
        <w:rPr>
          <w:rFonts w:ascii="Times New Roman" w:hAnsi="Times New Roman" w:cs="Times New Roman"/>
          <w:color w:val="000000" w:themeColor="text1"/>
        </w:rPr>
      </w:pPr>
    </w:p>
    <w:p w14:paraId="7ECE59F2" w14:textId="74ABE2E5" w:rsidR="00543A9F" w:rsidRPr="00A3320B" w:rsidRDefault="00543A9F" w:rsidP="00543A9F">
      <w:pPr>
        <w:spacing w:line="480" w:lineRule="auto"/>
        <w:rPr>
          <w:rFonts w:ascii="Times New Roman" w:hAnsi="Times New Roman" w:cs="Times New Roman"/>
          <w:i/>
          <w:iCs/>
          <w:color w:val="000000" w:themeColor="text1"/>
        </w:rPr>
      </w:pPr>
      <w:r w:rsidRPr="00A3320B">
        <w:rPr>
          <w:rFonts w:ascii="Times New Roman" w:hAnsi="Times New Roman" w:cs="Times New Roman"/>
          <w:i/>
          <w:iCs/>
          <w:color w:val="000000" w:themeColor="text1"/>
        </w:rPr>
        <w:lastRenderedPageBreak/>
        <w:t xml:space="preserve">Table B1. </w:t>
      </w:r>
      <w:ins w:id="81" w:author="Gabrielle" w:date="2019-11-06T09:38:00Z">
        <w:r w:rsidR="0081795E">
          <w:rPr>
            <w:rFonts w:ascii="Times New Roman" w:hAnsi="Times New Roman" w:cs="Times New Roman"/>
            <w:i/>
            <w:iCs/>
            <w:color w:val="000000" w:themeColor="text1"/>
          </w:rPr>
          <w:t>Topographic attributes of each weather station</w:t>
        </w:r>
      </w:ins>
      <w:ins w:id="82" w:author="Gabrielle" w:date="2019-11-06T09:39:00Z">
        <w:r w:rsidR="0081795E">
          <w:rPr>
            <w:rFonts w:ascii="Times New Roman" w:hAnsi="Times New Roman" w:cs="Times New Roman"/>
            <w:i/>
            <w:iCs/>
            <w:color w:val="000000" w:themeColor="text1"/>
          </w:rPr>
          <w:t xml:space="preserve">, including slope, aspect, elevation and topographic wetness index (TWI). All of these values were calculated </w:t>
        </w:r>
      </w:ins>
      <w:ins w:id="83" w:author="Gabrielle" w:date="2019-11-06T09:41:00Z">
        <w:r w:rsidR="00DE0555">
          <w:rPr>
            <w:rFonts w:ascii="Times New Roman" w:hAnsi="Times New Roman" w:cs="Times New Roman"/>
            <w:i/>
            <w:iCs/>
            <w:color w:val="000000" w:themeColor="text1"/>
          </w:rPr>
          <w:t>from</w:t>
        </w:r>
      </w:ins>
      <w:ins w:id="84" w:author="Gabrielle" w:date="2019-11-06T09:39:00Z">
        <w:r w:rsidR="0081795E">
          <w:rPr>
            <w:rFonts w:ascii="Times New Roman" w:hAnsi="Times New Roman" w:cs="Times New Roman"/>
            <w:i/>
            <w:iCs/>
            <w:color w:val="000000" w:themeColor="text1"/>
          </w:rPr>
          <w:t xml:space="preserve"> digital elevation models (</w:t>
        </w:r>
      </w:ins>
      <w:ins w:id="85" w:author="Gabrielle" w:date="2019-11-06T09:50:00Z">
        <w:r w:rsidR="00BE137C">
          <w:rPr>
            <w:rFonts w:ascii="Times New Roman" w:hAnsi="Times New Roman" w:cs="Times New Roman"/>
            <w:i/>
            <w:iCs/>
            <w:color w:val="000000" w:themeColor="text1"/>
          </w:rPr>
          <w:t xml:space="preserve">obtained </w:t>
        </w:r>
      </w:ins>
      <w:ins w:id="86" w:author="Gabrielle" w:date="2019-11-06T09:43:00Z">
        <w:r w:rsidR="00DE0555">
          <w:rPr>
            <w:rFonts w:ascii="Times New Roman" w:hAnsi="Times New Roman" w:cs="Times New Roman"/>
            <w:i/>
            <w:iCs/>
            <w:color w:val="000000" w:themeColor="text1"/>
          </w:rPr>
          <w:t xml:space="preserve">from Kane et al. </w:t>
        </w:r>
      </w:ins>
      <w:r w:rsidR="00A67E8E">
        <w:rPr>
          <w:rFonts w:ascii="Times New Roman" w:hAnsi="Times New Roman" w:cs="Times New Roman"/>
          <w:i/>
          <w:iCs/>
          <w:color w:val="000000" w:themeColor="text1"/>
        </w:rPr>
        <w:fldChar w:fldCharType="begin">
          <w:fldData xml:space="preserve">PEVuZE5vdGU+PENpdGUgRXhjbHVkZUF1dGg9IjEiPjxBdXRob3I+S2FuZTwvQXV0aG9yPjxZZWFy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</w:fldData>
        </w:fldChar>
      </w:r>
      <w:r w:rsidR="00A67E8E">
        <w:rPr>
          <w:rFonts w:ascii="Times New Roman" w:hAnsi="Times New Roman" w:cs="Times New Roman"/>
          <w:i/>
          <w:iCs/>
          <w:color w:val="000000" w:themeColor="text1"/>
        </w:rPr>
        <w:instrText xml:space="preserve"> ADDIN EN.CITE </w:instrText>
      </w:r>
      <w:r w:rsidR="00A67E8E">
        <w:rPr>
          <w:rFonts w:ascii="Times New Roman" w:hAnsi="Times New Roman" w:cs="Times New Roman"/>
          <w:i/>
          <w:iCs/>
          <w:color w:val="000000" w:themeColor="text1"/>
        </w:rPr>
        <w:fldChar w:fldCharType="begin">
          <w:fldData xml:space="preserve">PEVuZE5vdGU+PENpdGUgRXhjbHVkZUF1dGg9IjEiPjxBdXRob3I+S2FuZTwvQXV0aG9yPjxZZWFy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</w:fldData>
        </w:fldChar>
      </w:r>
      <w:r w:rsidR="00A67E8E">
        <w:rPr>
          <w:rFonts w:ascii="Times New Roman" w:hAnsi="Times New Roman" w:cs="Times New Roman"/>
          <w:i/>
          <w:iCs/>
          <w:color w:val="000000" w:themeColor="text1"/>
        </w:rPr>
        <w:instrText xml:space="preserve"> ADDIN EN.CITE.DATA </w:instrText>
      </w:r>
      <w:r w:rsidR="00A67E8E">
        <w:rPr>
          <w:rFonts w:ascii="Times New Roman" w:hAnsi="Times New Roman" w:cs="Times New Roman"/>
          <w:i/>
          <w:iCs/>
          <w:color w:val="000000" w:themeColor="text1"/>
        </w:rPr>
      </w:r>
      <w:r w:rsidR="00A67E8E">
        <w:rPr>
          <w:rFonts w:ascii="Times New Roman" w:hAnsi="Times New Roman" w:cs="Times New Roman"/>
          <w:i/>
          <w:iCs/>
          <w:color w:val="000000" w:themeColor="text1"/>
        </w:rPr>
        <w:fldChar w:fldCharType="end"/>
      </w:r>
      <w:r w:rsidR="00A67E8E">
        <w:rPr>
          <w:rFonts w:ascii="Times New Roman" w:hAnsi="Times New Roman" w:cs="Times New Roman"/>
          <w:i/>
          <w:iCs/>
          <w:color w:val="000000" w:themeColor="text1"/>
        </w:rPr>
      </w:r>
      <w:r w:rsidR="00A67E8E">
        <w:rPr>
          <w:rFonts w:ascii="Times New Roman" w:hAnsi="Times New Roman" w:cs="Times New Roman"/>
          <w:i/>
          <w:iCs/>
          <w:color w:val="000000" w:themeColor="text1"/>
        </w:rPr>
        <w:fldChar w:fldCharType="separate"/>
      </w:r>
      <w:r w:rsidR="00A67E8E">
        <w:rPr>
          <w:rFonts w:ascii="Times New Roman" w:hAnsi="Times New Roman" w:cs="Times New Roman"/>
          <w:i/>
          <w:iCs/>
          <w:noProof/>
          <w:color w:val="000000" w:themeColor="text1"/>
        </w:rPr>
        <w:t>(2015)</w:t>
      </w:r>
      <w:r w:rsidR="00A67E8E">
        <w:rPr>
          <w:rFonts w:ascii="Times New Roman" w:hAnsi="Times New Roman" w:cs="Times New Roman"/>
          <w:i/>
          <w:iCs/>
          <w:color w:val="000000" w:themeColor="text1"/>
        </w:rPr>
        <w:fldChar w:fldCharType="end"/>
      </w:r>
      <w:ins w:id="87" w:author="Gabrielle" w:date="2019-11-06T09:39:00Z">
        <w:r w:rsidR="0081795E">
          <w:rPr>
            <w:rFonts w:ascii="Times New Roman" w:hAnsi="Times New Roman" w:cs="Times New Roman"/>
            <w:i/>
            <w:iCs/>
            <w:color w:val="000000" w:themeColor="text1"/>
          </w:rPr>
          <w:t xml:space="preserve"> for ICB, </w:t>
        </w:r>
      </w:ins>
      <w:ins w:id="88" w:author="Gabrielle" w:date="2019-11-06T09:49:00Z">
        <w:r w:rsidR="00581AA7">
          <w:rPr>
            <w:rFonts w:ascii="Times New Roman" w:hAnsi="Times New Roman" w:cs="Times New Roman"/>
            <w:i/>
            <w:iCs/>
            <w:color w:val="000000" w:themeColor="text1"/>
          </w:rPr>
          <w:t xml:space="preserve">and USGS </w:t>
        </w:r>
      </w:ins>
      <w:ins w:id="89" w:author="Gabrielle" w:date="2019-11-06T09:39:00Z">
        <w:r w:rsidR="0081795E">
          <w:rPr>
            <w:rFonts w:ascii="Times New Roman" w:hAnsi="Times New Roman" w:cs="Times New Roman"/>
            <w:i/>
            <w:iCs/>
            <w:color w:val="000000" w:themeColor="text1"/>
          </w:rPr>
          <w:t>for SCB)</w:t>
        </w:r>
      </w:ins>
      <w:ins w:id="90" w:author="Gabrielle" w:date="2019-11-06T09:38:00Z">
        <w:r w:rsidR="0081795E">
          <w:rPr>
            <w:rFonts w:ascii="Times New Roman" w:hAnsi="Times New Roman" w:cs="Times New Roman"/>
            <w:i/>
            <w:iCs/>
            <w:color w:val="000000" w:themeColor="text1"/>
          </w:rPr>
          <w:t xml:space="preserve">. </w:t>
        </w:r>
      </w:ins>
    </w:p>
    <w:tbl>
      <w:tblPr>
        <w:tblStyle w:val="TableGrid"/>
        <w:tblW w:w="0" w:type="auto"/>
        <w:tblLook w:val="04A0" w:firstRow="1" w:lastRow="0" w:firstColumn="1" w:lastColumn="0" w:noHBand="0" w:noVBand="1"/>
      </w:tblPr>
      <w:tblGrid>
        <w:gridCol w:w="1127"/>
        <w:gridCol w:w="1104"/>
        <w:gridCol w:w="1104"/>
        <w:gridCol w:w="1199"/>
        <w:gridCol w:w="686"/>
        <w:gridCol w:w="1035"/>
        <w:gridCol w:w="1047"/>
        <w:gridCol w:w="1199"/>
        <w:gridCol w:w="849"/>
      </w:tblGrid>
      <w:tr w:rsidR="00543A9F" w:rsidRPr="00A3320B" w14:paraId="28C92D08" w14:textId="77777777" w:rsidTr="00543A9F">
        <w:tc>
          <w:tcPr>
            <w:tcW w:w="1140" w:type="dxa"/>
          </w:tcPr>
          <w:p w14:paraId="4D5DA2B5" w14:textId="77777777" w:rsidR="00543A9F" w:rsidRPr="00A3320B" w:rsidRDefault="00543A9F" w:rsidP="00543A9F">
            <w:pPr>
              <w:pStyle w:val="Default"/>
              <w:rPr>
                <w:rFonts w:ascii="Times New Roman" w:hAnsi="Times New Roman" w:cs="Times New Roman"/>
              </w:rPr>
            </w:pPr>
          </w:p>
        </w:tc>
        <w:tc>
          <w:tcPr>
            <w:tcW w:w="4117" w:type="dxa"/>
            <w:gridSpan w:val="4"/>
          </w:tcPr>
          <w:p w14:paraId="1C37D518"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ICB</w:t>
            </w:r>
          </w:p>
        </w:tc>
        <w:tc>
          <w:tcPr>
            <w:tcW w:w="4093" w:type="dxa"/>
            <w:gridSpan w:val="4"/>
          </w:tcPr>
          <w:p w14:paraId="24F6BD4E" w14:textId="77777777" w:rsidR="00543A9F" w:rsidRPr="00A3320B" w:rsidRDefault="00543A9F" w:rsidP="00543A9F">
            <w:pPr>
              <w:pStyle w:val="Default"/>
              <w:jc w:val="center"/>
              <w:rPr>
                <w:rFonts w:ascii="Times New Roman" w:hAnsi="Times New Roman" w:cs="Times New Roman"/>
              </w:rPr>
            </w:pPr>
            <w:r w:rsidRPr="00A3320B">
              <w:rPr>
                <w:rFonts w:ascii="Times New Roman" w:hAnsi="Times New Roman" w:cs="Times New Roman"/>
              </w:rPr>
              <w:t>SCB</w:t>
            </w:r>
          </w:p>
        </w:tc>
      </w:tr>
      <w:tr w:rsidR="00543A9F" w:rsidRPr="00A3320B" w14:paraId="12027CCB" w14:textId="77777777" w:rsidTr="00543A9F">
        <w:tc>
          <w:tcPr>
            <w:tcW w:w="1140" w:type="dxa"/>
          </w:tcPr>
          <w:p w14:paraId="48D161A0" w14:textId="77777777" w:rsidR="00543A9F" w:rsidRPr="00A3320B" w:rsidRDefault="00543A9F" w:rsidP="00543A9F">
            <w:pPr>
              <w:pStyle w:val="Default"/>
              <w:rPr>
                <w:rFonts w:ascii="Times New Roman" w:hAnsi="Times New Roman" w:cs="Times New Roman"/>
              </w:rPr>
            </w:pPr>
          </w:p>
        </w:tc>
        <w:tc>
          <w:tcPr>
            <w:tcW w:w="1109" w:type="dxa"/>
          </w:tcPr>
          <w:p w14:paraId="239B092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109" w:type="dxa"/>
          </w:tcPr>
          <w:p w14:paraId="0DBBB2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74C9352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690" w:type="dxa"/>
          </w:tcPr>
          <w:p w14:paraId="6609F35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c>
          <w:tcPr>
            <w:tcW w:w="971" w:type="dxa"/>
          </w:tcPr>
          <w:p w14:paraId="26C90AFA"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Slope (degrees)</w:t>
            </w:r>
          </w:p>
        </w:tc>
        <w:tc>
          <w:tcPr>
            <w:tcW w:w="1048" w:type="dxa"/>
          </w:tcPr>
          <w:p w14:paraId="09B6DF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Aspect (degrees)</w:t>
            </w:r>
          </w:p>
        </w:tc>
        <w:tc>
          <w:tcPr>
            <w:tcW w:w="1209" w:type="dxa"/>
          </w:tcPr>
          <w:p w14:paraId="47A5504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Elevation (m)</w:t>
            </w:r>
          </w:p>
        </w:tc>
        <w:tc>
          <w:tcPr>
            <w:tcW w:w="865" w:type="dxa"/>
          </w:tcPr>
          <w:p w14:paraId="2C068AA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TWI</w:t>
            </w:r>
          </w:p>
        </w:tc>
      </w:tr>
      <w:tr w:rsidR="00543A9F" w:rsidRPr="00A3320B" w14:paraId="42C56516" w14:textId="77777777" w:rsidTr="00543A9F">
        <w:tc>
          <w:tcPr>
            <w:tcW w:w="1140" w:type="dxa"/>
          </w:tcPr>
          <w:p w14:paraId="047A33D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Wetland</w:t>
            </w:r>
          </w:p>
        </w:tc>
        <w:tc>
          <w:tcPr>
            <w:tcW w:w="1109" w:type="dxa"/>
          </w:tcPr>
          <w:p w14:paraId="5F238C8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109" w:type="dxa"/>
          </w:tcPr>
          <w:p w14:paraId="71D2230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281</w:t>
            </w:r>
          </w:p>
        </w:tc>
        <w:tc>
          <w:tcPr>
            <w:tcW w:w="1209" w:type="dxa"/>
          </w:tcPr>
          <w:p w14:paraId="2597A309"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2095</w:t>
            </w:r>
          </w:p>
        </w:tc>
        <w:tc>
          <w:tcPr>
            <w:tcW w:w="690" w:type="dxa"/>
          </w:tcPr>
          <w:p w14:paraId="455646BE"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c>
          <w:tcPr>
            <w:tcW w:w="971" w:type="dxa"/>
          </w:tcPr>
          <w:p w14:paraId="19E4C2E3"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1048" w:type="dxa"/>
          </w:tcPr>
          <w:p w14:paraId="78154C7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84</w:t>
            </w:r>
          </w:p>
        </w:tc>
        <w:tc>
          <w:tcPr>
            <w:tcW w:w="1209" w:type="dxa"/>
          </w:tcPr>
          <w:p w14:paraId="64234E70"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2412</w:t>
            </w:r>
          </w:p>
        </w:tc>
        <w:tc>
          <w:tcPr>
            <w:tcW w:w="865" w:type="dxa"/>
          </w:tcPr>
          <w:p w14:paraId="39851D6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8</w:t>
            </w:r>
          </w:p>
        </w:tc>
      </w:tr>
      <w:tr w:rsidR="00543A9F" w:rsidRPr="00A3320B" w14:paraId="704D9BF5" w14:textId="77777777" w:rsidTr="00543A9F">
        <w:tc>
          <w:tcPr>
            <w:tcW w:w="1140" w:type="dxa"/>
          </w:tcPr>
          <w:p w14:paraId="29C3DC14"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Shrub</w:t>
            </w:r>
          </w:p>
        </w:tc>
        <w:tc>
          <w:tcPr>
            <w:tcW w:w="1109" w:type="dxa"/>
          </w:tcPr>
          <w:p w14:paraId="59DEB1F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w:t>
            </w:r>
          </w:p>
        </w:tc>
        <w:tc>
          <w:tcPr>
            <w:tcW w:w="1109" w:type="dxa"/>
          </w:tcPr>
          <w:p w14:paraId="4F5F6F7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262</w:t>
            </w:r>
          </w:p>
        </w:tc>
        <w:tc>
          <w:tcPr>
            <w:tcW w:w="1209" w:type="dxa"/>
          </w:tcPr>
          <w:p w14:paraId="1B43C3F5"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2108</w:t>
            </w:r>
          </w:p>
        </w:tc>
        <w:tc>
          <w:tcPr>
            <w:tcW w:w="690" w:type="dxa"/>
          </w:tcPr>
          <w:p w14:paraId="11C1496D"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3F2A8FA6"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7</w:t>
            </w:r>
          </w:p>
        </w:tc>
        <w:tc>
          <w:tcPr>
            <w:tcW w:w="1048" w:type="dxa"/>
          </w:tcPr>
          <w:p w14:paraId="5ED59DD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116</w:t>
            </w:r>
          </w:p>
        </w:tc>
        <w:tc>
          <w:tcPr>
            <w:tcW w:w="1209" w:type="dxa"/>
          </w:tcPr>
          <w:p w14:paraId="4415D07F"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2420</w:t>
            </w:r>
          </w:p>
        </w:tc>
        <w:tc>
          <w:tcPr>
            <w:tcW w:w="865" w:type="dxa"/>
          </w:tcPr>
          <w:p w14:paraId="13EC6E3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6</w:t>
            </w:r>
          </w:p>
        </w:tc>
      </w:tr>
      <w:tr w:rsidR="00543A9F" w:rsidRPr="00A3320B" w14:paraId="3D0F0B5E" w14:textId="77777777" w:rsidTr="00543A9F">
        <w:tc>
          <w:tcPr>
            <w:tcW w:w="1140" w:type="dxa"/>
          </w:tcPr>
          <w:p w14:paraId="6C64EDA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Forest</w:t>
            </w:r>
          </w:p>
        </w:tc>
        <w:tc>
          <w:tcPr>
            <w:tcW w:w="1109" w:type="dxa"/>
          </w:tcPr>
          <w:p w14:paraId="76FD1B6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11</w:t>
            </w:r>
          </w:p>
        </w:tc>
        <w:tc>
          <w:tcPr>
            <w:tcW w:w="1109" w:type="dxa"/>
          </w:tcPr>
          <w:p w14:paraId="6711C14B"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274</w:t>
            </w:r>
          </w:p>
        </w:tc>
        <w:tc>
          <w:tcPr>
            <w:tcW w:w="1209" w:type="dxa"/>
          </w:tcPr>
          <w:p w14:paraId="2F3149F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2115</w:t>
            </w:r>
          </w:p>
        </w:tc>
        <w:tc>
          <w:tcPr>
            <w:tcW w:w="690" w:type="dxa"/>
          </w:tcPr>
          <w:p w14:paraId="10EF5BE7"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c>
          <w:tcPr>
            <w:tcW w:w="971" w:type="dxa"/>
          </w:tcPr>
          <w:p w14:paraId="49A5783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13</w:t>
            </w:r>
          </w:p>
        </w:tc>
        <w:tc>
          <w:tcPr>
            <w:tcW w:w="1048" w:type="dxa"/>
          </w:tcPr>
          <w:p w14:paraId="6C01EB3C"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95</w:t>
            </w:r>
          </w:p>
        </w:tc>
        <w:tc>
          <w:tcPr>
            <w:tcW w:w="1209" w:type="dxa"/>
          </w:tcPr>
          <w:p w14:paraId="20AA5668"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2436</w:t>
            </w:r>
          </w:p>
        </w:tc>
        <w:tc>
          <w:tcPr>
            <w:tcW w:w="865" w:type="dxa"/>
          </w:tcPr>
          <w:p w14:paraId="41C1A621" w14:textId="77777777" w:rsidR="00543A9F" w:rsidRPr="00A3320B" w:rsidRDefault="00543A9F" w:rsidP="00543A9F">
            <w:pPr>
              <w:pStyle w:val="Default"/>
              <w:rPr>
                <w:rFonts w:ascii="Times New Roman" w:hAnsi="Times New Roman" w:cs="Times New Roman"/>
              </w:rPr>
            </w:pPr>
            <w:r w:rsidRPr="00A3320B">
              <w:rPr>
                <w:rFonts w:ascii="Times New Roman" w:hAnsi="Times New Roman" w:cs="Times New Roman"/>
              </w:rPr>
              <w:t>5</w:t>
            </w:r>
          </w:p>
        </w:tc>
      </w:tr>
    </w:tbl>
    <w:p w14:paraId="70AE4F03" w14:textId="3106510B" w:rsidR="00975652" w:rsidRPr="00A3320B" w:rsidRDefault="00975652" w:rsidP="00763CA2">
      <w:pPr>
        <w:spacing w:line="480" w:lineRule="auto"/>
        <w:ind w:firstLine="720"/>
        <w:rPr>
          <w:rFonts w:ascii="Times New Roman" w:hAnsi="Times New Roman" w:cs="Times New Roman"/>
          <w:color w:val="000000" w:themeColor="text1"/>
        </w:rPr>
      </w:pPr>
      <w:r w:rsidRPr="00A3320B">
        <w:rPr>
          <w:rFonts w:ascii="Times New Roman" w:hAnsi="Times New Roman" w:cs="Times New Roman"/>
          <w:noProof/>
          <w:color w:val="000000" w:themeColor="text1"/>
          <w:sz w:val="18"/>
          <w:szCs w:val="18"/>
          <w:lang w:eastAsia="en-US"/>
        </w:rPr>
        <w:drawing>
          <wp:inline distT="0" distB="0" distL="0" distR="0" wp14:anchorId="27354767" wp14:editId="19536B67">
            <wp:extent cx="4421676" cy="510193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450346" cy="5135016"/>
                    </a:xfrm>
                    <a:prstGeom prst="rect">
                      <a:avLst/>
                    </a:prstGeom>
                    <a:noFill/>
                    <a:ln>
                      <a:noFill/>
                    </a:ln>
                  </pic:spPr>
                </pic:pic>
              </a:graphicData>
            </a:graphic>
          </wp:inline>
        </w:drawing>
      </w:r>
      <w:r w:rsidRPr="00A3320B">
        <w:rPr>
          <w:rFonts w:ascii="Times New Roman" w:hAnsi="Times New Roman" w:cs="Times New Roman"/>
          <w:color w:val="000000" w:themeColor="text1"/>
        </w:rPr>
        <w:t xml:space="preserve"> </w:t>
      </w:r>
    </w:p>
    <w:p w14:paraId="25BF95B4" w14:textId="6A53DCA8" w:rsidR="00975652" w:rsidRPr="00A3320B" w:rsidRDefault="00975652" w:rsidP="00543A9F">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B1: Images of weather stations in Sugarloaf Creek Basin. 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41DEEACA" w14:textId="77777777" w:rsidR="00975652" w:rsidRPr="00A3320B" w:rsidRDefault="00975652" w:rsidP="00975652">
      <w:pPr>
        <w:jc w:val="center"/>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3F679F34" wp14:editId="0BD11A06">
            <wp:extent cx="4421676" cy="510193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bwMode="auto">
                    <a:xfrm>
                      <a:off x="0" y="0"/>
                      <a:ext cx="4553529" cy="5254074"/>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1FE21D67" w14:textId="0152E012" w:rsidR="00975652" w:rsidRPr="00A3320B" w:rsidRDefault="003319B7" w:rsidP="003319B7">
      <w:pPr>
        <w:tabs>
          <w:tab w:val="left" w:pos="1271"/>
        </w:tabs>
        <w:rPr>
          <w:rFonts w:ascii="Times New Roman" w:hAnsi="Times New Roman" w:cs="Times New Roman"/>
          <w:color w:val="000000" w:themeColor="text1"/>
          <w:sz w:val="8"/>
          <w:szCs w:val="8"/>
        </w:rPr>
      </w:pPr>
      <w:r w:rsidRPr="00A3320B">
        <w:rPr>
          <w:rFonts w:ascii="Times New Roman" w:hAnsi="Times New Roman" w:cs="Times New Roman"/>
          <w:color w:val="000000" w:themeColor="text1"/>
          <w:sz w:val="8"/>
          <w:szCs w:val="8"/>
        </w:rPr>
        <w:tab/>
      </w:r>
    </w:p>
    <w:p w14:paraId="408EBFFA" w14:textId="77777777" w:rsidR="00975652" w:rsidRPr="00A3320B" w:rsidRDefault="00975652" w:rsidP="00975652">
      <w:pPr>
        <w:pStyle w:val="Caption"/>
        <w:rPr>
          <w:rFonts w:ascii="Times New Roman" w:hAnsi="Times New Roman" w:cs="Times New Roman"/>
          <w:color w:val="000000" w:themeColor="text1"/>
          <w:sz w:val="22"/>
          <w:szCs w:val="22"/>
        </w:rPr>
      </w:pPr>
      <w:r w:rsidRPr="00A3320B">
        <w:rPr>
          <w:rFonts w:ascii="Times New Roman" w:hAnsi="Times New Roman" w:cs="Times New Roman"/>
          <w:color w:val="000000" w:themeColor="text1"/>
          <w:sz w:val="22"/>
          <w:szCs w:val="22"/>
        </w:rPr>
        <w:t xml:space="preserve">Figure B2: Images of weather stations in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These sites are dominated by wetland vegetation (A; “wetland”), shrubs and conifer recruitment (B; “shrub”), and a mature conifer canopy (C; “forest”). </w:t>
      </w:r>
    </w:p>
    <w:p w14:paraId="18F2E35C" w14:textId="008777B8" w:rsidR="00975652" w:rsidRPr="00A3320B" w:rsidRDefault="003319B7" w:rsidP="00763CA2">
      <w:pPr>
        <w:spacing w:line="480" w:lineRule="auto"/>
        <w:ind w:firstLine="720"/>
        <w:rPr>
          <w:rFonts w:ascii="Times New Roman" w:hAnsi="Times New Roman" w:cs="Times New Roman"/>
          <w:color w:val="000000" w:themeColor="text1"/>
        </w:rPr>
      </w:pPr>
      <w:ins w:id="91" w:author="Jens Stevens" w:date="2019-10-29T13:29:00Z">
        <w:r w:rsidRPr="00A3320B">
          <w:rPr>
            <w:rFonts w:ascii="Times New Roman" w:hAnsi="Times New Roman" w:cs="Times New Roman"/>
            <w:color w:val="000000" w:themeColor="text1"/>
          </w:rPr>
          <w:t xml:space="preserve">Soil samples were collected during the installation of the sub-surface TDR probes, and analyzed for soil texture properties at the UC Davis Analytical Laboratory (Davis, CA, USA). </w:t>
        </w:r>
      </w:ins>
      <w:ins w:id="92" w:author="Jens Stevens" w:date="2019-10-29T12:37:00Z">
        <w:del w:id="93" w:author="Jens Stevens" w:date="2019-10-29T13:29:00Z">
          <w:r w:rsidRPr="00A3320B" w:rsidDel="00975652">
            <w:rPr>
              <w:rFonts w:ascii="Times New Roman" w:hAnsi="Times New Roman" w:cs="Times New Roman"/>
            </w:rPr>
            <w:delText xml:space="preserve">Soil samples were collected during installation of the soil moisture probes at each weather station, and analyzed for organic matter content as well as soil texture. </w:delText>
          </w:r>
        </w:del>
        <w:r w:rsidRPr="00A3320B">
          <w:rPr>
            <w:rFonts w:ascii="Times New Roman" w:hAnsi="Times New Roman" w:cs="Times New Roman"/>
          </w:rPr>
          <w:t>Soils were loamy sand or sand at all sites and depths</w:t>
        </w:r>
      </w:ins>
      <w:ins w:id="94" w:author="Jens Stevens" w:date="2019-10-29T12:38:00Z">
        <w:r w:rsidRPr="00A3320B">
          <w:rPr>
            <w:rFonts w:ascii="Times New Roman" w:hAnsi="Times New Roman" w:cs="Times New Roman"/>
          </w:rPr>
          <w:t>, with the wetland sites containing more silt</w:t>
        </w:r>
      </w:ins>
      <w:ins w:id="95" w:author="Jens Stevens" w:date="2019-10-29T12:39:00Z">
        <w:r w:rsidRPr="00A3320B">
          <w:rPr>
            <w:rFonts w:ascii="Times New Roman" w:hAnsi="Times New Roman" w:cs="Times New Roman"/>
          </w:rPr>
          <w:t xml:space="preserve"> and organic content (at shallow depth)</w:t>
        </w:r>
      </w:ins>
      <w:ins w:id="96" w:author="Jens Stevens" w:date="2019-10-29T12:38:00Z">
        <w:r w:rsidRPr="00A3320B">
          <w:rPr>
            <w:rFonts w:ascii="Times New Roman" w:hAnsi="Times New Roman" w:cs="Times New Roman"/>
          </w:rPr>
          <w:t xml:space="preserve"> than the others</w:t>
        </w:r>
      </w:ins>
      <w:ins w:id="97" w:author="Jens Stevens" w:date="2019-10-29T12:37:00Z">
        <w:r w:rsidRPr="00A3320B">
          <w:rPr>
            <w:rFonts w:ascii="Times New Roman" w:hAnsi="Times New Roman" w:cs="Times New Roman"/>
          </w:rPr>
          <w:t xml:space="preserve">. Shallow wetland soils (top 10cm) in both ICB and SCB </w:t>
        </w:r>
        <w:del w:id="98" w:author="Jens Stevens" w:date="2019-10-29T12:39:00Z">
          <w:r w:rsidRPr="00A3320B" w:rsidDel="007A6538">
            <w:rPr>
              <w:rFonts w:ascii="Times New Roman" w:hAnsi="Times New Roman" w:cs="Times New Roman"/>
            </w:rPr>
            <w:delText>showing</w:delText>
          </w:r>
        </w:del>
      </w:ins>
      <w:ins w:id="99" w:author="Jens Stevens" w:date="2019-10-29T12:39:00Z">
        <w:r w:rsidRPr="00A3320B">
          <w:rPr>
            <w:rFonts w:ascii="Times New Roman" w:hAnsi="Times New Roman" w:cs="Times New Roman"/>
          </w:rPr>
          <w:t>had</w:t>
        </w:r>
      </w:ins>
      <w:ins w:id="100" w:author="Jens Stevens" w:date="2019-10-29T12:37:00Z">
        <w:r w:rsidRPr="00A3320B">
          <w:rPr>
            <w:rFonts w:ascii="Times New Roman" w:hAnsi="Times New Roman" w:cs="Times New Roman"/>
          </w:rPr>
          <w:t xml:space="preserve"> higher organic matter and silt content compared to both deeper wetland soils and all shrub/forest soils</w:t>
        </w:r>
      </w:ins>
      <w:ins w:id="101" w:author="Jens Stevens" w:date="2019-10-29T12:40:00Z">
        <w:r w:rsidRPr="00A3320B">
          <w:rPr>
            <w:rFonts w:ascii="Times New Roman" w:hAnsi="Times New Roman" w:cs="Times New Roman"/>
          </w:rPr>
          <w:t>,</w:t>
        </w:r>
      </w:ins>
      <w:ins w:id="102" w:author="Gabrielle Boisrame" w:date="2019-10-30T13:33:00Z">
        <w:r w:rsidR="008142CD" w:rsidRPr="00A3320B">
          <w:rPr>
            <w:rFonts w:ascii="Times New Roman" w:hAnsi="Times New Roman" w:cs="Times New Roman"/>
          </w:rPr>
          <w:t xml:space="preserve"> </w:t>
        </w:r>
      </w:ins>
      <w:ins w:id="103" w:author="Jens Stevens" w:date="2019-10-29T12:40:00Z">
        <w:r w:rsidRPr="00A3320B">
          <w:rPr>
            <w:rFonts w:ascii="Times New Roman" w:hAnsi="Times New Roman" w:cs="Times New Roman"/>
          </w:rPr>
          <w:t>although s</w:t>
        </w:r>
      </w:ins>
      <w:del w:id="104" w:author="Jens Stevens" w:date="2019-10-29T12:39:00Z">
        <w:r w:rsidRPr="00A3320B" w:rsidDel="007A6538">
          <w:rPr>
            <w:rFonts w:ascii="Times New Roman" w:hAnsi="Times New Roman" w:cs="Times New Roman"/>
            <w:color w:val="000000" w:themeColor="text1"/>
          </w:rPr>
          <w:delText xml:space="preserve">Similar to ICB, soils at the SCB weather station sites were all loamy sand, with higher silt content in the meadow site than at the other two sites. </w:delText>
        </w:r>
      </w:del>
      <w:del w:id="105" w:author="Jens Stevens" w:date="2019-10-29T12:40:00Z">
        <w:r w:rsidRPr="00A3320B" w:rsidDel="007A6538">
          <w:rPr>
            <w:rFonts w:ascii="Times New Roman" w:hAnsi="Times New Roman" w:cs="Times New Roman"/>
            <w:color w:val="000000" w:themeColor="text1"/>
          </w:rPr>
          <w:delText>S</w:delText>
        </w:r>
      </w:del>
      <w:r w:rsidRPr="00A3320B">
        <w:rPr>
          <w:rFonts w:ascii="Times New Roman" w:hAnsi="Times New Roman" w:cs="Times New Roman"/>
          <w:color w:val="000000" w:themeColor="text1"/>
        </w:rPr>
        <w:t>oil texture at both SCB and ICB did not vary greatly with depth</w:t>
      </w:r>
      <w:del w:id="106" w:author="Jens Stevens" w:date="2019-10-29T12:39:00Z">
        <w:r w:rsidRPr="00A3320B" w:rsidDel="007A6538">
          <w:rPr>
            <w:rFonts w:ascii="Times New Roman" w:hAnsi="Times New Roman" w:cs="Times New Roman"/>
            <w:color w:val="000000" w:themeColor="text1"/>
          </w:rPr>
          <w:delText>, although the meadow site had higher organic content at shallow depths than the shrub and forest sites</w:delText>
        </w:r>
      </w:del>
      <w:r w:rsidRPr="00A3320B">
        <w:rPr>
          <w:rFonts w:ascii="Times New Roman" w:hAnsi="Times New Roman" w:cs="Times New Roman"/>
          <w:color w:val="000000" w:themeColor="text1"/>
        </w:rPr>
        <w:t>.</w:t>
      </w:r>
    </w:p>
    <w:p w14:paraId="1F09B141" w14:textId="2004DA30" w:rsidR="00E103E5" w:rsidRPr="00A3320B" w:rsidRDefault="00975652" w:rsidP="00763CA2">
      <w:pPr>
        <w:spacing w:line="480" w:lineRule="auto"/>
        <w:ind w:firstLine="720"/>
        <w:rPr>
          <w:rFonts w:ascii="Times New Roman" w:hAnsi="Times New Roman" w:cs="Times New Roman"/>
          <w:color w:val="000000" w:themeColor="text1"/>
        </w:rPr>
      </w:pPr>
      <w:ins w:id="107" w:author="Jens Stevens" w:date="2019-10-29T13:27:00Z">
        <w:r w:rsidRPr="00A3320B">
          <w:rPr>
            <w:rFonts w:ascii="Times New Roman" w:hAnsi="Times New Roman" w:cs="Times New Roman"/>
            <w:color w:val="000000" w:themeColor="text1"/>
          </w:rPr>
          <w:lastRenderedPageBreak/>
          <w:t xml:space="preserve">Precipitation </w:t>
        </w:r>
      </w:ins>
      <w:ins w:id="108" w:author="Jens Stevens" w:date="2019-10-29T13:30:00Z">
        <w:r w:rsidRPr="00A3320B">
          <w:rPr>
            <w:rFonts w:ascii="Times New Roman" w:hAnsi="Times New Roman" w:cs="Times New Roman"/>
            <w:color w:val="000000" w:themeColor="text1"/>
          </w:rPr>
          <w:t xml:space="preserve">at SCB </w:t>
        </w:r>
      </w:ins>
      <w:ins w:id="109" w:author="Jens Stevens" w:date="2019-10-29T13:27:00Z">
        <w:r w:rsidRPr="00A3320B">
          <w:rPr>
            <w:rFonts w:ascii="Times New Roman" w:hAnsi="Times New Roman" w:cs="Times New Roman"/>
            <w:color w:val="000000" w:themeColor="text1"/>
          </w:rPr>
          <w:t xml:space="preserve">was measured at 10-minute intervals by a 0.1-inch Campbell Scientific TE525 tipping bucket rain gauge (6-inch diameter orifice). The rain gauges </w:t>
        </w:r>
      </w:ins>
      <w:ins w:id="110" w:author="Jens Stevens" w:date="2019-10-29T13:28:00Z">
        <w:r w:rsidRPr="00A3320B">
          <w:rPr>
            <w:rFonts w:ascii="Times New Roman" w:hAnsi="Times New Roman" w:cs="Times New Roman"/>
            <w:color w:val="000000" w:themeColor="text1"/>
          </w:rPr>
          <w:t>were</w:t>
        </w:r>
      </w:ins>
      <w:ins w:id="111" w:author="Jens Stevens" w:date="2019-10-29T13:27:00Z">
        <w:r w:rsidRPr="00A3320B">
          <w:rPr>
            <w:rFonts w:ascii="Times New Roman" w:hAnsi="Times New Roman" w:cs="Times New Roman"/>
            <w:color w:val="000000" w:themeColor="text1"/>
          </w:rPr>
          <w:t xml:space="preserve"> not heated, </w:t>
        </w:r>
      </w:ins>
      <w:ins w:id="112" w:author="Jens Stevens" w:date="2019-10-29T13:28:00Z">
        <w:r w:rsidRPr="00A3320B">
          <w:rPr>
            <w:rFonts w:ascii="Times New Roman" w:hAnsi="Times New Roman" w:cs="Times New Roman"/>
            <w:color w:val="000000" w:themeColor="text1"/>
          </w:rPr>
          <w:t>and</w:t>
        </w:r>
      </w:ins>
      <w:ins w:id="113" w:author="Jens Stevens" w:date="2019-10-29T13:27:00Z">
        <w:r w:rsidRPr="00A3320B">
          <w:rPr>
            <w:rFonts w:ascii="Times New Roman" w:hAnsi="Times New Roman" w:cs="Times New Roman"/>
            <w:color w:val="000000" w:themeColor="text1"/>
          </w:rPr>
          <w:t xml:space="preserve"> t</w:t>
        </w:r>
      </w:ins>
      <w:r w:rsidR="006509C3" w:rsidRPr="00A3320B">
        <w:rPr>
          <w:rFonts w:ascii="Times New Roman" w:hAnsi="Times New Roman" w:cs="Times New Roman"/>
          <w:color w:val="000000" w:themeColor="text1"/>
        </w:rPr>
        <w:t>he weather stations generated incomplete</w:t>
      </w:r>
      <w:r w:rsidR="001B299F" w:rsidRPr="00A3320B">
        <w:rPr>
          <w:rFonts w:ascii="Times New Roman" w:hAnsi="Times New Roman" w:cs="Times New Roman"/>
          <w:color w:val="000000" w:themeColor="text1"/>
        </w:rPr>
        <w:t xml:space="preserve"> precipitation record</w:t>
      </w:r>
      <w:r w:rsidR="006509C3"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due to frozen tipping bucket</w:t>
      </w:r>
      <w:r w:rsidR="00AB031A" w:rsidRPr="00A3320B">
        <w:rPr>
          <w:rFonts w:ascii="Times New Roman" w:hAnsi="Times New Roman" w:cs="Times New Roman"/>
          <w:color w:val="000000" w:themeColor="text1"/>
        </w:rPr>
        <w:t>s</w:t>
      </w:r>
      <w:r w:rsidR="001B299F" w:rsidRPr="00A3320B">
        <w:rPr>
          <w:rFonts w:ascii="Times New Roman" w:hAnsi="Times New Roman" w:cs="Times New Roman"/>
          <w:color w:val="000000" w:themeColor="text1"/>
        </w:rPr>
        <w:t xml:space="preserve">, </w:t>
      </w:r>
      <w:r w:rsidR="00AB031A" w:rsidRPr="00A3320B">
        <w:rPr>
          <w:rFonts w:ascii="Times New Roman" w:hAnsi="Times New Roman" w:cs="Times New Roman"/>
          <w:color w:val="000000" w:themeColor="text1"/>
        </w:rPr>
        <w:t xml:space="preserve">downtime for </w:t>
      </w:r>
      <w:r w:rsidR="001B299F" w:rsidRPr="00A3320B">
        <w:rPr>
          <w:rFonts w:ascii="Times New Roman" w:hAnsi="Times New Roman" w:cs="Times New Roman"/>
          <w:color w:val="000000" w:themeColor="text1"/>
        </w:rPr>
        <w:t xml:space="preserve">station maintenance, </w:t>
      </w:r>
      <w:r w:rsidR="006509C3" w:rsidRPr="00A3320B">
        <w:rPr>
          <w:rFonts w:ascii="Times New Roman" w:hAnsi="Times New Roman" w:cs="Times New Roman"/>
          <w:color w:val="000000" w:themeColor="text1"/>
        </w:rPr>
        <w:t xml:space="preserve">and </w:t>
      </w:r>
      <w:r w:rsidR="001B299F" w:rsidRPr="00A3320B">
        <w:rPr>
          <w:rFonts w:ascii="Times New Roman" w:hAnsi="Times New Roman" w:cs="Times New Roman"/>
          <w:color w:val="000000" w:themeColor="text1"/>
        </w:rPr>
        <w:t>damage by wildlife</w:t>
      </w:r>
      <w:r w:rsidR="006509C3"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 </w:t>
      </w:r>
      <w:r w:rsidR="006509C3" w:rsidRPr="00A3320B">
        <w:rPr>
          <w:rFonts w:ascii="Times New Roman" w:hAnsi="Times New Roman" w:cs="Times New Roman"/>
          <w:color w:val="000000" w:themeColor="text1"/>
        </w:rPr>
        <w:t>Where possible, we gap</w:t>
      </w:r>
      <w:r w:rsidR="00893664" w:rsidRPr="00A3320B">
        <w:rPr>
          <w:rFonts w:ascii="Times New Roman" w:hAnsi="Times New Roman" w:cs="Times New Roman"/>
          <w:color w:val="000000" w:themeColor="text1"/>
        </w:rPr>
        <w:t>-</w:t>
      </w:r>
      <w:r w:rsidR="006509C3" w:rsidRPr="00A3320B">
        <w:rPr>
          <w:rFonts w:ascii="Times New Roman" w:hAnsi="Times New Roman" w:cs="Times New Roman"/>
          <w:color w:val="000000" w:themeColor="text1"/>
        </w:rPr>
        <w:t xml:space="preserve">filled precipitation at one station </w:t>
      </w:r>
      <w:r w:rsidR="00763CA2" w:rsidRPr="00A3320B">
        <w:rPr>
          <w:rFonts w:ascii="Times New Roman" w:hAnsi="Times New Roman" w:cs="Times New Roman"/>
          <w:color w:val="000000" w:themeColor="text1"/>
        </w:rPr>
        <w:t>using predictive mean matching (R package “MICE”) to perform multiple imputations of the missing data</w:t>
      </w:r>
      <w:r w:rsidR="006509C3"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Predictive mean matching </w:t>
      </w:r>
      <w:r w:rsidR="00763CA2" w:rsidRPr="00A3320B">
        <w:rPr>
          <w:rFonts w:ascii="Times New Roman" w:hAnsi="Times New Roman" w:cs="Times New Roman"/>
          <w:color w:val="000000" w:themeColor="text1"/>
        </w:rPr>
        <w:fldChar w:fldCharType="begin"/>
      </w:r>
      <w:r w:rsidR="001A22BB" w:rsidRPr="00A3320B">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sidRPr="00A3320B">
        <w:rPr>
          <w:rFonts w:ascii="Times New Roman" w:hAnsi="Times New Roman" w:cs="Times New Roman"/>
          <w:color w:val="000000" w:themeColor="text1"/>
        </w:rPr>
        <w:fldChar w:fldCharType="separate"/>
      </w:r>
      <w:r w:rsidR="001A22BB" w:rsidRPr="00A3320B">
        <w:rPr>
          <w:rFonts w:ascii="Times New Roman" w:hAnsi="Times New Roman" w:cs="Times New Roman"/>
          <w:noProof/>
          <w:color w:val="000000" w:themeColor="text1"/>
        </w:rPr>
        <w:t>(Little, 1988)</w:t>
      </w:r>
      <w:r w:rsidR="00763CA2" w:rsidRPr="00A3320B">
        <w:rPr>
          <w:rFonts w:ascii="Times New Roman" w:hAnsi="Times New Roman" w:cs="Times New Roman"/>
          <w:color w:val="000000" w:themeColor="text1"/>
        </w:rPr>
        <w:fldChar w:fldCharType="end"/>
      </w:r>
      <w:r w:rsidR="00763CA2" w:rsidRPr="00A3320B">
        <w:rPr>
          <w:rFonts w:ascii="Times New Roman" w:hAnsi="Times New Roman" w:cs="Times New Roman"/>
          <w:color w:val="000000" w:themeColor="text1"/>
        </w:rPr>
        <w:t xml:space="preserve"> is an advantageous technique for large datasets having non-normal distributions, and discrete values with physical bounds (in our case precipitation cannot be less than zero). </w:t>
      </w:r>
      <w:r w:rsidR="006509C3" w:rsidRPr="00A3320B">
        <w:rPr>
          <w:rFonts w:ascii="Times New Roman" w:hAnsi="Times New Roman" w:cs="Times New Roman"/>
          <w:color w:val="000000" w:themeColor="text1"/>
        </w:rPr>
        <w:t>When all three stations were missing precipitation data</w:t>
      </w:r>
      <w:ins w:id="114" w:author="Stevens, Jens T" w:date="2019-11-05T16:59:00Z">
        <w:r w:rsidR="00AE1FF5">
          <w:rPr>
            <w:rFonts w:ascii="Times New Roman" w:hAnsi="Times New Roman" w:cs="Times New Roman"/>
            <w:color w:val="000000" w:themeColor="text1"/>
          </w:rPr>
          <w:t xml:space="preserve"> (only the case at SCB), we first identified periods of snowmelt using increases in shallow soil moisture, and then gap-filled these periods using snowmelt (as determined by a decrease in snow depth observed from field cameras). Snow depth was converted to snow water equival</w:t>
        </w:r>
      </w:ins>
      <w:ins w:id="115" w:author="Stevens, Jens T" w:date="2019-11-05T17:00:00Z">
        <w:r w:rsidR="00AE1FF5">
          <w:rPr>
            <w:rFonts w:ascii="Times New Roman" w:hAnsi="Times New Roman" w:cs="Times New Roman"/>
            <w:color w:val="000000" w:themeColor="text1"/>
          </w:rPr>
          <w:t>ent (</w:t>
        </w:r>
      </w:ins>
      <w:ins w:id="116" w:author="Stevens, Jens T" w:date="2019-11-05T16:59:00Z">
        <w:r w:rsidR="00AE1FF5">
          <w:rPr>
            <w:rFonts w:ascii="Times New Roman" w:hAnsi="Times New Roman" w:cs="Times New Roman"/>
            <w:color w:val="000000" w:themeColor="text1"/>
          </w:rPr>
          <w:t>SWE</w:t>
        </w:r>
      </w:ins>
      <w:ins w:id="117" w:author="Stevens, Jens T" w:date="2019-11-05T17:00:00Z">
        <w:r w:rsidR="00AE1FF5">
          <w:rPr>
            <w:rFonts w:ascii="Times New Roman" w:hAnsi="Times New Roman" w:cs="Times New Roman"/>
            <w:color w:val="000000" w:themeColor="text1"/>
          </w:rPr>
          <w:t>)</w:t>
        </w:r>
      </w:ins>
      <w:ins w:id="118" w:author="Stevens, Jens T" w:date="2019-11-05T16:59:00Z">
        <w:r w:rsidR="00AE1FF5">
          <w:rPr>
            <w:rFonts w:ascii="Times New Roman" w:hAnsi="Times New Roman" w:cs="Times New Roman"/>
            <w:color w:val="000000" w:themeColor="text1"/>
          </w:rPr>
          <w:t xml:space="preserve"> using snow density measurements taken at Rowell Meadow</w:t>
        </w:r>
      </w:ins>
      <w:ins w:id="119" w:author="Gabrielle" w:date="2019-11-06T10:44:00Z">
        <w:r w:rsidR="007F4FBB">
          <w:rPr>
            <w:rFonts w:ascii="Times New Roman" w:hAnsi="Times New Roman" w:cs="Times New Roman"/>
            <w:color w:val="000000" w:themeColor="text1"/>
          </w:rPr>
          <w:t xml:space="preserve"> (station RWM, cdec.water.ca.gov)</w:t>
        </w:r>
      </w:ins>
      <w:ins w:id="120" w:author="Stevens, Jens T" w:date="2019-11-05T16:59:00Z">
        <w:r w:rsidR="00AE1FF5">
          <w:rPr>
            <w:rFonts w:ascii="Times New Roman" w:hAnsi="Times New Roman" w:cs="Times New Roman"/>
            <w:color w:val="000000" w:themeColor="text1"/>
          </w:rPr>
          <w:t>, a nearby snow course</w:t>
        </w:r>
        <w:del w:id="121" w:author="Gabrielle" w:date="2019-11-06T10:44:00Z">
          <w:r w:rsidR="00AE1FF5" w:rsidDel="007F4FBB">
            <w:rPr>
              <w:rFonts w:ascii="Times New Roman" w:hAnsi="Times New Roman" w:cs="Times New Roman"/>
              <w:color w:val="000000" w:themeColor="text1"/>
            </w:rPr>
            <w:delText xml:space="preserve"> (station RWM, cdec.water.ca.gov).</w:delText>
          </w:r>
        </w:del>
        <w:del w:id="122" w:author="Gabrielle" w:date="2019-11-06T10:45:00Z">
          <w:r w:rsidR="00AE1FF5" w:rsidDel="007F4FBB">
            <w:rPr>
              <w:rFonts w:ascii="Times New Roman" w:hAnsi="Times New Roman" w:cs="Times New Roman"/>
              <w:color w:val="000000" w:themeColor="text1"/>
            </w:rPr>
            <w:delText xml:space="preserve"> </w:delText>
          </w:r>
        </w:del>
      </w:ins>
      <w:ins w:id="123" w:author="Stevens, Jens T" w:date="2019-11-05T17:02:00Z">
        <w:del w:id="124" w:author="Gabrielle" w:date="2019-11-06T10:43:00Z">
          <w:r w:rsidR="00AE1FF5" w:rsidDel="007F4FBB">
            <w:rPr>
              <w:rFonts w:ascii="Times New Roman" w:hAnsi="Times New Roman" w:cs="Times New Roman"/>
              <w:color w:val="000000" w:themeColor="text1"/>
            </w:rPr>
            <w:delText>Average s</w:delText>
          </w:r>
        </w:del>
      </w:ins>
      <w:ins w:id="125" w:author="Stevens, Jens T" w:date="2019-11-05T17:01:00Z">
        <w:del w:id="126" w:author="Gabrielle" w:date="2019-11-06T10:43:00Z">
          <w:r w:rsidR="00AE1FF5" w:rsidDel="007F4FBB">
            <w:rPr>
              <w:rFonts w:ascii="Times New Roman" w:hAnsi="Times New Roman" w:cs="Times New Roman"/>
              <w:color w:val="000000" w:themeColor="text1"/>
            </w:rPr>
            <w:delText>now density was</w:delText>
          </w:r>
        </w:del>
      </w:ins>
      <w:ins w:id="127" w:author="Gabrielle" w:date="2019-11-06T10:44:00Z">
        <w:r w:rsidR="007F4FBB">
          <w:rPr>
            <w:rFonts w:ascii="Times New Roman" w:hAnsi="Times New Roman" w:cs="Times New Roman"/>
            <w:color w:val="000000" w:themeColor="text1"/>
          </w:rPr>
          <w:t>:</w:t>
        </w:r>
      </w:ins>
      <w:ins w:id="128" w:author="Stevens, Jens T" w:date="2019-11-05T17:01:00Z">
        <w:r w:rsidR="00AE1FF5">
          <w:rPr>
            <w:rFonts w:ascii="Times New Roman" w:hAnsi="Times New Roman" w:cs="Times New Roman"/>
            <w:color w:val="000000" w:themeColor="text1"/>
          </w:rPr>
          <w:t xml:space="preserve"> 0</w:t>
        </w:r>
      </w:ins>
      <w:ins w:id="129" w:author="Stevens, Jens T" w:date="2019-11-05T16:59:00Z">
        <w:r w:rsidR="00AE1FF5">
          <w:rPr>
            <w:rFonts w:ascii="Times New Roman" w:hAnsi="Times New Roman" w:cs="Times New Roman"/>
            <w:color w:val="000000" w:themeColor="text1"/>
          </w:rPr>
          <w:t xml:space="preserve">.30 </w:t>
        </w:r>
      </w:ins>
      <w:ins w:id="130" w:author="Stevens, Jens T" w:date="2019-11-05T17:00:00Z">
        <w:r w:rsidR="00AE1FF5">
          <w:rPr>
            <w:rFonts w:ascii="Times New Roman" w:hAnsi="Times New Roman" w:cs="Times New Roman"/>
            <w:color w:val="000000" w:themeColor="text1"/>
          </w:rPr>
          <w:t>cm</w:t>
        </w:r>
        <w:del w:id="131" w:author="Gabrielle" w:date="2019-11-06T09:17:00Z">
          <w:r w:rsidR="00AE1FF5" w:rsidDel="00F73762">
            <w:rPr>
              <w:rFonts w:ascii="Times New Roman" w:hAnsi="Times New Roman" w:cs="Times New Roman"/>
              <w:color w:val="000000" w:themeColor="text1"/>
              <w:vertAlign w:val="superscript"/>
            </w:rPr>
            <w:delText>3</w:delText>
          </w:r>
        </w:del>
        <w:r w:rsidR="00AE1FF5">
          <w:rPr>
            <w:rFonts w:ascii="Times New Roman" w:hAnsi="Times New Roman" w:cs="Times New Roman"/>
            <w:color w:val="000000" w:themeColor="text1"/>
          </w:rPr>
          <w:t xml:space="preserve"> </w:t>
        </w:r>
      </w:ins>
      <w:ins w:id="132" w:author="Stevens, Jens T" w:date="2019-11-05T17:01:00Z">
        <w:r w:rsidR="00AE1FF5">
          <w:rPr>
            <w:rFonts w:ascii="Times New Roman" w:hAnsi="Times New Roman" w:cs="Times New Roman"/>
            <w:color w:val="000000" w:themeColor="text1"/>
          </w:rPr>
          <w:t>water</w:t>
        </w:r>
      </w:ins>
      <w:ins w:id="133" w:author="Stevens, Jens T" w:date="2019-11-05T17:00:00Z">
        <w:r w:rsidR="00AE1FF5">
          <w:rPr>
            <w:rFonts w:ascii="Times New Roman" w:hAnsi="Times New Roman" w:cs="Times New Roman"/>
            <w:color w:val="000000" w:themeColor="text1"/>
          </w:rPr>
          <w:t xml:space="preserve"> </w:t>
        </w:r>
      </w:ins>
      <w:ins w:id="134" w:author="Stevens, Jens T" w:date="2019-11-05T16:59:00Z">
        <w:r w:rsidR="00AE1FF5">
          <w:rPr>
            <w:rFonts w:ascii="Times New Roman" w:hAnsi="Times New Roman" w:cs="Times New Roman"/>
            <w:color w:val="000000" w:themeColor="text1"/>
          </w:rPr>
          <w:t>/</w:t>
        </w:r>
      </w:ins>
      <w:ins w:id="135" w:author="Stevens, Jens T" w:date="2019-11-05T17:00:00Z">
        <w:r w:rsidR="00AE1FF5">
          <w:rPr>
            <w:rFonts w:ascii="Times New Roman" w:hAnsi="Times New Roman" w:cs="Times New Roman"/>
            <w:color w:val="000000" w:themeColor="text1"/>
          </w:rPr>
          <w:t xml:space="preserve"> c</w:t>
        </w:r>
      </w:ins>
      <w:ins w:id="136" w:author="Stevens, Jens T" w:date="2019-11-05T17:01:00Z">
        <w:r w:rsidR="00AE1FF5">
          <w:rPr>
            <w:rFonts w:ascii="Times New Roman" w:hAnsi="Times New Roman" w:cs="Times New Roman"/>
            <w:color w:val="000000" w:themeColor="text1"/>
          </w:rPr>
          <w:t>m</w:t>
        </w:r>
        <w:del w:id="137" w:author="Gabrielle" w:date="2019-11-06T09:17:00Z">
          <w:r w:rsidR="00AE1FF5" w:rsidDel="00F73762">
            <w:rPr>
              <w:rFonts w:ascii="Times New Roman" w:hAnsi="Times New Roman" w:cs="Times New Roman"/>
              <w:color w:val="000000" w:themeColor="text1"/>
              <w:vertAlign w:val="superscript"/>
            </w:rPr>
            <w:delText>3</w:delText>
          </w:r>
        </w:del>
        <w:r w:rsidR="00AE1FF5">
          <w:rPr>
            <w:rFonts w:ascii="Times New Roman" w:hAnsi="Times New Roman" w:cs="Times New Roman"/>
            <w:color w:val="000000" w:themeColor="text1"/>
          </w:rPr>
          <w:t xml:space="preserve"> snow</w:t>
        </w:r>
      </w:ins>
      <w:ins w:id="138" w:author="Stevens, Jens T" w:date="2019-11-05T17:02:00Z">
        <w:r w:rsidR="00AE1FF5">
          <w:rPr>
            <w:rFonts w:ascii="Times New Roman" w:hAnsi="Times New Roman" w:cs="Times New Roman"/>
            <w:color w:val="000000" w:themeColor="text1"/>
          </w:rPr>
          <w:t xml:space="preserve"> in January/February of 2017</w:t>
        </w:r>
      </w:ins>
      <w:ins w:id="139" w:author="Stevens, Jens T" w:date="2019-11-05T17:01:00Z">
        <w:r w:rsidR="00AE1FF5">
          <w:rPr>
            <w:rFonts w:ascii="Times New Roman" w:hAnsi="Times New Roman" w:cs="Times New Roman"/>
            <w:color w:val="000000" w:themeColor="text1"/>
          </w:rPr>
          <w:t>,</w:t>
        </w:r>
      </w:ins>
      <w:ins w:id="140" w:author="Stevens, Jens T" w:date="2019-11-05T16:59:00Z">
        <w:r w:rsidR="00AE1FF5">
          <w:rPr>
            <w:rFonts w:ascii="Times New Roman" w:hAnsi="Times New Roman" w:cs="Times New Roman"/>
            <w:color w:val="000000" w:themeColor="text1"/>
          </w:rPr>
          <w:t xml:space="preserve"> and </w:t>
        </w:r>
      </w:ins>
      <w:ins w:id="141" w:author="Stevens, Jens T" w:date="2019-11-05T17:01:00Z">
        <w:r w:rsidR="00AE1FF5">
          <w:rPr>
            <w:rFonts w:ascii="Times New Roman" w:hAnsi="Times New Roman" w:cs="Times New Roman"/>
            <w:color w:val="000000" w:themeColor="text1"/>
          </w:rPr>
          <w:t>0</w:t>
        </w:r>
      </w:ins>
      <w:ins w:id="142" w:author="Stevens, Jens T" w:date="2019-11-05T16:59:00Z">
        <w:r w:rsidR="00AE1FF5">
          <w:rPr>
            <w:rFonts w:ascii="Times New Roman" w:hAnsi="Times New Roman" w:cs="Times New Roman"/>
            <w:color w:val="000000" w:themeColor="text1"/>
          </w:rPr>
          <w:t>.52 in May/June of 2017</w:t>
        </w:r>
      </w:ins>
      <w:ins w:id="143" w:author="Gabrielle" w:date="2019-11-06T10:40:00Z">
        <w:r w:rsidR="007F4FBB">
          <w:rPr>
            <w:rFonts w:ascii="Times New Roman" w:hAnsi="Times New Roman" w:cs="Times New Roman"/>
            <w:color w:val="000000" w:themeColor="text1"/>
          </w:rPr>
          <w:t xml:space="preserve"> (the two periods when precipitation gap-filling was necessary)</w:t>
        </w:r>
      </w:ins>
      <w:ins w:id="144" w:author="Stevens, Jens T" w:date="2019-11-05T16:59:00Z">
        <w:r w:rsidR="00AE1FF5">
          <w:rPr>
            <w:rFonts w:ascii="Times New Roman" w:hAnsi="Times New Roman" w:cs="Times New Roman"/>
            <w:color w:val="000000" w:themeColor="text1"/>
          </w:rPr>
          <w:t>.</w:t>
        </w:r>
      </w:ins>
      <w:del w:id="145" w:author="Stevens, Jens T" w:date="2019-11-05T16:59:00Z">
        <w:r w:rsidR="006509C3" w:rsidRPr="00A3320B" w:rsidDel="00AE1FF5">
          <w:rPr>
            <w:rFonts w:ascii="Times New Roman" w:hAnsi="Times New Roman" w:cs="Times New Roman"/>
            <w:color w:val="000000" w:themeColor="text1"/>
          </w:rPr>
          <w:delText xml:space="preserve"> we gap</w:delText>
        </w:r>
        <w:r w:rsidR="00893664" w:rsidRPr="00A3320B" w:rsidDel="00AE1FF5">
          <w:rPr>
            <w:rFonts w:ascii="Times New Roman" w:hAnsi="Times New Roman" w:cs="Times New Roman"/>
            <w:color w:val="000000" w:themeColor="text1"/>
          </w:rPr>
          <w:delText>-</w:delText>
        </w:r>
        <w:r w:rsidR="006509C3" w:rsidRPr="00A3320B" w:rsidDel="00AE1FF5">
          <w:rPr>
            <w:rFonts w:ascii="Times New Roman" w:hAnsi="Times New Roman" w:cs="Times New Roman"/>
            <w:color w:val="000000" w:themeColor="text1"/>
          </w:rPr>
          <w:delText>filled using a combination of snowmelt (determined by decreases in snow depth, using an averaged density of 0.4 swe/snow depth)</w:delText>
        </w:r>
        <w:r w:rsidR="00AB031A" w:rsidRPr="00A3320B" w:rsidDel="00AE1FF5">
          <w:rPr>
            <w:rFonts w:ascii="Times New Roman" w:hAnsi="Times New Roman" w:cs="Times New Roman"/>
            <w:color w:val="000000" w:themeColor="text1"/>
          </w:rPr>
          <w:delText xml:space="preserve">, or observed </w:delText>
        </w:r>
        <w:r w:rsidR="00763CA2" w:rsidRPr="00A3320B" w:rsidDel="00AE1FF5">
          <w:rPr>
            <w:rFonts w:ascii="Times New Roman" w:hAnsi="Times New Roman" w:cs="Times New Roman"/>
            <w:color w:val="000000" w:themeColor="text1"/>
          </w:rPr>
          <w:delText>increases in shallow soil water.</w:delText>
        </w:r>
      </w:del>
      <w:r w:rsidR="00763CA2" w:rsidRPr="00A3320B">
        <w:rPr>
          <w:rFonts w:ascii="Times New Roman" w:hAnsi="Times New Roman" w:cs="Times New Roman"/>
          <w:color w:val="000000" w:themeColor="text1"/>
        </w:rPr>
        <w:t xml:space="preserve"> </w:t>
      </w:r>
      <w:r w:rsidR="001B299F" w:rsidRPr="00A3320B">
        <w:rPr>
          <w:rFonts w:ascii="Times New Roman" w:hAnsi="Times New Roman" w:cs="Times New Roman"/>
          <w:color w:val="000000" w:themeColor="text1"/>
        </w:rPr>
        <w:t xml:space="preserve">All </w:t>
      </w:r>
      <w:del w:id="146" w:author="Gabrielle" w:date="2019-11-06T10:45:00Z">
        <w:r w:rsidR="001B299F" w:rsidRPr="00A3320B" w:rsidDel="00FD108D">
          <w:rPr>
            <w:rFonts w:ascii="Times New Roman" w:hAnsi="Times New Roman" w:cs="Times New Roman"/>
            <w:color w:val="000000" w:themeColor="text1"/>
          </w:rPr>
          <w:delText xml:space="preserve">predictions </w:delText>
        </w:r>
      </w:del>
      <w:ins w:id="147" w:author="Gabrielle" w:date="2019-11-06T10:49:00Z">
        <w:r w:rsidR="0049216A">
          <w:rPr>
            <w:rFonts w:ascii="Times New Roman" w:hAnsi="Times New Roman" w:cs="Times New Roman"/>
            <w:color w:val="000000" w:themeColor="text1"/>
          </w:rPr>
          <w:t xml:space="preserve">calculations </w:t>
        </w:r>
      </w:ins>
      <w:r w:rsidR="001B299F" w:rsidRPr="00A3320B">
        <w:rPr>
          <w:rFonts w:ascii="Times New Roman" w:hAnsi="Times New Roman" w:cs="Times New Roman"/>
          <w:color w:val="000000" w:themeColor="text1"/>
        </w:rPr>
        <w:t xml:space="preserve">were rounded to the nearest 0.1 inch (2.54 mm), the smallest </w:t>
      </w:r>
      <w:r w:rsidR="00763CA2" w:rsidRPr="00A3320B">
        <w:rPr>
          <w:rFonts w:ascii="Times New Roman" w:hAnsi="Times New Roman" w:cs="Times New Roman"/>
          <w:color w:val="000000" w:themeColor="text1"/>
        </w:rPr>
        <w:t>increment in</w:t>
      </w:r>
      <w:r w:rsidR="001B299F" w:rsidRPr="00A3320B">
        <w:rPr>
          <w:rFonts w:ascii="Times New Roman" w:hAnsi="Times New Roman" w:cs="Times New Roman"/>
          <w:color w:val="000000" w:themeColor="text1"/>
        </w:rPr>
        <w:t xml:space="preserve"> the rain gauge. </w:t>
      </w:r>
    </w:p>
    <w:p w14:paraId="7705B318" w14:textId="3E85BC91" w:rsidR="00CF5D1A" w:rsidRPr="00A3320B" w:rsidRDefault="00975652" w:rsidP="00CF5D1A">
      <w:pPr>
        <w:spacing w:line="480" w:lineRule="auto"/>
        <w:ind w:firstLine="720"/>
        <w:rPr>
          <w:rFonts w:ascii="Times New Roman" w:hAnsi="Times New Roman" w:cs="Times New Roman"/>
          <w:color w:val="000000" w:themeColor="text1"/>
        </w:rPr>
      </w:pPr>
      <w:ins w:id="148" w:author="Jens Stevens" w:date="2019-10-29T13:28:00Z">
        <w:r w:rsidRPr="00A3320B">
          <w:rPr>
            <w:rFonts w:ascii="Times New Roman" w:hAnsi="Times New Roman" w:cs="Times New Roman"/>
            <w:color w:val="000000" w:themeColor="text1"/>
          </w:rPr>
          <w:t>Soil moisture was measured at 10-min intervals by horizontally installed Campbell Scientific 300 mm two-prong TDR probes (CS650) at 12, 60, and 100 cm</w:t>
        </w:r>
      </w:ins>
      <w:ins w:id="149" w:author="Jens Stevens" w:date="2019-10-29T13:36:00Z">
        <w:r w:rsidRPr="00A3320B">
          <w:rPr>
            <w:rFonts w:ascii="Times New Roman" w:hAnsi="Times New Roman" w:cs="Times New Roman"/>
            <w:color w:val="000000" w:themeColor="text1"/>
          </w:rPr>
          <w:t xml:space="preserve"> depths</w:t>
        </w:r>
      </w:ins>
      <w:ins w:id="150" w:author="Jens Stevens" w:date="2019-10-29T13:28:00Z">
        <w:r w:rsidRPr="00A3320B">
          <w:rPr>
            <w:rFonts w:ascii="Times New Roman" w:hAnsi="Times New Roman" w:cs="Times New Roman"/>
            <w:color w:val="000000" w:themeColor="text1"/>
          </w:rPr>
          <w:t xml:space="preserve">. </w:t>
        </w:r>
      </w:ins>
      <w:r w:rsidR="00E621A0" w:rsidRPr="00A3320B">
        <w:rPr>
          <w:rFonts w:ascii="Times New Roman" w:hAnsi="Times New Roman" w:cs="Times New Roman"/>
          <w:color w:val="000000" w:themeColor="text1"/>
        </w:rPr>
        <w:t>We compared s</w:t>
      </w:r>
      <w:r w:rsidR="00EE4159" w:rsidRPr="00A3320B">
        <w:rPr>
          <w:rFonts w:ascii="Times New Roman" w:hAnsi="Times New Roman" w:cs="Times New Roman"/>
          <w:color w:val="000000" w:themeColor="text1"/>
        </w:rPr>
        <w:t xml:space="preserve">oil moisture observations </w:t>
      </w:r>
      <w:r w:rsidR="00E621A0" w:rsidRPr="00A3320B">
        <w:rPr>
          <w:rFonts w:ascii="Times New Roman" w:hAnsi="Times New Roman" w:cs="Times New Roman"/>
          <w:color w:val="000000" w:themeColor="text1"/>
        </w:rPr>
        <w:t>from</w:t>
      </w:r>
      <w:r w:rsidR="00EE4159" w:rsidRPr="00A3320B">
        <w:rPr>
          <w:rFonts w:ascii="Times New Roman" w:hAnsi="Times New Roman" w:cs="Times New Roman"/>
          <w:color w:val="000000" w:themeColor="text1"/>
        </w:rPr>
        <w:t xml:space="preserve"> the weather stations</w:t>
      </w:r>
      <w:r w:rsidR="00E621A0" w:rsidRPr="00A3320B">
        <w:rPr>
          <w:rFonts w:ascii="Times New Roman" w:hAnsi="Times New Roman" w:cs="Times New Roman"/>
          <w:color w:val="000000" w:themeColor="text1"/>
        </w:rPr>
        <w:t xml:space="preserve"> to the average of a </w:t>
      </w:r>
      <w:proofErr w:type="gramStart"/>
      <w:r w:rsidR="00E621A0" w:rsidRPr="00A3320B">
        <w:rPr>
          <w:rFonts w:ascii="Times New Roman" w:hAnsi="Times New Roman" w:cs="Times New Roman"/>
          <w:color w:val="000000" w:themeColor="text1"/>
        </w:rPr>
        <w:t>spatially-distributed</w:t>
      </w:r>
      <w:proofErr w:type="gramEnd"/>
      <w:r w:rsidR="00E621A0" w:rsidRPr="00A3320B">
        <w:rPr>
          <w:rFonts w:ascii="Times New Roman" w:hAnsi="Times New Roman" w:cs="Times New Roman"/>
          <w:color w:val="000000" w:themeColor="text1"/>
        </w:rPr>
        <w:t xml:space="preserve"> grid </w:t>
      </w:r>
      <w:r w:rsidR="00763CA2" w:rsidRPr="00A3320B">
        <w:rPr>
          <w:rFonts w:ascii="Times New Roman" w:hAnsi="Times New Roman" w:cs="Times New Roman"/>
          <w:color w:val="000000" w:themeColor="text1"/>
        </w:rPr>
        <w:t xml:space="preserve">of local </w:t>
      </w:r>
      <w:r w:rsidR="00E80DFD" w:rsidRPr="00A3320B">
        <w:rPr>
          <w:rFonts w:ascii="Times New Roman" w:hAnsi="Times New Roman" w:cs="Times New Roman"/>
          <w:color w:val="000000" w:themeColor="text1"/>
        </w:rPr>
        <w:t>measure</w:t>
      </w:r>
      <w:r w:rsidR="003303F7" w:rsidRPr="00A3320B">
        <w:rPr>
          <w:rFonts w:ascii="Times New Roman" w:hAnsi="Times New Roman" w:cs="Times New Roman"/>
          <w:color w:val="000000" w:themeColor="text1"/>
        </w:rPr>
        <w:t>ments made with the hand-held soil moisture meter</w:t>
      </w:r>
      <w:r w:rsidR="00E621A0" w:rsidRPr="00A3320B">
        <w:rPr>
          <w:rFonts w:ascii="Times New Roman" w:hAnsi="Times New Roman" w:cs="Times New Roman"/>
          <w:color w:val="000000" w:themeColor="text1"/>
        </w:rPr>
        <w:t xml:space="preserve"> (Table </w:t>
      </w:r>
      <w:del w:id="151" w:author="Stevens, Jens T" w:date="2019-11-05T10:15:00Z">
        <w:r w:rsidR="00E621A0" w:rsidRPr="00A3320B" w:rsidDel="009549AA">
          <w:rPr>
            <w:rFonts w:ascii="Times New Roman" w:hAnsi="Times New Roman" w:cs="Times New Roman"/>
            <w:color w:val="000000" w:themeColor="text1"/>
          </w:rPr>
          <w:delText>B1</w:delText>
        </w:r>
      </w:del>
      <w:ins w:id="152" w:author="Stevens, Jens T" w:date="2019-11-05T10:15:00Z">
        <w:r w:rsidR="009549AA" w:rsidRPr="00A3320B">
          <w:rPr>
            <w:rFonts w:ascii="Times New Roman" w:hAnsi="Times New Roman" w:cs="Times New Roman"/>
            <w:color w:val="000000" w:themeColor="text1"/>
          </w:rPr>
          <w:t>B2</w:t>
        </w:r>
      </w:ins>
      <w:r w:rsidR="00E621A0" w:rsidRPr="00A3320B">
        <w:rPr>
          <w:rFonts w:ascii="Times New Roman" w:hAnsi="Times New Roman" w:cs="Times New Roman"/>
          <w:color w:val="000000" w:themeColor="text1"/>
        </w:rPr>
        <w:t>)</w:t>
      </w:r>
      <w:r w:rsidR="003303F7" w:rsidRPr="00A3320B">
        <w:rPr>
          <w:rFonts w:ascii="Times New Roman" w:hAnsi="Times New Roman" w:cs="Times New Roman"/>
          <w:color w:val="000000" w:themeColor="text1"/>
        </w:rPr>
        <w:t xml:space="preserve">. </w:t>
      </w:r>
      <w:r w:rsidR="00763CA2" w:rsidRPr="00A3320B">
        <w:rPr>
          <w:rFonts w:ascii="Times New Roman" w:hAnsi="Times New Roman" w:cs="Times New Roman"/>
          <w:color w:val="000000" w:themeColor="text1"/>
        </w:rPr>
        <w:t xml:space="preserve">Spatial averages were </w:t>
      </w:r>
      <w:r w:rsidR="00893664" w:rsidRPr="00A3320B">
        <w:rPr>
          <w:rFonts w:ascii="Times New Roman" w:hAnsi="Times New Roman" w:cs="Times New Roman"/>
          <w:color w:val="000000" w:themeColor="text1"/>
        </w:rPr>
        <w:t xml:space="preserve">calculated from </w:t>
      </w:r>
      <w:r w:rsidR="00763CA2" w:rsidRPr="00A3320B">
        <w:rPr>
          <w:rFonts w:ascii="Times New Roman" w:hAnsi="Times New Roman" w:cs="Times New Roman"/>
          <w:color w:val="000000" w:themeColor="text1"/>
        </w:rPr>
        <w:t xml:space="preserve">25 measurements made in </w:t>
      </w:r>
      <w:r w:rsidR="00CF5D1A" w:rsidRPr="00A3320B">
        <w:rPr>
          <w:rFonts w:ascii="Times New Roman" w:hAnsi="Times New Roman" w:cs="Times New Roman"/>
          <w:color w:val="000000" w:themeColor="text1"/>
        </w:rPr>
        <w:t xml:space="preserve">a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x </w:t>
      </w:r>
      <w:r w:rsidR="00893664" w:rsidRPr="00A3320B">
        <w:rPr>
          <w:rFonts w:ascii="Times New Roman" w:hAnsi="Times New Roman" w:cs="Times New Roman"/>
          <w:color w:val="000000" w:themeColor="text1"/>
        </w:rPr>
        <w:t>10</w:t>
      </w:r>
      <w:r w:rsidR="007A1F76" w:rsidRPr="00A3320B">
        <w:rPr>
          <w:rFonts w:ascii="Times New Roman" w:hAnsi="Times New Roman" w:cs="Times New Roman"/>
          <w:color w:val="000000" w:themeColor="text1"/>
        </w:rPr>
        <w:t xml:space="preserve">0 </w:t>
      </w:r>
      <w:r w:rsidRPr="00A3320B">
        <w:rPr>
          <w:rFonts w:ascii="Times New Roman" w:hAnsi="Times New Roman" w:cs="Times New Roman"/>
          <w:color w:val="000000" w:themeColor="text1"/>
        </w:rPr>
        <w:t>ft</w:t>
      </w:r>
      <w:r w:rsidR="00E621A0" w:rsidRPr="00A3320B">
        <w:rPr>
          <w:rFonts w:ascii="Times New Roman" w:hAnsi="Times New Roman" w:cs="Times New Roman"/>
          <w:color w:val="000000" w:themeColor="text1"/>
        </w:rPr>
        <w:t xml:space="preserve"> (30.48 m)</w:t>
      </w:r>
      <w:r w:rsidR="007A1F76" w:rsidRPr="00A3320B">
        <w:rPr>
          <w:rFonts w:ascii="Times New Roman" w:hAnsi="Times New Roman" w:cs="Times New Roman"/>
          <w:color w:val="000000" w:themeColor="text1"/>
        </w:rPr>
        <w:t xml:space="preserve"> </w:t>
      </w:r>
      <w:r w:rsidR="00CF5D1A" w:rsidRPr="00A3320B">
        <w:rPr>
          <w:rFonts w:ascii="Times New Roman" w:hAnsi="Times New Roman" w:cs="Times New Roman"/>
          <w:color w:val="000000" w:themeColor="text1"/>
        </w:rPr>
        <w:t xml:space="preserve">grid </w:t>
      </w:r>
      <w:r w:rsidR="00C86281" w:rsidRPr="00A3320B">
        <w:rPr>
          <w:rFonts w:ascii="Times New Roman" w:hAnsi="Times New Roman" w:cs="Times New Roman"/>
          <w:color w:val="000000" w:themeColor="text1"/>
        </w:rPr>
        <w:t xml:space="preserve">centered on each </w:t>
      </w:r>
      <w:r w:rsidR="00CF5D1A" w:rsidRPr="00A3320B">
        <w:rPr>
          <w:rFonts w:ascii="Times New Roman" w:hAnsi="Times New Roman" w:cs="Times New Roman"/>
          <w:color w:val="000000" w:themeColor="text1"/>
        </w:rPr>
        <w:t xml:space="preserve">weather station </w:t>
      </w:r>
      <w:proofErr w:type="gramStart"/>
      <w:r w:rsidR="00CF5D1A" w:rsidRPr="00A3320B">
        <w:rPr>
          <w:rFonts w:ascii="Times New Roman" w:hAnsi="Times New Roman" w:cs="Times New Roman"/>
          <w:color w:val="000000" w:themeColor="text1"/>
        </w:rPr>
        <w:t>site</w:t>
      </w:r>
      <w:r w:rsidR="00F0305D" w:rsidRPr="00A3320B">
        <w:rPr>
          <w:rFonts w:ascii="Times New Roman" w:hAnsi="Times New Roman" w:cs="Times New Roman"/>
          <w:color w:val="000000" w:themeColor="text1"/>
        </w:rPr>
        <w:t>,</w:t>
      </w:r>
      <w:r w:rsidR="00CF5D1A" w:rsidRPr="00A3320B">
        <w:rPr>
          <w:rFonts w:ascii="Times New Roman" w:hAnsi="Times New Roman" w:cs="Times New Roman"/>
          <w:color w:val="000000" w:themeColor="text1"/>
        </w:rPr>
        <w:t xml:space="preserve"> and</w:t>
      </w:r>
      <w:proofErr w:type="gramEnd"/>
      <w:r w:rsidR="00CF5D1A" w:rsidRPr="00A3320B">
        <w:rPr>
          <w:rFonts w:ascii="Times New Roman" w:hAnsi="Times New Roman" w:cs="Times New Roman"/>
          <w:color w:val="000000" w:themeColor="text1"/>
        </w:rPr>
        <w:t xml:space="preserve"> </w:t>
      </w:r>
      <w:r w:rsidR="00C86281" w:rsidRPr="00A3320B">
        <w:rPr>
          <w:rFonts w:ascii="Times New Roman" w:hAnsi="Times New Roman" w:cs="Times New Roman"/>
          <w:color w:val="000000" w:themeColor="text1"/>
        </w:rPr>
        <w:t>compared to the</w:t>
      </w:r>
      <w:r w:rsidR="00F0305D" w:rsidRPr="00A3320B">
        <w:rPr>
          <w:rFonts w:ascii="Times New Roman" w:hAnsi="Times New Roman" w:cs="Times New Roman"/>
          <w:color w:val="000000" w:themeColor="text1"/>
        </w:rPr>
        <w:t xml:space="preserve"> 12 cm </w:t>
      </w:r>
      <w:r w:rsidR="00C86281" w:rsidRPr="00A3320B">
        <w:rPr>
          <w:rFonts w:ascii="Times New Roman" w:hAnsi="Times New Roman" w:cs="Times New Roman"/>
          <w:color w:val="000000" w:themeColor="text1"/>
        </w:rPr>
        <w:t>dee</w:t>
      </w:r>
      <w:r w:rsidRPr="00A3320B">
        <w:rPr>
          <w:rFonts w:ascii="Times New Roman" w:hAnsi="Times New Roman" w:cs="Times New Roman"/>
          <w:color w:val="000000" w:themeColor="text1"/>
        </w:rPr>
        <w:t xml:space="preserve">p TDR at the weather stations. </w:t>
      </w:r>
      <w:r w:rsidR="007A1F76" w:rsidRPr="00A3320B">
        <w:rPr>
          <w:rFonts w:ascii="Times New Roman" w:hAnsi="Times New Roman" w:cs="Times New Roman"/>
          <w:color w:val="000000" w:themeColor="text1"/>
        </w:rPr>
        <w:t xml:space="preserve">The consistency between the results indicates both that the weather stations were representative of </w:t>
      </w:r>
      <w:r w:rsidR="007A1F76" w:rsidRPr="00A3320B">
        <w:rPr>
          <w:rFonts w:ascii="Times New Roman" w:hAnsi="Times New Roman" w:cs="Times New Roman"/>
          <w:color w:val="000000" w:themeColor="text1"/>
        </w:rPr>
        <w:lastRenderedPageBreak/>
        <w:t>their local area and that the mobile and in-situ instru</w:t>
      </w:r>
      <w:r w:rsidRPr="00A3320B">
        <w:rPr>
          <w:rFonts w:ascii="Times New Roman" w:hAnsi="Times New Roman" w:cs="Times New Roman"/>
          <w:color w:val="000000" w:themeColor="text1"/>
        </w:rPr>
        <w:t xml:space="preserve">mentation performed similarly. </w:t>
      </w:r>
      <w:r w:rsidR="007A1F76" w:rsidRPr="00A3320B">
        <w:rPr>
          <w:rFonts w:ascii="Times New Roman" w:hAnsi="Times New Roman" w:cs="Times New Roman"/>
          <w:color w:val="000000" w:themeColor="text1"/>
        </w:rPr>
        <w:t xml:space="preserve">The slightly wetter measurements found at the weather stations are </w:t>
      </w:r>
      <w:del w:id="153" w:author="Jens Stevens" w:date="2019-10-29T13:38:00Z">
        <w:r w:rsidR="007A1F76" w:rsidRPr="00A3320B" w:rsidDel="003319B7">
          <w:rPr>
            <w:rFonts w:ascii="Times New Roman" w:hAnsi="Times New Roman" w:cs="Times New Roman"/>
            <w:color w:val="000000" w:themeColor="text1"/>
          </w:rPr>
          <w:delText>consistent with the differences in orientation between the measurements, with</w:delText>
        </w:r>
      </w:del>
      <w:ins w:id="154" w:author="Jens Stevens" w:date="2019-10-29T13:38:00Z">
        <w:r w:rsidR="003319B7" w:rsidRPr="00A3320B">
          <w:rPr>
            <w:rFonts w:ascii="Times New Roman" w:hAnsi="Times New Roman" w:cs="Times New Roman"/>
            <w:color w:val="000000" w:themeColor="text1"/>
          </w:rPr>
          <w:t>due to</w:t>
        </w:r>
      </w:ins>
      <w:r w:rsidR="007A1F76" w:rsidRPr="00A3320B">
        <w:rPr>
          <w:rFonts w:ascii="Times New Roman" w:hAnsi="Times New Roman" w:cs="Times New Roman"/>
          <w:color w:val="000000" w:themeColor="text1"/>
        </w:rPr>
        <w:t xml:space="preserve"> the </w:t>
      </w:r>
      <w:del w:id="155" w:author="Jens Stevens" w:date="2019-10-29T13:38:00Z">
        <w:r w:rsidR="007A1F76" w:rsidRPr="00A3320B" w:rsidDel="003319B7">
          <w:rPr>
            <w:rFonts w:ascii="Times New Roman" w:hAnsi="Times New Roman" w:cs="Times New Roman"/>
            <w:color w:val="000000" w:themeColor="text1"/>
          </w:rPr>
          <w:delText xml:space="preserve">manual </w:delText>
        </w:r>
      </w:del>
      <w:ins w:id="156" w:author="Jens Stevens" w:date="2019-10-29T13:38:00Z">
        <w:r w:rsidR="003319B7" w:rsidRPr="00A3320B">
          <w:rPr>
            <w:rFonts w:ascii="Times New Roman" w:hAnsi="Times New Roman" w:cs="Times New Roman"/>
            <w:color w:val="000000" w:themeColor="text1"/>
          </w:rPr>
          <w:t xml:space="preserve">spatially-distributed </w:t>
        </w:r>
      </w:ins>
      <w:r w:rsidR="00CF5D1A" w:rsidRPr="00A3320B">
        <w:rPr>
          <w:rFonts w:ascii="Times New Roman" w:hAnsi="Times New Roman" w:cs="Times New Roman"/>
          <w:color w:val="000000" w:themeColor="text1"/>
        </w:rPr>
        <w:t>measure</w:t>
      </w:r>
      <w:r w:rsidR="007A1F76" w:rsidRPr="00A3320B">
        <w:rPr>
          <w:rFonts w:ascii="Times New Roman" w:hAnsi="Times New Roman" w:cs="Times New Roman"/>
          <w:color w:val="000000" w:themeColor="text1"/>
        </w:rPr>
        <w:t>ment</w:t>
      </w:r>
      <w:r w:rsidR="00CF5D1A" w:rsidRPr="00A3320B">
        <w:rPr>
          <w:rFonts w:ascii="Times New Roman" w:hAnsi="Times New Roman" w:cs="Times New Roman"/>
          <w:color w:val="000000" w:themeColor="text1"/>
        </w:rPr>
        <w:t>s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vertically from the surface </w:t>
      </w:r>
      <w:del w:id="157" w:author="Jens Stevens" w:date="2019-10-29T13:38:00Z">
        <w:r w:rsidR="00CF5D1A" w:rsidRPr="00A3320B" w:rsidDel="003319B7">
          <w:rPr>
            <w:rFonts w:ascii="Times New Roman" w:hAnsi="Times New Roman" w:cs="Times New Roman"/>
            <w:color w:val="000000" w:themeColor="text1"/>
          </w:rPr>
          <w:delText xml:space="preserve">to the depth of </w:delText>
        </w:r>
      </w:del>
      <w:r w:rsidR="00CF5D1A" w:rsidRPr="00A3320B">
        <w:rPr>
          <w:rFonts w:ascii="Times New Roman" w:hAnsi="Times New Roman" w:cs="Times New Roman"/>
          <w:color w:val="000000" w:themeColor="text1"/>
        </w:rPr>
        <w:t>12 cm</w:t>
      </w:r>
      <w:ins w:id="158" w:author="Jens Stevens" w:date="2019-10-29T13:38:00Z">
        <w:r w:rsidR="003319B7" w:rsidRPr="00A3320B">
          <w:rPr>
            <w:rFonts w:ascii="Times New Roman" w:hAnsi="Times New Roman" w:cs="Times New Roman"/>
            <w:color w:val="000000" w:themeColor="text1"/>
          </w:rPr>
          <w:t xml:space="preserve"> depth</w:t>
        </w:r>
      </w:ins>
      <w:r w:rsidR="00F0305D" w:rsidRPr="00A3320B">
        <w:rPr>
          <w:rFonts w:ascii="Times New Roman" w:hAnsi="Times New Roman" w:cs="Times New Roman"/>
          <w:color w:val="000000" w:themeColor="text1"/>
        </w:rPr>
        <w:t xml:space="preserve">, </w:t>
      </w:r>
      <w:r w:rsidR="007A1F76" w:rsidRPr="00A3320B">
        <w:rPr>
          <w:rFonts w:ascii="Times New Roman" w:hAnsi="Times New Roman" w:cs="Times New Roman"/>
          <w:color w:val="000000" w:themeColor="text1"/>
        </w:rPr>
        <w:t xml:space="preserve">and </w:t>
      </w:r>
      <w:r w:rsidR="00F0305D" w:rsidRPr="00A3320B">
        <w:rPr>
          <w:rFonts w:ascii="Times New Roman" w:hAnsi="Times New Roman" w:cs="Times New Roman"/>
          <w:color w:val="000000" w:themeColor="text1"/>
        </w:rPr>
        <w:t>the buried</w:t>
      </w:r>
      <w:r w:rsidR="00CF5D1A" w:rsidRPr="00A3320B">
        <w:rPr>
          <w:rFonts w:ascii="Times New Roman" w:hAnsi="Times New Roman" w:cs="Times New Roman"/>
          <w:color w:val="000000" w:themeColor="text1"/>
        </w:rPr>
        <w:t xml:space="preserve"> moisture probe</w:t>
      </w:r>
      <w:r w:rsidR="00F0305D"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averag</w:t>
      </w:r>
      <w:r w:rsidR="007A1F76" w:rsidRPr="00A3320B">
        <w:rPr>
          <w:rFonts w:ascii="Times New Roman" w:hAnsi="Times New Roman" w:cs="Times New Roman"/>
          <w:color w:val="000000" w:themeColor="text1"/>
        </w:rPr>
        <w:t>ing</w:t>
      </w:r>
      <w:r w:rsidR="00CF5D1A" w:rsidRPr="00A3320B">
        <w:rPr>
          <w:rFonts w:ascii="Times New Roman" w:hAnsi="Times New Roman" w:cs="Times New Roman"/>
          <w:color w:val="000000" w:themeColor="text1"/>
        </w:rPr>
        <w:t xml:space="preserve"> soil water content horizontally at </w:t>
      </w:r>
      <w:r w:rsidR="003319B7" w:rsidRPr="00A3320B">
        <w:rPr>
          <w:rFonts w:ascii="Times New Roman" w:hAnsi="Times New Roman" w:cs="Times New Roman"/>
          <w:color w:val="000000" w:themeColor="text1"/>
        </w:rPr>
        <w:t>a</w:t>
      </w:r>
      <w:r w:rsidR="00CF5D1A" w:rsidRPr="00A3320B">
        <w:rPr>
          <w:rFonts w:ascii="Times New Roman" w:hAnsi="Times New Roman" w:cs="Times New Roman"/>
          <w:color w:val="000000" w:themeColor="text1"/>
        </w:rPr>
        <w:t xml:space="preserve"> depth of 12 cm. </w:t>
      </w:r>
    </w:p>
    <w:p w14:paraId="44CB7032" w14:textId="1E1768AF" w:rsidR="001E59E8" w:rsidRPr="00A3320B" w:rsidRDefault="000F11AE" w:rsidP="00CF5D1A">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investigate</w:t>
      </w:r>
      <w:r w:rsidRPr="00A3320B">
        <w:rPr>
          <w:rFonts w:ascii="Times New Roman" w:hAnsi="Times New Roman" w:cs="Times New Roman"/>
          <w:color w:val="000000" w:themeColor="text1"/>
        </w:rPr>
        <w:t xml:space="preserve"> another metric of relative </w:t>
      </w:r>
      <w:r w:rsidR="00181865" w:rsidRPr="00A3320B">
        <w:rPr>
          <w:rFonts w:ascii="Times New Roman" w:hAnsi="Times New Roman" w:cs="Times New Roman"/>
          <w:color w:val="000000" w:themeColor="text1"/>
        </w:rPr>
        <w:t>water balance</w:t>
      </w:r>
      <w:r w:rsidRPr="00A3320B">
        <w:rPr>
          <w:rFonts w:ascii="Times New Roman" w:hAnsi="Times New Roman" w:cs="Times New Roman"/>
          <w:color w:val="000000" w:themeColor="text1"/>
        </w:rPr>
        <w:t xml:space="preserve"> </w:t>
      </w:r>
      <w:proofErr w:type="gramStart"/>
      <w:r w:rsidRPr="00A3320B">
        <w:rPr>
          <w:rFonts w:ascii="Times New Roman" w:hAnsi="Times New Roman" w:cs="Times New Roman"/>
          <w:color w:val="000000" w:themeColor="text1"/>
        </w:rPr>
        <w:t>differences</w:t>
      </w:r>
      <w:proofErr w:type="gramEnd"/>
      <w:r w:rsidRPr="00A3320B">
        <w:rPr>
          <w:rFonts w:ascii="Times New Roman" w:hAnsi="Times New Roman" w:cs="Times New Roman"/>
          <w:color w:val="000000" w:themeColor="text1"/>
        </w:rPr>
        <w:t xml:space="preserve"> between the</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three </w:t>
      </w:r>
      <w:r w:rsidR="00570D67" w:rsidRPr="00A3320B">
        <w:rPr>
          <w:rFonts w:ascii="Times New Roman" w:hAnsi="Times New Roman" w:cs="Times New Roman"/>
          <w:color w:val="000000" w:themeColor="text1"/>
        </w:rPr>
        <w:t>vegetation</w:t>
      </w:r>
      <w:r w:rsidRPr="00A3320B">
        <w:rPr>
          <w:rFonts w:ascii="Times New Roman" w:hAnsi="Times New Roman" w:cs="Times New Roman"/>
          <w:color w:val="000000" w:themeColor="text1"/>
        </w:rPr>
        <w:t xml:space="preserve"> sites, </w:t>
      </w:r>
      <w:r w:rsidR="00181865" w:rsidRPr="00A3320B">
        <w:rPr>
          <w:rFonts w:ascii="Times New Roman" w:hAnsi="Times New Roman" w:cs="Times New Roman"/>
          <w:color w:val="000000" w:themeColor="text1"/>
        </w:rPr>
        <w:t xml:space="preserve">we calculated </w:t>
      </w:r>
      <w:r w:rsidRPr="00A3320B">
        <w:rPr>
          <w:rFonts w:ascii="Times New Roman" w:hAnsi="Times New Roman" w:cs="Times New Roman"/>
          <w:color w:val="000000" w:themeColor="text1"/>
        </w:rPr>
        <w:t xml:space="preserve">cumulative shallow soil moisture gain </w:t>
      </w:r>
      <w:r w:rsidR="00FB7BE2" w:rsidRPr="00A3320B">
        <w:rPr>
          <w:rFonts w:ascii="Times New Roman" w:hAnsi="Times New Roman" w:cs="Times New Roman"/>
          <w:color w:val="000000" w:themeColor="text1"/>
        </w:rPr>
        <w:t>at each site, defined as the cumulative increase in shallow soil moisture over the duration of the study. We averaged the two</w:t>
      </w:r>
      <w:r w:rsidR="00181865" w:rsidRPr="00A3320B">
        <w:rPr>
          <w:rFonts w:ascii="Times New Roman" w:hAnsi="Times New Roman" w:cs="Times New Roman"/>
          <w:color w:val="000000" w:themeColor="text1"/>
        </w:rPr>
        <w:t xml:space="preserve"> soil moisture measurements at</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12 cm and 60 cm </w:t>
      </w:r>
      <w:r w:rsidR="00181865" w:rsidRPr="00A3320B">
        <w:rPr>
          <w:rFonts w:ascii="Times New Roman" w:hAnsi="Times New Roman" w:cs="Times New Roman"/>
          <w:color w:val="000000" w:themeColor="text1"/>
        </w:rPr>
        <w:t>depths</w:t>
      </w:r>
      <w:r w:rsidR="00FB7BE2" w:rsidRPr="00A3320B">
        <w:rPr>
          <w:rFonts w:ascii="Times New Roman" w:hAnsi="Times New Roman" w:cs="Times New Roman"/>
          <w:color w:val="000000" w:themeColor="text1"/>
        </w:rPr>
        <w:t xml:space="preserve"> (“shallow soil”) at</w:t>
      </w:r>
      <w:r w:rsidR="00181865" w:rsidRPr="00A3320B">
        <w:rPr>
          <w:rFonts w:ascii="Times New Roman" w:hAnsi="Times New Roman" w:cs="Times New Roman"/>
          <w:color w:val="000000" w:themeColor="text1"/>
        </w:rPr>
        <w:t xml:space="preserve"> every 10</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minute</w:t>
      </w:r>
      <w:r w:rsidR="00FB7BE2" w:rsidRPr="00A3320B">
        <w:rPr>
          <w:rFonts w:ascii="Times New Roman" w:hAnsi="Times New Roman" w:cs="Times New Roman"/>
          <w:color w:val="000000" w:themeColor="text1"/>
        </w:rPr>
        <w:t xml:space="preserve"> measurement interval, and then calculated a six-hour </w:t>
      </w:r>
      <w:r w:rsidR="00181865" w:rsidRPr="00A3320B">
        <w:rPr>
          <w:rFonts w:ascii="Times New Roman" w:hAnsi="Times New Roman" w:cs="Times New Roman"/>
          <w:color w:val="000000" w:themeColor="text1"/>
        </w:rPr>
        <w:t>moving</w:t>
      </w:r>
      <w:r w:rsidR="00FB7BE2" w:rsidRPr="00A3320B">
        <w:rPr>
          <w:rFonts w:ascii="Times New Roman" w:hAnsi="Times New Roman" w:cs="Times New Roman"/>
          <w:color w:val="000000" w:themeColor="text1"/>
        </w:rPr>
        <w:t>-</w:t>
      </w:r>
      <w:r w:rsidR="00181865" w:rsidRPr="00A3320B">
        <w:rPr>
          <w:rFonts w:ascii="Times New Roman" w:hAnsi="Times New Roman" w:cs="Times New Roman"/>
          <w:color w:val="000000" w:themeColor="text1"/>
        </w:rPr>
        <w:t xml:space="preserve">window </w:t>
      </w:r>
      <w:r w:rsidR="00FB7BE2" w:rsidRPr="00A3320B">
        <w:rPr>
          <w:rFonts w:ascii="Times New Roman" w:hAnsi="Times New Roman" w:cs="Times New Roman"/>
          <w:color w:val="000000" w:themeColor="text1"/>
        </w:rPr>
        <w:t xml:space="preserve">average soil moisture for each measurement interval </w:t>
      </w:r>
      <w:r w:rsidR="00181865" w:rsidRPr="00A3320B">
        <w:rPr>
          <w:rFonts w:ascii="Times New Roman" w:hAnsi="Times New Roman" w:cs="Times New Roman"/>
          <w:color w:val="000000" w:themeColor="text1"/>
        </w:rPr>
        <w:t>using all measurements</w:t>
      </w:r>
      <w:r w:rsidR="00FB7BE2" w:rsidRPr="00A3320B">
        <w:rPr>
          <w:rFonts w:ascii="Times New Roman" w:hAnsi="Times New Roman" w:cs="Times New Roman"/>
          <w:color w:val="000000" w:themeColor="text1"/>
        </w:rPr>
        <w:t xml:space="preserve"> on </w:t>
      </w:r>
      <w:r w:rsidR="00AC39CA" w:rsidRPr="00A3320B">
        <w:rPr>
          <w:rFonts w:ascii="Times New Roman" w:hAnsi="Times New Roman" w:cs="Times New Roman"/>
          <w:color w:val="000000" w:themeColor="text1"/>
        </w:rPr>
        <w:t>three hours on either side</w:t>
      </w:r>
      <w:r w:rsidR="00FB7BE2" w:rsidRPr="00A3320B">
        <w:rPr>
          <w:rFonts w:ascii="Times New Roman" w:hAnsi="Times New Roman" w:cs="Times New Roman"/>
          <w:color w:val="000000" w:themeColor="text1"/>
        </w:rPr>
        <w:t xml:space="preserve"> of the target measurement interval</w:t>
      </w:r>
      <w:r w:rsidR="00721559"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to eliminate signal noise</w:t>
      </w:r>
      <w:r w:rsidR="001E59E8" w:rsidRPr="00A3320B">
        <w:rPr>
          <w:rFonts w:ascii="Times New Roman" w:hAnsi="Times New Roman" w:cs="Times New Roman"/>
          <w:color w:val="000000" w:themeColor="text1"/>
        </w:rPr>
        <w:t>. A</w:t>
      </w:r>
      <w:r w:rsidR="00FB7BE2" w:rsidRPr="00A3320B">
        <w:rPr>
          <w:rFonts w:ascii="Times New Roman" w:hAnsi="Times New Roman" w:cs="Times New Roman"/>
          <w:color w:val="000000" w:themeColor="text1"/>
        </w:rPr>
        <w:t>n increase</w:t>
      </w:r>
      <w:r w:rsidR="001E59E8" w:rsidRPr="00A3320B">
        <w:rPr>
          <w:rFonts w:ascii="Times New Roman" w:hAnsi="Times New Roman" w:cs="Times New Roman"/>
          <w:color w:val="000000" w:themeColor="text1"/>
        </w:rPr>
        <w:t xml:space="preserve"> between</w:t>
      </w:r>
      <w:r w:rsidR="00570D67"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two</w:t>
      </w:r>
      <w:r w:rsidR="00570D67" w:rsidRPr="00A3320B">
        <w:rPr>
          <w:rFonts w:ascii="Times New Roman" w:hAnsi="Times New Roman" w:cs="Times New Roman"/>
          <w:color w:val="000000" w:themeColor="text1"/>
        </w:rPr>
        <w:t xml:space="preserve"> consecutive 10</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minute </w:t>
      </w:r>
      <w:r w:rsidR="00FB7BE2" w:rsidRPr="00A3320B">
        <w:rPr>
          <w:rFonts w:ascii="Times New Roman" w:hAnsi="Times New Roman" w:cs="Times New Roman"/>
          <w:color w:val="000000" w:themeColor="text1"/>
        </w:rPr>
        <w:t xml:space="preserve">average </w:t>
      </w:r>
      <w:r w:rsidR="00251A7D" w:rsidRPr="00A3320B">
        <w:rPr>
          <w:rFonts w:ascii="Times New Roman" w:hAnsi="Times New Roman" w:cs="Times New Roman"/>
          <w:color w:val="000000" w:themeColor="text1"/>
        </w:rPr>
        <w:t xml:space="preserve">soil moisture </w:t>
      </w:r>
      <w:r w:rsidR="00570D67" w:rsidRPr="00A3320B">
        <w:rPr>
          <w:rFonts w:ascii="Times New Roman" w:hAnsi="Times New Roman" w:cs="Times New Roman"/>
          <w:color w:val="000000" w:themeColor="text1"/>
        </w:rPr>
        <w:t>record</w:t>
      </w:r>
      <w:r w:rsidR="00FB7BE2" w:rsidRPr="00A3320B">
        <w:rPr>
          <w:rFonts w:ascii="Times New Roman" w:hAnsi="Times New Roman" w:cs="Times New Roman"/>
          <w:color w:val="000000" w:themeColor="text1"/>
        </w:rPr>
        <w:t>s</w:t>
      </w:r>
      <w:r w:rsidR="00251A7D" w:rsidRPr="00A3320B">
        <w:rPr>
          <w:rFonts w:ascii="Times New Roman" w:hAnsi="Times New Roman" w:cs="Times New Roman"/>
          <w:color w:val="000000" w:themeColor="text1"/>
        </w:rPr>
        <w:t xml:space="preserve"> was considered to be water gain in the shallow soil column</w:t>
      </w:r>
      <w:r w:rsidR="001E59E8" w:rsidRPr="00A3320B">
        <w:rPr>
          <w:rFonts w:ascii="Times New Roman" w:hAnsi="Times New Roman" w:cs="Times New Roman"/>
          <w:color w:val="000000" w:themeColor="text1"/>
        </w:rPr>
        <w:t xml:space="preserve">. To convert </w:t>
      </w:r>
      <w:r w:rsidR="00FB7BE2" w:rsidRPr="00A3320B">
        <w:rPr>
          <w:rFonts w:ascii="Times New Roman" w:hAnsi="Times New Roman" w:cs="Times New Roman"/>
          <w:color w:val="000000" w:themeColor="text1"/>
        </w:rPr>
        <w:t xml:space="preserve">percent volumetric water content (VWC) measured by the probes </w:t>
      </w:r>
      <w:r w:rsidR="001E59E8" w:rsidRPr="00A3320B">
        <w:rPr>
          <w:rFonts w:ascii="Times New Roman" w:hAnsi="Times New Roman" w:cs="Times New Roman"/>
          <w:color w:val="000000" w:themeColor="text1"/>
        </w:rPr>
        <w:t xml:space="preserve">to </w:t>
      </w:r>
      <w:r w:rsidR="00FB7BE2" w:rsidRPr="00A3320B">
        <w:rPr>
          <w:rFonts w:ascii="Times New Roman" w:hAnsi="Times New Roman" w:cs="Times New Roman"/>
          <w:color w:val="000000" w:themeColor="text1"/>
        </w:rPr>
        <w:t>a</w:t>
      </w:r>
      <w:r w:rsidR="001E59E8" w:rsidRPr="00A3320B">
        <w:rPr>
          <w:rFonts w:ascii="Times New Roman" w:hAnsi="Times New Roman" w:cs="Times New Roman"/>
          <w:color w:val="000000" w:themeColor="text1"/>
        </w:rPr>
        <w:t xml:space="preserve"> depth of </w:t>
      </w:r>
      <w:r w:rsidR="00FB7BE2" w:rsidRPr="00A3320B">
        <w:rPr>
          <w:rFonts w:ascii="Times New Roman" w:hAnsi="Times New Roman" w:cs="Times New Roman"/>
          <w:color w:val="000000" w:themeColor="text1"/>
        </w:rPr>
        <w:t>water</w:t>
      </w:r>
      <w:r w:rsidR="001E59E8" w:rsidRPr="00A3320B">
        <w:rPr>
          <w:rFonts w:ascii="Times New Roman" w:hAnsi="Times New Roman" w:cs="Times New Roman"/>
          <w:color w:val="000000" w:themeColor="text1"/>
        </w:rPr>
        <w:t xml:space="preserve"> accumulated</w:t>
      </w:r>
      <w:r w:rsidR="00251A7D" w:rsidRPr="00A3320B">
        <w:rPr>
          <w:rFonts w:ascii="Times New Roman" w:hAnsi="Times New Roman" w:cs="Times New Roman"/>
          <w:color w:val="000000" w:themeColor="text1"/>
        </w:rPr>
        <w:t xml:space="preserve"> at each time step</w:t>
      </w:r>
      <w:r w:rsidR="001E59E8"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we multiplied </w:t>
      </w:r>
      <w:r w:rsidR="001E59E8" w:rsidRPr="00A3320B">
        <w:rPr>
          <w:rFonts w:ascii="Times New Roman" w:hAnsi="Times New Roman" w:cs="Times New Roman"/>
          <w:color w:val="000000" w:themeColor="text1"/>
        </w:rPr>
        <w:t xml:space="preserve">the </w:t>
      </w:r>
      <w:r w:rsidR="00FB7BE2" w:rsidRPr="00A3320B">
        <w:rPr>
          <w:rFonts w:ascii="Times New Roman" w:hAnsi="Times New Roman" w:cs="Times New Roman"/>
          <w:color w:val="000000" w:themeColor="text1"/>
        </w:rPr>
        <w:t>increase</w:t>
      </w:r>
      <w:r w:rsidR="001E59E8" w:rsidRPr="00A3320B">
        <w:rPr>
          <w:rFonts w:ascii="Times New Roman" w:hAnsi="Times New Roman" w:cs="Times New Roman"/>
          <w:color w:val="000000" w:themeColor="text1"/>
        </w:rPr>
        <w:t xml:space="preserve"> in </w:t>
      </w:r>
      <w:r w:rsidR="00FB7BE2" w:rsidRPr="00A3320B">
        <w:rPr>
          <w:rFonts w:ascii="Times New Roman" w:hAnsi="Times New Roman" w:cs="Times New Roman"/>
          <w:color w:val="000000" w:themeColor="text1"/>
        </w:rPr>
        <w:t>VWC between two measurements</w:t>
      </w:r>
      <w:r w:rsidR="001E59E8" w:rsidRPr="00A3320B">
        <w:rPr>
          <w:rFonts w:ascii="Times New Roman" w:hAnsi="Times New Roman" w:cs="Times New Roman"/>
          <w:color w:val="000000" w:themeColor="text1"/>
        </w:rPr>
        <w:t xml:space="preserve"> by </w:t>
      </w:r>
      <w:r w:rsidR="00570D67" w:rsidRPr="00A3320B">
        <w:rPr>
          <w:rFonts w:ascii="Times New Roman" w:hAnsi="Times New Roman" w:cs="Times New Roman"/>
          <w:color w:val="000000" w:themeColor="text1"/>
        </w:rPr>
        <w:t>48 cm</w:t>
      </w:r>
      <w:r w:rsidR="00251A7D" w:rsidRPr="00A3320B">
        <w:rPr>
          <w:rFonts w:ascii="Times New Roman" w:hAnsi="Times New Roman" w:cs="Times New Roman"/>
          <w:color w:val="000000" w:themeColor="text1"/>
        </w:rPr>
        <w:t xml:space="preserve"> (</w:t>
      </w:r>
      <w:r w:rsidR="00FB7BE2" w:rsidRPr="00A3320B">
        <w:rPr>
          <w:rFonts w:ascii="Times New Roman" w:hAnsi="Times New Roman" w:cs="Times New Roman"/>
          <w:color w:val="000000" w:themeColor="text1"/>
        </w:rPr>
        <w:t xml:space="preserve">the </w:t>
      </w:r>
      <w:r w:rsidR="00251A7D" w:rsidRPr="00A3320B">
        <w:rPr>
          <w:rFonts w:ascii="Times New Roman" w:hAnsi="Times New Roman" w:cs="Times New Roman"/>
          <w:color w:val="000000" w:themeColor="text1"/>
        </w:rPr>
        <w:t>depth of the shallow soil moisture column</w:t>
      </w:r>
      <w:r w:rsidR="00FB7BE2" w:rsidRPr="00A3320B">
        <w:rPr>
          <w:rFonts w:ascii="Times New Roman" w:hAnsi="Times New Roman" w:cs="Times New Roman"/>
          <w:color w:val="000000" w:themeColor="text1"/>
        </w:rPr>
        <w:t>; decreases and zero values between intervals were ignored</w:t>
      </w:r>
      <w:r w:rsidR="00251A7D" w:rsidRPr="00A3320B">
        <w:rPr>
          <w:rFonts w:ascii="Times New Roman" w:hAnsi="Times New Roman" w:cs="Times New Roman"/>
          <w:color w:val="000000" w:themeColor="text1"/>
        </w:rPr>
        <w:t>)</w:t>
      </w:r>
      <w:r w:rsidR="00570D67" w:rsidRPr="00A3320B">
        <w:rPr>
          <w:rFonts w:ascii="Times New Roman" w:hAnsi="Times New Roman" w:cs="Times New Roman"/>
          <w:color w:val="000000" w:themeColor="text1"/>
        </w:rPr>
        <w:t xml:space="preserve">. Cumulative soil moisture gain </w:t>
      </w:r>
      <w:r w:rsidR="00FB7BE2" w:rsidRPr="00A3320B">
        <w:rPr>
          <w:rFonts w:ascii="Times New Roman" w:hAnsi="Times New Roman" w:cs="Times New Roman"/>
          <w:color w:val="000000" w:themeColor="text1"/>
        </w:rPr>
        <w:t xml:space="preserve">is </w:t>
      </w:r>
      <w:r w:rsidR="00CE24C2" w:rsidRPr="00A3320B">
        <w:rPr>
          <w:rFonts w:ascii="Times New Roman" w:hAnsi="Times New Roman" w:cs="Times New Roman"/>
          <w:color w:val="000000" w:themeColor="text1"/>
        </w:rPr>
        <w:t xml:space="preserve">thus </w:t>
      </w:r>
      <w:r w:rsidR="00FB7BE2" w:rsidRPr="00A3320B">
        <w:rPr>
          <w:rFonts w:ascii="Times New Roman" w:hAnsi="Times New Roman" w:cs="Times New Roman"/>
          <w:color w:val="000000" w:themeColor="text1"/>
        </w:rPr>
        <w:t>the sum of</w:t>
      </w:r>
      <w:r w:rsidR="00251A7D" w:rsidRPr="00A3320B">
        <w:rPr>
          <w:rFonts w:ascii="Times New Roman" w:hAnsi="Times New Roman" w:cs="Times New Roman"/>
          <w:color w:val="000000" w:themeColor="text1"/>
        </w:rPr>
        <w:t xml:space="preserve"> </w:t>
      </w:r>
      <w:r w:rsidR="00570D67" w:rsidRPr="00A3320B">
        <w:rPr>
          <w:rFonts w:ascii="Times New Roman" w:hAnsi="Times New Roman" w:cs="Times New Roman"/>
          <w:color w:val="000000" w:themeColor="text1"/>
        </w:rPr>
        <w:t>soil moisture gain</w:t>
      </w:r>
      <w:r w:rsidR="00FB7BE2" w:rsidRPr="00A3320B">
        <w:rPr>
          <w:rFonts w:ascii="Times New Roman" w:hAnsi="Times New Roman" w:cs="Times New Roman"/>
          <w:color w:val="000000" w:themeColor="text1"/>
        </w:rPr>
        <w:t>s</w:t>
      </w:r>
      <w:r w:rsidR="00570D67" w:rsidRPr="00A3320B">
        <w:rPr>
          <w:rFonts w:ascii="Times New Roman" w:hAnsi="Times New Roman" w:cs="Times New Roman"/>
          <w:color w:val="000000" w:themeColor="text1"/>
        </w:rPr>
        <w:t xml:space="preserve"> for each individual 1</w:t>
      </w:r>
      <w:r w:rsidR="00251A7D" w:rsidRPr="00A3320B">
        <w:rPr>
          <w:rFonts w:ascii="Times New Roman" w:hAnsi="Times New Roman" w:cs="Times New Roman"/>
          <w:color w:val="000000" w:themeColor="text1"/>
        </w:rPr>
        <w:t>0-</w:t>
      </w:r>
      <w:r w:rsidR="00570D67" w:rsidRPr="00A3320B">
        <w:rPr>
          <w:rFonts w:ascii="Times New Roman" w:hAnsi="Times New Roman" w:cs="Times New Roman"/>
          <w:color w:val="000000" w:themeColor="text1"/>
        </w:rPr>
        <w:t xml:space="preserve">minute timestep over the course of </w:t>
      </w:r>
      <w:r w:rsidR="00251A7D" w:rsidRPr="00A3320B">
        <w:rPr>
          <w:rFonts w:ascii="Times New Roman" w:hAnsi="Times New Roman" w:cs="Times New Roman"/>
          <w:color w:val="000000" w:themeColor="text1"/>
        </w:rPr>
        <w:t>the</w:t>
      </w:r>
      <w:r w:rsidR="00570D67" w:rsidRPr="00A3320B">
        <w:rPr>
          <w:rFonts w:ascii="Times New Roman" w:hAnsi="Times New Roman" w:cs="Times New Roman"/>
          <w:color w:val="000000" w:themeColor="text1"/>
        </w:rPr>
        <w:t xml:space="preserve"> recorded water year. </w:t>
      </w:r>
      <w:ins w:id="159" w:author="Jens Stevens" w:date="2019-10-29T13:44:00Z">
        <w:r w:rsidR="003319B7" w:rsidRPr="00A3320B">
          <w:rPr>
            <w:rFonts w:ascii="Times New Roman" w:hAnsi="Times New Roman" w:cs="Times New Roman"/>
            <w:color w:val="000000" w:themeColor="text1"/>
          </w:rPr>
          <w:t>Data are shown in Table 1.</w:t>
        </w:r>
      </w:ins>
    </w:p>
    <w:p w14:paraId="093C4989" w14:textId="19090447" w:rsidR="00763CA2" w:rsidRPr="00A3320B" w:rsidRDefault="00763CA2" w:rsidP="00975652">
      <w:pPr>
        <w:rPr>
          <w:rFonts w:ascii="Times New Roman" w:hAnsi="Times New Roman" w:cs="Times New Roman"/>
          <w:i/>
          <w:color w:val="000000" w:themeColor="text1"/>
        </w:rPr>
      </w:pPr>
      <w:r w:rsidRPr="00A3320B">
        <w:rPr>
          <w:rFonts w:ascii="Times New Roman" w:hAnsi="Times New Roman" w:cs="Times New Roman"/>
          <w:i/>
          <w:color w:val="000000" w:themeColor="text1"/>
        </w:rPr>
        <w:t xml:space="preserve">Table </w:t>
      </w:r>
      <w:r w:rsidR="00E621A0" w:rsidRPr="00A3320B">
        <w:rPr>
          <w:rFonts w:ascii="Times New Roman" w:hAnsi="Times New Roman" w:cs="Times New Roman"/>
          <w:i/>
          <w:color w:val="000000" w:themeColor="text1"/>
        </w:rPr>
        <w:t>B</w:t>
      </w:r>
      <w:r w:rsidR="00543A9F" w:rsidRPr="00A3320B">
        <w:rPr>
          <w:rFonts w:ascii="Times New Roman" w:hAnsi="Times New Roman" w:cs="Times New Roman"/>
          <w:i/>
          <w:color w:val="000000" w:themeColor="text1"/>
        </w:rPr>
        <w:t>2</w:t>
      </w:r>
      <w:r w:rsidRPr="00A3320B">
        <w:rPr>
          <w:rFonts w:ascii="Times New Roman" w:hAnsi="Times New Roman" w:cs="Times New Roman"/>
          <w:i/>
          <w:color w:val="000000" w:themeColor="text1"/>
        </w:rPr>
        <w:t>. Comparison of spatially averaged</w:t>
      </w:r>
      <w:r w:rsidR="00667CB6" w:rsidRPr="00A3320B">
        <w:rPr>
          <w:rFonts w:ascii="Times New Roman" w:hAnsi="Times New Roman" w:cs="Times New Roman"/>
          <w:i/>
          <w:color w:val="000000" w:themeColor="text1"/>
        </w:rPr>
        <w:t xml:space="preserve"> (</w:t>
      </w:r>
      <w:r w:rsidR="00CE24C2" w:rsidRPr="00A3320B">
        <w:rPr>
          <w:rFonts w:ascii="Times New Roman" w:hAnsi="Times New Roman" w:cs="Times New Roman"/>
          <w:i/>
          <w:color w:val="000000" w:themeColor="text1"/>
        </w:rPr>
        <w:sym w:font="Symbol" w:char="F0B1"/>
      </w:r>
      <w:r w:rsidR="00CE24C2" w:rsidRPr="00A3320B">
        <w:rPr>
          <w:rFonts w:ascii="Times New Roman" w:hAnsi="Times New Roman" w:cs="Times New Roman"/>
          <w:i/>
          <w:color w:val="000000" w:themeColor="text1"/>
        </w:rPr>
        <w:t xml:space="preserve"> 1 </w:t>
      </w:r>
      <w:r w:rsidR="00667CB6" w:rsidRPr="00A3320B">
        <w:rPr>
          <w:rFonts w:ascii="Times New Roman" w:hAnsi="Times New Roman" w:cs="Times New Roman"/>
          <w:i/>
          <w:color w:val="000000" w:themeColor="text1"/>
        </w:rPr>
        <w:t>standar</w:t>
      </w:r>
      <w:r w:rsidR="00C53F75" w:rsidRPr="00A3320B">
        <w:rPr>
          <w:rFonts w:ascii="Times New Roman" w:hAnsi="Times New Roman" w:cs="Times New Roman"/>
          <w:i/>
          <w:color w:val="000000" w:themeColor="text1"/>
        </w:rPr>
        <w:t>d deviation)</w:t>
      </w:r>
      <w:r w:rsidRPr="00A3320B">
        <w:rPr>
          <w:rFonts w:ascii="Times New Roman" w:hAnsi="Times New Roman" w:cs="Times New Roman"/>
          <w:i/>
          <w:color w:val="000000" w:themeColor="text1"/>
        </w:rPr>
        <w:t xml:space="preserve"> shallow soil moisture readings and the </w:t>
      </w:r>
      <w:r w:rsidR="00C53F75" w:rsidRPr="00A3320B">
        <w:rPr>
          <w:rFonts w:ascii="Times New Roman" w:hAnsi="Times New Roman" w:cs="Times New Roman"/>
          <w:i/>
          <w:color w:val="000000" w:themeColor="text1"/>
        </w:rPr>
        <w:t xml:space="preserve">time averaged in-situ TDR soil moisture readings at </w:t>
      </w:r>
      <w:r w:rsidRPr="00A3320B">
        <w:rPr>
          <w:rFonts w:ascii="Times New Roman" w:hAnsi="Times New Roman" w:cs="Times New Roman"/>
          <w:i/>
          <w:color w:val="000000" w:themeColor="text1"/>
        </w:rPr>
        <w:t>12cm at the SCB weather stations.  In the late summer campaign, wetland and forest sites were measured on August 5</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 and the shrub site on August 9</w:t>
      </w:r>
      <w:r w:rsidRPr="00A3320B">
        <w:rPr>
          <w:rFonts w:ascii="Times New Roman" w:hAnsi="Times New Roman" w:cs="Times New Roman"/>
          <w:i/>
          <w:color w:val="000000" w:themeColor="text1"/>
          <w:vertAlign w:val="superscript"/>
        </w:rPr>
        <w:t>th</w:t>
      </w:r>
      <w:r w:rsidRPr="00A3320B">
        <w:rPr>
          <w:rFonts w:ascii="Times New Roman" w:hAnsi="Times New Roman" w:cs="Times New Roman"/>
          <w:i/>
          <w:color w:val="000000" w:themeColor="text1"/>
        </w:rPr>
        <w:t>.</w:t>
      </w:r>
    </w:p>
    <w:p w14:paraId="41842404" w14:textId="77777777" w:rsidR="00975652" w:rsidRPr="00A3320B" w:rsidRDefault="00975652" w:rsidP="00975652">
      <w:pPr>
        <w:rPr>
          <w:rFonts w:ascii="Times New Roman" w:hAnsi="Times New Roman" w:cs="Times New Roman"/>
          <w:i/>
          <w:color w:val="000000" w:themeColor="text1"/>
        </w:rPr>
      </w:pPr>
    </w:p>
    <w:tbl>
      <w:tblPr>
        <w:tblStyle w:val="TableGrid"/>
        <w:tblW w:w="0" w:type="auto"/>
        <w:tblLook w:val="04A0" w:firstRow="1" w:lastRow="0" w:firstColumn="1" w:lastColumn="0" w:noHBand="0" w:noVBand="1"/>
      </w:tblPr>
      <w:tblGrid>
        <w:gridCol w:w="1550"/>
        <w:gridCol w:w="1144"/>
        <w:gridCol w:w="1337"/>
        <w:gridCol w:w="1337"/>
        <w:gridCol w:w="1308"/>
        <w:gridCol w:w="1337"/>
        <w:gridCol w:w="1337"/>
      </w:tblGrid>
      <w:tr w:rsidR="00975652" w:rsidRPr="00A3320B" w14:paraId="6EFA6950" w14:textId="77777777" w:rsidTr="00975652">
        <w:tc>
          <w:tcPr>
            <w:tcW w:w="1615" w:type="dxa"/>
          </w:tcPr>
          <w:p w14:paraId="5671FB31" w14:textId="77777777" w:rsidR="00763CA2" w:rsidRPr="00A3320B" w:rsidRDefault="00763CA2" w:rsidP="00E621A0">
            <w:pPr>
              <w:jc w:val="center"/>
              <w:rPr>
                <w:rFonts w:ascii="Times New Roman" w:hAnsi="Times New Roman" w:cs="Times New Roman"/>
                <w:color w:val="000000" w:themeColor="text1"/>
              </w:rPr>
            </w:pPr>
          </w:p>
        </w:tc>
        <w:tc>
          <w:tcPr>
            <w:tcW w:w="3721" w:type="dxa"/>
            <w:gridSpan w:val="3"/>
          </w:tcPr>
          <w:p w14:paraId="1A747E27" w14:textId="6BE99380"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May 23</w:t>
            </w:r>
            <w:r w:rsidRPr="00A3320B">
              <w:rPr>
                <w:rFonts w:ascii="Times New Roman" w:hAnsi="Times New Roman" w:cs="Times New Roman"/>
                <w:b/>
                <w:color w:val="000000" w:themeColor="text1"/>
                <w:vertAlign w:val="superscript"/>
              </w:rPr>
              <w:t>rd</w:t>
            </w:r>
            <w:r w:rsidRPr="00A3320B">
              <w:rPr>
                <w:rFonts w:ascii="Times New Roman" w:hAnsi="Times New Roman" w:cs="Times New Roman"/>
                <w:b/>
                <w:color w:val="000000" w:themeColor="text1"/>
              </w:rPr>
              <w:t>, 2017</w:t>
            </w:r>
          </w:p>
        </w:tc>
        <w:tc>
          <w:tcPr>
            <w:tcW w:w="4014" w:type="dxa"/>
            <w:gridSpan w:val="3"/>
          </w:tcPr>
          <w:p w14:paraId="794BE0C2" w14:textId="3949A0A4" w:rsidR="00763CA2" w:rsidRPr="00A3320B" w:rsidRDefault="00763CA2" w:rsidP="00E621A0">
            <w:pPr>
              <w:jc w:val="center"/>
              <w:rPr>
                <w:rFonts w:ascii="Times New Roman" w:hAnsi="Times New Roman" w:cs="Times New Roman"/>
                <w:b/>
                <w:color w:val="000000" w:themeColor="text1"/>
              </w:rPr>
            </w:pPr>
            <w:r w:rsidRPr="00A3320B">
              <w:rPr>
                <w:rFonts w:ascii="Times New Roman" w:hAnsi="Times New Roman" w:cs="Times New Roman"/>
                <w:b/>
                <w:color w:val="000000" w:themeColor="text1"/>
              </w:rPr>
              <w:t>August 5</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 9</w:t>
            </w:r>
            <w:r w:rsidRPr="00A3320B">
              <w:rPr>
                <w:rFonts w:ascii="Times New Roman" w:hAnsi="Times New Roman" w:cs="Times New Roman"/>
                <w:b/>
                <w:color w:val="000000" w:themeColor="text1"/>
                <w:vertAlign w:val="superscript"/>
              </w:rPr>
              <w:t>th</w:t>
            </w:r>
            <w:r w:rsidRPr="00A3320B">
              <w:rPr>
                <w:rFonts w:ascii="Times New Roman" w:hAnsi="Times New Roman" w:cs="Times New Roman"/>
                <w:b/>
                <w:color w:val="000000" w:themeColor="text1"/>
              </w:rPr>
              <w:t xml:space="preserve"> 2017</w:t>
            </w:r>
          </w:p>
        </w:tc>
      </w:tr>
      <w:tr w:rsidR="00975652" w:rsidRPr="00A3320B" w14:paraId="0FA492E0" w14:textId="77777777" w:rsidTr="00975652">
        <w:tc>
          <w:tcPr>
            <w:tcW w:w="1615" w:type="dxa"/>
          </w:tcPr>
          <w:p w14:paraId="17A71621" w14:textId="77777777" w:rsidR="00763CA2" w:rsidRPr="00A3320B" w:rsidRDefault="00763CA2" w:rsidP="00E621A0">
            <w:pPr>
              <w:rPr>
                <w:rFonts w:ascii="Times New Roman" w:hAnsi="Times New Roman" w:cs="Times New Roman"/>
                <w:color w:val="000000" w:themeColor="text1"/>
              </w:rPr>
            </w:pPr>
          </w:p>
        </w:tc>
        <w:tc>
          <w:tcPr>
            <w:tcW w:w="1031" w:type="dxa"/>
          </w:tcPr>
          <w:p w14:paraId="0008B168" w14:textId="65D5AA50"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688A85D8" w14:textId="1818FBCE"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253DAFF9" w14:textId="5FE825F9"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c>
          <w:tcPr>
            <w:tcW w:w="1324" w:type="dxa"/>
          </w:tcPr>
          <w:p w14:paraId="24D9A9FB" w14:textId="3DD25494"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Wetland</w:t>
            </w:r>
          </w:p>
        </w:tc>
        <w:tc>
          <w:tcPr>
            <w:tcW w:w="1345" w:type="dxa"/>
          </w:tcPr>
          <w:p w14:paraId="4A94B847" w14:textId="3F8226A6"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Forest</w:t>
            </w:r>
          </w:p>
        </w:tc>
        <w:tc>
          <w:tcPr>
            <w:tcW w:w="1345" w:type="dxa"/>
          </w:tcPr>
          <w:p w14:paraId="466E46F2" w14:textId="0E1E3CEB" w:rsidR="00763CA2" w:rsidRPr="00A3320B" w:rsidRDefault="00763CA2" w:rsidP="00E621A0">
            <w:pPr>
              <w:rPr>
                <w:rFonts w:ascii="Times New Roman" w:hAnsi="Times New Roman" w:cs="Times New Roman"/>
                <w:b/>
                <w:color w:val="000000" w:themeColor="text1"/>
              </w:rPr>
            </w:pPr>
            <w:r w:rsidRPr="00A3320B">
              <w:rPr>
                <w:rFonts w:ascii="Times New Roman" w:hAnsi="Times New Roman" w:cs="Times New Roman"/>
                <w:b/>
                <w:color w:val="000000" w:themeColor="text1"/>
              </w:rPr>
              <w:t>Shrub</w:t>
            </w:r>
          </w:p>
        </w:tc>
      </w:tr>
      <w:tr w:rsidR="00975652" w:rsidRPr="00A3320B" w14:paraId="0DE16D50" w14:textId="77777777" w:rsidTr="00975652">
        <w:tc>
          <w:tcPr>
            <w:tcW w:w="1615" w:type="dxa"/>
          </w:tcPr>
          <w:p w14:paraId="37A35080" w14:textId="0CC247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Spatial average</w:t>
            </w:r>
          </w:p>
        </w:tc>
        <w:tc>
          <w:tcPr>
            <w:tcW w:w="1031" w:type="dxa"/>
          </w:tcPr>
          <w:p w14:paraId="0F541006" w14:textId="11A25A36"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48%</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13%</w:t>
            </w:r>
          </w:p>
        </w:tc>
        <w:tc>
          <w:tcPr>
            <w:tcW w:w="1345" w:type="dxa"/>
          </w:tcPr>
          <w:p w14:paraId="26F781A2" w14:textId="6AEAEC49"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8.7%</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2.3%</w:t>
            </w:r>
          </w:p>
        </w:tc>
        <w:tc>
          <w:tcPr>
            <w:tcW w:w="1345" w:type="dxa"/>
          </w:tcPr>
          <w:p w14:paraId="0034FA53" w14:textId="0AEBAE2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7.5%</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1.8%</w:t>
            </w:r>
          </w:p>
        </w:tc>
        <w:tc>
          <w:tcPr>
            <w:tcW w:w="1324" w:type="dxa"/>
          </w:tcPr>
          <w:p w14:paraId="2E08CE46" w14:textId="0EEA143E"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41%</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14%</w:t>
            </w:r>
          </w:p>
        </w:tc>
        <w:tc>
          <w:tcPr>
            <w:tcW w:w="1345" w:type="dxa"/>
          </w:tcPr>
          <w:p w14:paraId="0B73E6CC" w14:textId="45D407B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1.3%</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1.2%</w:t>
            </w:r>
          </w:p>
        </w:tc>
        <w:tc>
          <w:tcPr>
            <w:tcW w:w="1345" w:type="dxa"/>
          </w:tcPr>
          <w:p w14:paraId="7869CCC4" w14:textId="4DD2EB3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r w:rsidRPr="00A3320B">
              <w:rPr>
                <w:rFonts w:ascii="Times New Roman" w:hAnsi="Times New Roman" w:cs="Times New Roman"/>
                <w:color w:val="000000" w:themeColor="text1"/>
              </w:rPr>
              <w:sym w:font="Symbol" w:char="F0B1"/>
            </w:r>
            <w:r w:rsidRPr="00A3320B">
              <w:rPr>
                <w:rFonts w:ascii="Times New Roman" w:hAnsi="Times New Roman" w:cs="Times New Roman"/>
                <w:color w:val="000000" w:themeColor="text1"/>
              </w:rPr>
              <w:t>0.6%</w:t>
            </w:r>
          </w:p>
        </w:tc>
      </w:tr>
      <w:tr w:rsidR="00975652" w:rsidRPr="00A3320B" w14:paraId="628C69DF" w14:textId="77777777" w:rsidTr="00975652">
        <w:tc>
          <w:tcPr>
            <w:tcW w:w="1615" w:type="dxa"/>
          </w:tcPr>
          <w:p w14:paraId="1C2B52D5" w14:textId="408B651F"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12cm weather station</w:t>
            </w:r>
          </w:p>
        </w:tc>
        <w:tc>
          <w:tcPr>
            <w:tcW w:w="1031" w:type="dxa"/>
          </w:tcPr>
          <w:p w14:paraId="451574C5" w14:textId="25EC2C1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632D76AA" w14:textId="1FFE2F02"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11%</w:t>
            </w:r>
          </w:p>
        </w:tc>
        <w:tc>
          <w:tcPr>
            <w:tcW w:w="1345" w:type="dxa"/>
          </w:tcPr>
          <w:p w14:paraId="622E5470" w14:textId="06968EED"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10%</w:t>
            </w:r>
          </w:p>
        </w:tc>
        <w:tc>
          <w:tcPr>
            <w:tcW w:w="1324" w:type="dxa"/>
          </w:tcPr>
          <w:p w14:paraId="3C037536" w14:textId="6AC55808"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49%</w:t>
            </w:r>
          </w:p>
        </w:tc>
        <w:tc>
          <w:tcPr>
            <w:tcW w:w="1345" w:type="dxa"/>
          </w:tcPr>
          <w:p w14:paraId="266A301F" w14:textId="7442D643"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2.2%</w:t>
            </w:r>
          </w:p>
        </w:tc>
        <w:tc>
          <w:tcPr>
            <w:tcW w:w="1345" w:type="dxa"/>
          </w:tcPr>
          <w:p w14:paraId="52C4CA29" w14:textId="2C3FEE57" w:rsidR="00763CA2" w:rsidRPr="00A3320B" w:rsidRDefault="00763CA2" w:rsidP="00E621A0">
            <w:pPr>
              <w:rPr>
                <w:rFonts w:ascii="Times New Roman" w:hAnsi="Times New Roman" w:cs="Times New Roman"/>
                <w:color w:val="000000" w:themeColor="text1"/>
              </w:rPr>
            </w:pPr>
            <w:r w:rsidRPr="00A3320B">
              <w:rPr>
                <w:rFonts w:ascii="Times New Roman" w:hAnsi="Times New Roman" w:cs="Times New Roman"/>
                <w:color w:val="000000" w:themeColor="text1"/>
              </w:rPr>
              <w:t>2.9%</w:t>
            </w:r>
          </w:p>
        </w:tc>
      </w:tr>
    </w:tbl>
    <w:p w14:paraId="46743F69" w14:textId="3B18F0CF" w:rsidR="0060035F" w:rsidRPr="00A3320B" w:rsidRDefault="00594B0A" w:rsidP="00CE24C2">
      <w:pPr>
        <w:spacing w:line="480" w:lineRule="auto"/>
        <w:ind w:firstLine="720"/>
        <w:rPr>
          <w:rFonts w:ascii="Times New Roman" w:hAnsi="Times New Roman" w:cs="Times New Roman"/>
        </w:rPr>
      </w:pPr>
      <w:bookmarkStart w:id="160" w:name="_GoBack"/>
      <w:bookmarkEnd w:id="160"/>
      <w:r w:rsidRPr="00A3320B">
        <w:rPr>
          <w:rFonts w:ascii="Times New Roman" w:hAnsi="Times New Roman" w:cs="Times New Roman"/>
        </w:rPr>
        <w:lastRenderedPageBreak/>
        <w:t xml:space="preserve">The </w:t>
      </w:r>
      <w:r w:rsidR="005747C8" w:rsidRPr="00A3320B">
        <w:rPr>
          <w:rFonts w:ascii="Times New Roman" w:hAnsi="Times New Roman" w:cs="Times New Roman"/>
          <w:noProof/>
          <w:color w:val="000000" w:themeColor="text1"/>
          <w:lang w:eastAsia="en-US"/>
        </w:rPr>
        <w:t>weather</w:t>
      </w:r>
      <w:r w:rsidR="00070B79" w:rsidRPr="00A3320B">
        <w:rPr>
          <w:rFonts w:ascii="Times New Roman" w:hAnsi="Times New Roman" w:cs="Times New Roman"/>
        </w:rPr>
        <w:t xml:space="preserve"> station</w:t>
      </w:r>
      <w:r w:rsidR="005747C8" w:rsidRPr="00A3320B">
        <w:rPr>
          <w:rFonts w:ascii="Times New Roman" w:hAnsi="Times New Roman" w:cs="Times New Roman"/>
        </w:rPr>
        <w:t>s</w:t>
      </w:r>
      <w:r w:rsidR="00070B79" w:rsidRPr="00A3320B">
        <w:rPr>
          <w:rFonts w:ascii="Times New Roman" w:hAnsi="Times New Roman" w:cs="Times New Roman"/>
        </w:rPr>
        <w:t xml:space="preserve"> </w:t>
      </w:r>
      <w:r w:rsidR="005747C8" w:rsidRPr="00A3320B">
        <w:rPr>
          <w:rFonts w:ascii="Times New Roman" w:hAnsi="Times New Roman" w:cs="Times New Roman"/>
        </w:rPr>
        <w:t>reported</w:t>
      </w:r>
      <w:r w:rsidR="003303F7" w:rsidRPr="00A3320B">
        <w:rPr>
          <w:rFonts w:ascii="Times New Roman" w:hAnsi="Times New Roman" w:cs="Times New Roman"/>
        </w:rPr>
        <w:t xml:space="preserve"> more precipitation </w:t>
      </w:r>
      <w:r w:rsidR="00070B79" w:rsidRPr="00A3320B">
        <w:rPr>
          <w:rFonts w:ascii="Times New Roman" w:hAnsi="Times New Roman" w:cs="Times New Roman"/>
        </w:rPr>
        <w:t xml:space="preserve">in ICB than SCB (Table </w:t>
      </w:r>
      <w:del w:id="161" w:author="Stevens, Jens T" w:date="2019-11-05T10:15:00Z">
        <w:r w:rsidR="00F0305D" w:rsidRPr="00A3320B" w:rsidDel="009549AA">
          <w:rPr>
            <w:rFonts w:ascii="Times New Roman" w:hAnsi="Times New Roman" w:cs="Times New Roman"/>
          </w:rPr>
          <w:delText>B2</w:delText>
        </w:r>
      </w:del>
      <w:ins w:id="162" w:author="Stevens, Jens T" w:date="2019-11-05T10:15:00Z">
        <w:r w:rsidR="009549AA" w:rsidRPr="00A3320B">
          <w:rPr>
            <w:rFonts w:ascii="Times New Roman" w:hAnsi="Times New Roman" w:cs="Times New Roman"/>
          </w:rPr>
          <w:t>B3</w:t>
        </w:r>
      </w:ins>
      <w:r w:rsidR="00070B79" w:rsidRPr="00A3320B">
        <w:rPr>
          <w:rFonts w:ascii="Times New Roman" w:hAnsi="Times New Roman" w:cs="Times New Roman"/>
        </w:rPr>
        <w:t>)</w:t>
      </w:r>
      <w:r w:rsidR="005747C8" w:rsidRPr="00A3320B">
        <w:rPr>
          <w:rFonts w:ascii="Times New Roman" w:hAnsi="Times New Roman" w:cs="Times New Roman"/>
        </w:rPr>
        <w:t>, with the differences being larger (1.3-1.6 times more precipitation in ICB than SCB) in 2017 (a wet year) than 2018 (1.1-1.2 times more precipitation in ICB), a dry year</w:t>
      </w:r>
      <w:r w:rsidR="00070B79" w:rsidRPr="00A3320B">
        <w:rPr>
          <w:rFonts w:ascii="Times New Roman" w:hAnsi="Times New Roman" w:cs="Times New Roman"/>
        </w:rPr>
        <w:t xml:space="preserve">. </w:t>
      </w:r>
      <w:r w:rsidR="005747C8" w:rsidRPr="00A3320B">
        <w:rPr>
          <w:rFonts w:ascii="Times New Roman" w:hAnsi="Times New Roman" w:cs="Times New Roman"/>
        </w:rPr>
        <w:t xml:space="preserve"> </w:t>
      </w:r>
      <w:r w:rsidR="008231EE" w:rsidRPr="00A3320B">
        <w:rPr>
          <w:rFonts w:ascii="Times New Roman" w:hAnsi="Times New Roman" w:cs="Times New Roman"/>
        </w:rPr>
        <w:t>Precipitation totals for ICB are conservative for 2017 WY because of the removal of the weather stations prior to the Empire Fire (September through the end of November</w:t>
      </w:r>
      <w:r w:rsidR="00CE24C2" w:rsidRPr="00A3320B">
        <w:rPr>
          <w:rFonts w:ascii="Times New Roman" w:hAnsi="Times New Roman" w:cs="Times New Roman"/>
        </w:rPr>
        <w:t xml:space="preserve"> 2017</w:t>
      </w:r>
      <w:r w:rsidR="008231EE" w:rsidRPr="00A3320B">
        <w:rPr>
          <w:rFonts w:ascii="Times New Roman" w:hAnsi="Times New Roman" w:cs="Times New Roman"/>
        </w:rPr>
        <w:t xml:space="preserve">). </w:t>
      </w:r>
      <w:r w:rsidR="005747C8" w:rsidRPr="00A3320B">
        <w:rPr>
          <w:rFonts w:ascii="Times New Roman" w:hAnsi="Times New Roman" w:cs="Times New Roman"/>
        </w:rPr>
        <w:t>A</w:t>
      </w:r>
      <w:r w:rsidR="008231EE" w:rsidRPr="00A3320B">
        <w:rPr>
          <w:rFonts w:ascii="Times New Roman" w:hAnsi="Times New Roman" w:cs="Times New Roman"/>
        </w:rPr>
        <w:t xml:space="preserve">t least two precipitation events </w:t>
      </w:r>
      <w:r w:rsidR="005747C8" w:rsidRPr="00A3320B">
        <w:rPr>
          <w:rFonts w:ascii="Times New Roman" w:hAnsi="Times New Roman" w:cs="Times New Roman"/>
        </w:rPr>
        <w:t xml:space="preserve">occurred </w:t>
      </w:r>
      <w:r w:rsidR="008231EE" w:rsidRPr="00A3320B">
        <w:rPr>
          <w:rFonts w:ascii="Times New Roman" w:hAnsi="Times New Roman" w:cs="Times New Roman"/>
        </w:rPr>
        <w:t xml:space="preserve">during </w:t>
      </w:r>
      <w:r w:rsidR="005747C8" w:rsidRPr="00A3320B">
        <w:rPr>
          <w:rFonts w:ascii="Times New Roman" w:hAnsi="Times New Roman" w:cs="Times New Roman"/>
        </w:rPr>
        <w:t xml:space="preserve">this </w:t>
      </w:r>
      <w:r w:rsidR="008231EE" w:rsidRPr="00A3320B">
        <w:rPr>
          <w:rFonts w:ascii="Times New Roman" w:hAnsi="Times New Roman" w:cs="Times New Roman"/>
        </w:rPr>
        <w:t xml:space="preserve">time. Comparing the weather station precipitation estimates to PRISM data </w:t>
      </w:r>
      <w:r w:rsidR="008E5EA9" w:rsidRPr="00A3320B">
        <w:rPr>
          <w:rFonts w:ascii="Times New Roman" w:hAnsi="Times New Roman" w:cs="Times New Roman"/>
        </w:rPr>
        <w:t>(</w:t>
      </w:r>
      <w:hyperlink r:id="rId10" w:history="1">
        <w:r w:rsidR="008E5EA9" w:rsidRPr="00A3320B">
          <w:rPr>
            <w:rStyle w:val="Hyperlink"/>
            <w:rFonts w:ascii="Times New Roman" w:hAnsi="Times New Roman" w:cs="Times New Roman"/>
          </w:rPr>
          <w:t>http://www.prism.oregonstate.edu</w:t>
        </w:r>
      </w:hyperlink>
      <w:r w:rsidR="008E5EA9" w:rsidRPr="00A3320B">
        <w:rPr>
          <w:rFonts w:ascii="Times New Roman" w:hAnsi="Times New Roman" w:cs="Times New Roman"/>
        </w:rPr>
        <w:t xml:space="preserve">) </w:t>
      </w:r>
      <w:r w:rsidR="008231EE" w:rsidRPr="00A3320B">
        <w:rPr>
          <w:rFonts w:ascii="Times New Roman" w:hAnsi="Times New Roman" w:cs="Times New Roman"/>
        </w:rPr>
        <w:t xml:space="preserve">at the same locations shows the same general trends in space and time, giving us confidence in </w:t>
      </w:r>
      <w:r w:rsidR="003303F7" w:rsidRPr="00A3320B">
        <w:rPr>
          <w:rFonts w:ascii="Times New Roman" w:hAnsi="Times New Roman" w:cs="Times New Roman"/>
        </w:rPr>
        <w:t>our estimate</w:t>
      </w:r>
      <w:r w:rsidR="008231EE" w:rsidRPr="00A3320B">
        <w:rPr>
          <w:rFonts w:ascii="Times New Roman" w:hAnsi="Times New Roman" w:cs="Times New Roman"/>
        </w:rPr>
        <w:t>s</w:t>
      </w:r>
      <w:r w:rsidR="003303F7" w:rsidRPr="00A3320B">
        <w:rPr>
          <w:rFonts w:ascii="Times New Roman" w:hAnsi="Times New Roman" w:cs="Times New Roman"/>
        </w:rPr>
        <w:t xml:space="preserve"> of the relative differences in precipitation between the basins,</w:t>
      </w:r>
      <w:r w:rsidR="008231EE" w:rsidRPr="00A3320B">
        <w:rPr>
          <w:rFonts w:ascii="Times New Roman" w:hAnsi="Times New Roman" w:cs="Times New Roman"/>
        </w:rPr>
        <w:t xml:space="preserve"> even if the exact values do not agree (Table </w:t>
      </w:r>
      <w:del w:id="163" w:author="Stevens, Jens T" w:date="2019-11-05T10:15:00Z">
        <w:r w:rsidR="003D164C" w:rsidRPr="00A3320B" w:rsidDel="009549AA">
          <w:rPr>
            <w:rFonts w:ascii="Times New Roman" w:hAnsi="Times New Roman" w:cs="Times New Roman"/>
          </w:rPr>
          <w:delText>B</w:delText>
        </w:r>
        <w:r w:rsidR="008231EE" w:rsidRPr="00A3320B" w:rsidDel="009549AA">
          <w:rPr>
            <w:rFonts w:ascii="Times New Roman" w:hAnsi="Times New Roman" w:cs="Times New Roman"/>
          </w:rPr>
          <w:delText>2</w:delText>
        </w:r>
      </w:del>
      <w:ins w:id="164" w:author="Stevens, Jens T" w:date="2019-11-05T10:15:00Z">
        <w:r w:rsidR="009549AA" w:rsidRPr="00A3320B">
          <w:rPr>
            <w:rFonts w:ascii="Times New Roman" w:hAnsi="Times New Roman" w:cs="Times New Roman"/>
          </w:rPr>
          <w:t>B3</w:t>
        </w:r>
      </w:ins>
      <w:r w:rsidR="008231EE" w:rsidRPr="00A3320B">
        <w:rPr>
          <w:rFonts w:ascii="Times New Roman" w:hAnsi="Times New Roman" w:cs="Times New Roman"/>
        </w:rPr>
        <w:t xml:space="preserve">). PRISM precipitation is highly uncertain in the Sierra Nevada, and the differences in annual total precipitation </w:t>
      </w:r>
      <w:r w:rsidR="005747C8" w:rsidRPr="00A3320B">
        <w:rPr>
          <w:rFonts w:ascii="Times New Roman" w:hAnsi="Times New Roman" w:cs="Times New Roman"/>
        </w:rPr>
        <w:t xml:space="preserve">do not </w:t>
      </w:r>
      <w:r w:rsidR="008231EE" w:rsidRPr="00A3320B">
        <w:rPr>
          <w:rFonts w:ascii="Times New Roman" w:hAnsi="Times New Roman" w:cs="Times New Roman"/>
        </w:rPr>
        <w:t xml:space="preserve">indicate </w:t>
      </w:r>
      <w:r w:rsidR="005747C8" w:rsidRPr="00A3320B">
        <w:rPr>
          <w:rFonts w:ascii="Times New Roman" w:hAnsi="Times New Roman" w:cs="Times New Roman"/>
        </w:rPr>
        <w:t xml:space="preserve">that ICB/SCB measurements are </w:t>
      </w:r>
      <w:r w:rsidR="008231EE" w:rsidRPr="00A3320B">
        <w:rPr>
          <w:rFonts w:ascii="Times New Roman" w:hAnsi="Times New Roman" w:cs="Times New Roman"/>
        </w:rPr>
        <w:t>erro</w:t>
      </w:r>
      <w:r w:rsidR="005747C8" w:rsidRPr="00A3320B">
        <w:rPr>
          <w:rFonts w:ascii="Times New Roman" w:hAnsi="Times New Roman" w:cs="Times New Roman"/>
        </w:rPr>
        <w:t>neous</w:t>
      </w:r>
      <w:r w:rsidR="003D164C" w:rsidRPr="00A3320B">
        <w:rPr>
          <w:rFonts w:ascii="Times New Roman" w:hAnsi="Times New Roman" w:cs="Times New Roman"/>
        </w:rPr>
        <w:t xml:space="preserve"> </w:t>
      </w:r>
      <w:r w:rsidR="003D164C"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sidRPr="00A3320B">
        <w:rPr>
          <w:rFonts w:ascii="Times New Roman" w:hAnsi="Times New Roman" w:cs="Times New Roman"/>
        </w:rPr>
        <w:fldChar w:fldCharType="separate"/>
      </w:r>
      <w:r w:rsidR="001A22BB" w:rsidRPr="00A3320B">
        <w:rPr>
          <w:rFonts w:ascii="Times New Roman" w:hAnsi="Times New Roman" w:cs="Times New Roman"/>
          <w:noProof/>
        </w:rPr>
        <w:t>(Henn et al., 2018)</w:t>
      </w:r>
      <w:r w:rsidR="003D164C" w:rsidRPr="00A3320B">
        <w:rPr>
          <w:rFonts w:ascii="Times New Roman" w:hAnsi="Times New Roman" w:cs="Times New Roman"/>
        </w:rPr>
        <w:fldChar w:fldCharType="end"/>
      </w:r>
      <w:r w:rsidR="008231EE" w:rsidRPr="00A3320B">
        <w:rPr>
          <w:rFonts w:ascii="Times New Roman" w:hAnsi="Times New Roman" w:cs="Times New Roman"/>
        </w:rPr>
        <w:t xml:space="preserve">. </w:t>
      </w:r>
    </w:p>
    <w:p w14:paraId="2C8FC134" w14:textId="03D807B8" w:rsidR="008231EE" w:rsidRPr="00A3320B" w:rsidRDefault="003D164C" w:rsidP="003D164C">
      <w:pPr>
        <w:rPr>
          <w:rFonts w:ascii="Times New Roman" w:hAnsi="Times New Roman" w:cs="Times New Roman"/>
        </w:rPr>
      </w:pPr>
      <w:r w:rsidRPr="00A3320B">
        <w:rPr>
          <w:rFonts w:ascii="Times New Roman" w:hAnsi="Times New Roman" w:cs="Times New Roman"/>
          <w:i/>
        </w:rPr>
        <w:t>Table B</w:t>
      </w:r>
      <w:r w:rsidR="00543A9F" w:rsidRPr="00A3320B">
        <w:rPr>
          <w:rFonts w:ascii="Times New Roman" w:hAnsi="Times New Roman" w:cs="Times New Roman"/>
          <w:i/>
        </w:rPr>
        <w:t>3</w:t>
      </w:r>
      <w:r w:rsidRPr="00A3320B">
        <w:rPr>
          <w:rFonts w:ascii="Times New Roman" w:hAnsi="Times New Roman" w:cs="Times New Roman"/>
          <w:i/>
        </w:rPr>
        <w:t xml:space="preserve">. Annual precipitation estimates for water years (WY) </w:t>
      </w:r>
      <w:r w:rsidR="00B5689D" w:rsidRPr="00A3320B">
        <w:rPr>
          <w:rFonts w:ascii="Times New Roman" w:hAnsi="Times New Roman" w:cs="Times New Roman"/>
          <w:i/>
        </w:rPr>
        <w:t>2016 through</w:t>
      </w:r>
      <w:r w:rsidRPr="00A3320B">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A3320B"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A3320B" w14:paraId="6724A683" w14:textId="77777777" w:rsidTr="00641B54">
        <w:tc>
          <w:tcPr>
            <w:tcW w:w="2785" w:type="dxa"/>
          </w:tcPr>
          <w:p w14:paraId="1C24154E" w14:textId="77777777" w:rsidR="005E034E" w:rsidRPr="00A3320B" w:rsidRDefault="005E034E" w:rsidP="006E43F2">
            <w:pPr>
              <w:rPr>
                <w:rFonts w:ascii="Times New Roman" w:hAnsi="Times New Roman" w:cs="Times New Roman"/>
              </w:rPr>
            </w:pPr>
          </w:p>
        </w:tc>
        <w:tc>
          <w:tcPr>
            <w:tcW w:w="1530" w:type="dxa"/>
          </w:tcPr>
          <w:p w14:paraId="031A3B0A" w14:textId="407D9049"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2016</w:t>
            </w:r>
          </w:p>
        </w:tc>
        <w:tc>
          <w:tcPr>
            <w:tcW w:w="1710" w:type="dxa"/>
          </w:tcPr>
          <w:p w14:paraId="2F520497" w14:textId="48A1D2A1"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2017</w:t>
            </w:r>
          </w:p>
        </w:tc>
        <w:tc>
          <w:tcPr>
            <w:tcW w:w="1620" w:type="dxa"/>
          </w:tcPr>
          <w:p w14:paraId="7886D19F" w14:textId="7C5B2F3C" w:rsidR="005E034E" w:rsidRPr="00A3320B" w:rsidRDefault="005E034E" w:rsidP="0021536B">
            <w:pPr>
              <w:jc w:val="center"/>
              <w:rPr>
                <w:rFonts w:ascii="Times New Roman" w:hAnsi="Times New Roman" w:cs="Times New Roman"/>
                <w:b/>
              </w:rPr>
            </w:pPr>
            <w:r w:rsidRPr="00A3320B">
              <w:rPr>
                <w:rFonts w:ascii="Times New Roman" w:hAnsi="Times New Roman" w:cs="Times New Roman"/>
                <w:b/>
              </w:rPr>
              <w:t>WY 2018</w:t>
            </w:r>
          </w:p>
        </w:tc>
      </w:tr>
      <w:tr w:rsidR="005E034E" w:rsidRPr="00A3320B" w14:paraId="4428E080" w14:textId="77777777" w:rsidTr="00641B54">
        <w:tc>
          <w:tcPr>
            <w:tcW w:w="2785" w:type="dxa"/>
          </w:tcPr>
          <w:p w14:paraId="0414E33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ICB</w:t>
            </w:r>
          </w:p>
        </w:tc>
        <w:tc>
          <w:tcPr>
            <w:tcW w:w="1530" w:type="dxa"/>
          </w:tcPr>
          <w:p w14:paraId="5E76EC63" w14:textId="01D4C827" w:rsidR="005E034E" w:rsidRPr="00A3320B" w:rsidRDefault="00310C77" w:rsidP="0021536B">
            <w:pPr>
              <w:jc w:val="center"/>
              <w:rPr>
                <w:rFonts w:ascii="Times New Roman" w:hAnsi="Times New Roman" w:cs="Times New Roman"/>
              </w:rPr>
            </w:pPr>
            <w:r w:rsidRPr="00A3320B">
              <w:rPr>
                <w:rFonts w:ascii="Times New Roman" w:hAnsi="Times New Roman" w:cs="Times New Roman"/>
              </w:rPr>
              <w:t>5</w:t>
            </w:r>
            <w:r w:rsidR="00CA3391" w:rsidRPr="00A3320B">
              <w:rPr>
                <w:rFonts w:ascii="Times New Roman" w:hAnsi="Times New Roman" w:cs="Times New Roman"/>
              </w:rPr>
              <w:t>8</w:t>
            </w:r>
            <w:r w:rsidRPr="00A3320B">
              <w:rPr>
                <w:rFonts w:ascii="Times New Roman" w:hAnsi="Times New Roman" w:cs="Times New Roman"/>
              </w:rPr>
              <w:t>0 mm</w:t>
            </w:r>
          </w:p>
        </w:tc>
        <w:tc>
          <w:tcPr>
            <w:tcW w:w="1710" w:type="dxa"/>
          </w:tcPr>
          <w:p w14:paraId="305D2625" w14:textId="20349EC1" w:rsidR="005E034E" w:rsidRPr="00A3320B" w:rsidRDefault="005E034E" w:rsidP="0021536B">
            <w:pPr>
              <w:jc w:val="center"/>
              <w:rPr>
                <w:rFonts w:ascii="Times New Roman" w:hAnsi="Times New Roman" w:cs="Times New Roman"/>
              </w:rPr>
            </w:pPr>
            <w:del w:id="165" w:author="Stevens, Jens T" w:date="2019-11-05T17:04:00Z">
              <w:r w:rsidRPr="00A3320B" w:rsidDel="00AE1FF5">
                <w:rPr>
                  <w:rFonts w:ascii="Times New Roman" w:hAnsi="Times New Roman" w:cs="Times New Roman"/>
                </w:rPr>
                <w:delText xml:space="preserve">1130 </w:delText>
              </w:r>
            </w:del>
            <w:ins w:id="166" w:author="Stevens, Jens T" w:date="2019-11-05T17:04:00Z">
              <w:r w:rsidR="00AE1FF5">
                <w:rPr>
                  <w:rFonts w:ascii="Times New Roman" w:hAnsi="Times New Roman" w:cs="Times New Roman"/>
                </w:rPr>
                <w:t>1102</w:t>
              </w:r>
              <w:r w:rsidR="00AE1FF5" w:rsidRPr="00A3320B">
                <w:rPr>
                  <w:rFonts w:ascii="Times New Roman" w:hAnsi="Times New Roman" w:cs="Times New Roman"/>
                </w:rPr>
                <w:t xml:space="preserve"> </w:t>
              </w:r>
            </w:ins>
            <w:r w:rsidRPr="00A3320B">
              <w:rPr>
                <w:rFonts w:ascii="Times New Roman" w:hAnsi="Times New Roman" w:cs="Times New Roman"/>
              </w:rPr>
              <w:t>mm</w:t>
            </w:r>
          </w:p>
        </w:tc>
        <w:tc>
          <w:tcPr>
            <w:tcW w:w="1620" w:type="dxa"/>
          </w:tcPr>
          <w:p w14:paraId="008D34A2" w14:textId="2BC558E4" w:rsidR="005E034E" w:rsidRPr="00A3320B" w:rsidRDefault="005E034E" w:rsidP="0021536B">
            <w:pPr>
              <w:jc w:val="center"/>
              <w:rPr>
                <w:rFonts w:ascii="Times New Roman" w:hAnsi="Times New Roman" w:cs="Times New Roman"/>
              </w:rPr>
            </w:pPr>
            <w:del w:id="167" w:author="Stevens, Jens T" w:date="2019-11-05T17:06:00Z">
              <w:r w:rsidRPr="00A3320B" w:rsidDel="00AE1FF5">
                <w:rPr>
                  <w:rFonts w:ascii="Times New Roman" w:hAnsi="Times New Roman" w:cs="Times New Roman"/>
                </w:rPr>
                <w:delText xml:space="preserve">560 </w:delText>
              </w:r>
            </w:del>
            <w:ins w:id="168" w:author="Stevens, Jens T" w:date="2019-11-05T17:06:00Z">
              <w:r w:rsidR="00AE1FF5">
                <w:rPr>
                  <w:rFonts w:ascii="Times New Roman" w:hAnsi="Times New Roman" w:cs="Times New Roman"/>
                </w:rPr>
                <w:t>563</w:t>
              </w:r>
              <w:r w:rsidR="00AE1FF5" w:rsidRPr="00A3320B">
                <w:rPr>
                  <w:rFonts w:ascii="Times New Roman" w:hAnsi="Times New Roman" w:cs="Times New Roman"/>
                </w:rPr>
                <w:t xml:space="preserve"> </w:t>
              </w:r>
            </w:ins>
            <w:r w:rsidRPr="00A3320B">
              <w:rPr>
                <w:rFonts w:ascii="Times New Roman" w:hAnsi="Times New Roman" w:cs="Times New Roman"/>
              </w:rPr>
              <w:t>mm</w:t>
            </w:r>
          </w:p>
        </w:tc>
      </w:tr>
      <w:tr w:rsidR="005E034E" w:rsidRPr="00A3320B" w14:paraId="33F62C1F" w14:textId="77777777" w:rsidTr="00641B54">
        <w:tc>
          <w:tcPr>
            <w:tcW w:w="2785" w:type="dxa"/>
          </w:tcPr>
          <w:p w14:paraId="6F396A70"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ICB</w:t>
            </w:r>
          </w:p>
        </w:tc>
        <w:tc>
          <w:tcPr>
            <w:tcW w:w="1530" w:type="dxa"/>
          </w:tcPr>
          <w:p w14:paraId="1C4E09D2" w14:textId="6E39C561"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1028 mm</w:t>
            </w:r>
          </w:p>
        </w:tc>
        <w:tc>
          <w:tcPr>
            <w:tcW w:w="1710" w:type="dxa"/>
          </w:tcPr>
          <w:p w14:paraId="08B52B20" w14:textId="3956193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2017 mm</w:t>
            </w:r>
          </w:p>
        </w:tc>
        <w:tc>
          <w:tcPr>
            <w:tcW w:w="1620" w:type="dxa"/>
          </w:tcPr>
          <w:p w14:paraId="29441569"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797 mm</w:t>
            </w:r>
          </w:p>
        </w:tc>
      </w:tr>
      <w:tr w:rsidR="005E034E" w:rsidRPr="00A3320B" w14:paraId="58DC99ED" w14:textId="77777777" w:rsidTr="00641B54">
        <w:tc>
          <w:tcPr>
            <w:tcW w:w="2785" w:type="dxa"/>
          </w:tcPr>
          <w:p w14:paraId="060765FA"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Weather Station, SCB</w:t>
            </w:r>
          </w:p>
        </w:tc>
        <w:tc>
          <w:tcPr>
            <w:tcW w:w="1530" w:type="dxa"/>
          </w:tcPr>
          <w:p w14:paraId="17030F8C" w14:textId="2BCBFB0D"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64DFCA96" w14:textId="18A7A6DB" w:rsidR="005E034E" w:rsidRPr="00A3320B" w:rsidRDefault="005E034E" w:rsidP="0021536B">
            <w:pPr>
              <w:jc w:val="center"/>
              <w:rPr>
                <w:rFonts w:ascii="Times New Roman" w:hAnsi="Times New Roman" w:cs="Times New Roman"/>
              </w:rPr>
            </w:pPr>
            <w:del w:id="169" w:author="Stevens, Jens T" w:date="2019-11-05T17:04:00Z">
              <w:r w:rsidRPr="00A3320B" w:rsidDel="00AE1FF5">
                <w:rPr>
                  <w:rFonts w:ascii="Times New Roman" w:hAnsi="Times New Roman" w:cs="Times New Roman"/>
                </w:rPr>
                <w:delText xml:space="preserve">780 </w:delText>
              </w:r>
            </w:del>
            <w:ins w:id="170" w:author="Stevens, Jens T" w:date="2019-11-05T17:04:00Z">
              <w:r w:rsidR="00AE1FF5">
                <w:rPr>
                  <w:rFonts w:ascii="Times New Roman" w:hAnsi="Times New Roman" w:cs="Times New Roman"/>
                </w:rPr>
                <w:t>761</w:t>
              </w:r>
              <w:r w:rsidR="00AE1FF5" w:rsidRPr="00A3320B">
                <w:rPr>
                  <w:rFonts w:ascii="Times New Roman" w:hAnsi="Times New Roman" w:cs="Times New Roman"/>
                </w:rPr>
                <w:t xml:space="preserve"> </w:t>
              </w:r>
            </w:ins>
            <w:r w:rsidRPr="00A3320B">
              <w:rPr>
                <w:rFonts w:ascii="Times New Roman" w:hAnsi="Times New Roman" w:cs="Times New Roman"/>
              </w:rPr>
              <w:t>mm</w:t>
            </w:r>
          </w:p>
        </w:tc>
        <w:tc>
          <w:tcPr>
            <w:tcW w:w="1620" w:type="dxa"/>
          </w:tcPr>
          <w:p w14:paraId="786BC11E" w14:textId="491B6492" w:rsidR="005E034E" w:rsidRPr="00A3320B" w:rsidRDefault="005E034E" w:rsidP="0021536B">
            <w:pPr>
              <w:jc w:val="center"/>
              <w:rPr>
                <w:rFonts w:ascii="Times New Roman" w:hAnsi="Times New Roman" w:cs="Times New Roman"/>
              </w:rPr>
            </w:pPr>
            <w:del w:id="171" w:author="Stevens, Jens T" w:date="2019-11-05T17:06:00Z">
              <w:r w:rsidRPr="00A3320B" w:rsidDel="00AE1FF5">
                <w:rPr>
                  <w:rFonts w:ascii="Times New Roman" w:hAnsi="Times New Roman" w:cs="Times New Roman"/>
                </w:rPr>
                <w:delText xml:space="preserve">490 </w:delText>
              </w:r>
            </w:del>
            <w:ins w:id="172" w:author="Stevens, Jens T" w:date="2019-11-05T17:06:00Z">
              <w:r w:rsidR="00AE1FF5">
                <w:rPr>
                  <w:rFonts w:ascii="Times New Roman" w:hAnsi="Times New Roman" w:cs="Times New Roman"/>
                </w:rPr>
                <w:t>487</w:t>
              </w:r>
              <w:r w:rsidR="00AE1FF5" w:rsidRPr="00A3320B">
                <w:rPr>
                  <w:rFonts w:ascii="Times New Roman" w:hAnsi="Times New Roman" w:cs="Times New Roman"/>
                </w:rPr>
                <w:t xml:space="preserve"> </w:t>
              </w:r>
            </w:ins>
            <w:r w:rsidRPr="00A3320B">
              <w:rPr>
                <w:rFonts w:ascii="Times New Roman" w:hAnsi="Times New Roman" w:cs="Times New Roman"/>
              </w:rPr>
              <w:t>mm</w:t>
            </w:r>
          </w:p>
        </w:tc>
      </w:tr>
      <w:tr w:rsidR="005E034E" w:rsidRPr="00A3320B" w14:paraId="35DE70B4" w14:textId="77777777" w:rsidTr="00641B54">
        <w:tc>
          <w:tcPr>
            <w:tcW w:w="2785" w:type="dxa"/>
          </w:tcPr>
          <w:p w14:paraId="220A070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 SCB</w:t>
            </w:r>
          </w:p>
        </w:tc>
        <w:tc>
          <w:tcPr>
            <w:tcW w:w="1530" w:type="dxa"/>
          </w:tcPr>
          <w:p w14:paraId="7E0D8A98" w14:textId="6EA7EBB6" w:rsidR="005E034E" w:rsidRPr="00A3320B" w:rsidRDefault="009E3B6B" w:rsidP="0021536B">
            <w:pPr>
              <w:jc w:val="center"/>
              <w:rPr>
                <w:rFonts w:ascii="Times New Roman" w:hAnsi="Times New Roman" w:cs="Times New Roman"/>
              </w:rPr>
            </w:pPr>
            <w:r w:rsidRPr="00A3320B">
              <w:rPr>
                <w:rFonts w:ascii="Times New Roman" w:hAnsi="Times New Roman" w:cs="Times New Roman"/>
              </w:rPr>
              <w:t>843 mm</w:t>
            </w:r>
          </w:p>
        </w:tc>
        <w:tc>
          <w:tcPr>
            <w:tcW w:w="1710" w:type="dxa"/>
          </w:tcPr>
          <w:p w14:paraId="75BC1032" w14:textId="371334D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1491 mm</w:t>
            </w:r>
          </w:p>
        </w:tc>
        <w:tc>
          <w:tcPr>
            <w:tcW w:w="1620" w:type="dxa"/>
          </w:tcPr>
          <w:p w14:paraId="4AC65602"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673 mm</w:t>
            </w:r>
          </w:p>
        </w:tc>
      </w:tr>
      <w:tr w:rsidR="005E034E" w:rsidRPr="00A3320B" w14:paraId="39C30A01" w14:textId="77777777" w:rsidTr="00641B54">
        <w:tc>
          <w:tcPr>
            <w:tcW w:w="2785" w:type="dxa"/>
          </w:tcPr>
          <w:p w14:paraId="31968B66" w14:textId="3918BC40" w:rsidR="005E034E" w:rsidRPr="00A3320B" w:rsidRDefault="005E034E" w:rsidP="00641B54">
            <w:pPr>
              <w:rPr>
                <w:rFonts w:ascii="Times New Roman" w:hAnsi="Times New Roman" w:cs="Times New Roman"/>
              </w:rPr>
            </w:pPr>
            <w:r w:rsidRPr="00A3320B">
              <w:rPr>
                <w:rFonts w:ascii="Times New Roman" w:hAnsi="Times New Roman" w:cs="Times New Roman"/>
              </w:rPr>
              <w:t xml:space="preserve">ICB/SCB, </w:t>
            </w:r>
            <w:r w:rsidR="00641B54" w:rsidRPr="00A3320B">
              <w:rPr>
                <w:rFonts w:ascii="Times New Roman" w:hAnsi="Times New Roman" w:cs="Times New Roman"/>
              </w:rPr>
              <w:t>Weather Stations</w:t>
            </w:r>
            <w:r w:rsidRPr="00A3320B">
              <w:rPr>
                <w:rFonts w:ascii="Times New Roman" w:hAnsi="Times New Roman" w:cs="Times New Roman"/>
              </w:rPr>
              <w:t>.</w:t>
            </w:r>
          </w:p>
        </w:tc>
        <w:tc>
          <w:tcPr>
            <w:tcW w:w="1530" w:type="dxa"/>
          </w:tcPr>
          <w:p w14:paraId="36180FBD" w14:textId="5E4AE2A3"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776E9201" w14:textId="688AF64E"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1.45</w:t>
            </w:r>
          </w:p>
        </w:tc>
        <w:tc>
          <w:tcPr>
            <w:tcW w:w="1620" w:type="dxa"/>
          </w:tcPr>
          <w:p w14:paraId="67E43B47" w14:textId="1A5D16C9" w:rsidR="005E034E" w:rsidRPr="00A3320B" w:rsidRDefault="005E034E" w:rsidP="0021536B">
            <w:pPr>
              <w:jc w:val="center"/>
              <w:rPr>
                <w:rFonts w:ascii="Times New Roman" w:hAnsi="Times New Roman" w:cs="Times New Roman"/>
              </w:rPr>
            </w:pPr>
            <w:del w:id="173" w:author="Stevens, Jens T" w:date="2019-11-05T17:06:00Z">
              <w:r w:rsidRPr="00A3320B" w:rsidDel="00AE1FF5">
                <w:rPr>
                  <w:rFonts w:ascii="Times New Roman" w:hAnsi="Times New Roman" w:cs="Times New Roman"/>
                </w:rPr>
                <w:delText>1.14</w:delText>
              </w:r>
            </w:del>
            <w:ins w:id="174" w:author="Stevens, Jens T" w:date="2019-11-05T17:06:00Z">
              <w:r w:rsidR="00AE1FF5">
                <w:rPr>
                  <w:rFonts w:ascii="Times New Roman" w:hAnsi="Times New Roman" w:cs="Times New Roman"/>
                </w:rPr>
                <w:t>1.16</w:t>
              </w:r>
            </w:ins>
          </w:p>
        </w:tc>
      </w:tr>
      <w:tr w:rsidR="005E034E" w:rsidRPr="00A3320B" w14:paraId="71367599" w14:textId="77777777" w:rsidTr="00641B54">
        <w:tc>
          <w:tcPr>
            <w:tcW w:w="2785" w:type="dxa"/>
          </w:tcPr>
          <w:p w14:paraId="0A63A1D5"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ICB/SCB, PRISM</w:t>
            </w:r>
          </w:p>
        </w:tc>
        <w:tc>
          <w:tcPr>
            <w:tcW w:w="1530" w:type="dxa"/>
          </w:tcPr>
          <w:p w14:paraId="00D0777B" w14:textId="5DC35DCE" w:rsidR="005E034E" w:rsidRPr="00A3320B" w:rsidRDefault="009E3B6B" w:rsidP="0021536B">
            <w:pPr>
              <w:jc w:val="center"/>
              <w:rPr>
                <w:rFonts w:ascii="Times New Roman" w:hAnsi="Times New Roman" w:cs="Times New Roman"/>
              </w:rPr>
            </w:pPr>
            <w:r w:rsidRPr="00A3320B">
              <w:rPr>
                <w:rFonts w:ascii="Times New Roman" w:hAnsi="Times New Roman" w:cs="Times New Roman"/>
              </w:rPr>
              <w:t>1.22</w:t>
            </w:r>
          </w:p>
        </w:tc>
        <w:tc>
          <w:tcPr>
            <w:tcW w:w="1710" w:type="dxa"/>
          </w:tcPr>
          <w:p w14:paraId="2B441736" w14:textId="542093BC"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1.35</w:t>
            </w:r>
          </w:p>
        </w:tc>
        <w:tc>
          <w:tcPr>
            <w:tcW w:w="1620" w:type="dxa"/>
          </w:tcPr>
          <w:p w14:paraId="6E3B3A3F"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1.19</w:t>
            </w:r>
          </w:p>
        </w:tc>
      </w:tr>
      <w:tr w:rsidR="005E034E" w:rsidRPr="00A3320B" w14:paraId="5B6EE126" w14:textId="77777777" w:rsidTr="00641B54">
        <w:tc>
          <w:tcPr>
            <w:tcW w:w="2785" w:type="dxa"/>
          </w:tcPr>
          <w:p w14:paraId="514A7261"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ICB</w:t>
            </w:r>
          </w:p>
        </w:tc>
        <w:tc>
          <w:tcPr>
            <w:tcW w:w="1530" w:type="dxa"/>
          </w:tcPr>
          <w:p w14:paraId="681F2944" w14:textId="22EE8C64" w:rsidR="005E034E" w:rsidRPr="00A3320B" w:rsidRDefault="00310C77" w:rsidP="0021536B">
            <w:pPr>
              <w:jc w:val="center"/>
              <w:rPr>
                <w:rFonts w:ascii="Times New Roman" w:hAnsi="Times New Roman" w:cs="Times New Roman"/>
              </w:rPr>
            </w:pPr>
            <w:r w:rsidRPr="00A3320B">
              <w:rPr>
                <w:rFonts w:ascii="Times New Roman" w:hAnsi="Times New Roman" w:cs="Times New Roman"/>
              </w:rPr>
              <w:t>1.</w:t>
            </w:r>
            <w:r w:rsidR="00CA3391" w:rsidRPr="00A3320B">
              <w:rPr>
                <w:rFonts w:ascii="Times New Roman" w:hAnsi="Times New Roman" w:cs="Times New Roman"/>
              </w:rPr>
              <w:t>77</w:t>
            </w:r>
          </w:p>
        </w:tc>
        <w:tc>
          <w:tcPr>
            <w:tcW w:w="1710" w:type="dxa"/>
          </w:tcPr>
          <w:p w14:paraId="3012E08F" w14:textId="70F206AF" w:rsidR="005E034E" w:rsidRPr="00A3320B" w:rsidRDefault="005E034E" w:rsidP="0021536B">
            <w:pPr>
              <w:jc w:val="center"/>
              <w:rPr>
                <w:rFonts w:ascii="Times New Roman" w:hAnsi="Times New Roman" w:cs="Times New Roman"/>
              </w:rPr>
            </w:pPr>
            <w:del w:id="175" w:author="Stevens, Jens T" w:date="2019-11-05T17:05:00Z">
              <w:r w:rsidRPr="00A3320B" w:rsidDel="00AE1FF5">
                <w:rPr>
                  <w:rFonts w:ascii="Times New Roman" w:hAnsi="Times New Roman" w:cs="Times New Roman"/>
                </w:rPr>
                <w:delText>1.78</w:delText>
              </w:r>
            </w:del>
            <w:ins w:id="176" w:author="Stevens, Jens T" w:date="2019-11-05T17:05:00Z">
              <w:r w:rsidR="00AE1FF5">
                <w:rPr>
                  <w:rFonts w:ascii="Times New Roman" w:hAnsi="Times New Roman" w:cs="Times New Roman"/>
                </w:rPr>
                <w:t>1.83</w:t>
              </w:r>
            </w:ins>
          </w:p>
        </w:tc>
        <w:tc>
          <w:tcPr>
            <w:tcW w:w="1620" w:type="dxa"/>
          </w:tcPr>
          <w:p w14:paraId="5F3DA850" w14:textId="77777777" w:rsidR="005E034E" w:rsidRPr="00A3320B" w:rsidRDefault="005E034E" w:rsidP="0021536B">
            <w:pPr>
              <w:jc w:val="center"/>
              <w:rPr>
                <w:rFonts w:ascii="Times New Roman" w:hAnsi="Times New Roman" w:cs="Times New Roman"/>
              </w:rPr>
            </w:pPr>
            <w:r w:rsidRPr="00A3320B">
              <w:rPr>
                <w:rFonts w:ascii="Times New Roman" w:hAnsi="Times New Roman" w:cs="Times New Roman"/>
              </w:rPr>
              <w:t>1.42</w:t>
            </w:r>
          </w:p>
        </w:tc>
      </w:tr>
      <w:tr w:rsidR="005E034E" w:rsidRPr="00A3320B" w14:paraId="20C0775C" w14:textId="77777777" w:rsidTr="00641B54">
        <w:tc>
          <w:tcPr>
            <w:tcW w:w="2785" w:type="dxa"/>
          </w:tcPr>
          <w:p w14:paraId="47C051B6" w14:textId="77777777" w:rsidR="005E034E" w:rsidRPr="00A3320B" w:rsidRDefault="005E034E" w:rsidP="006E43F2">
            <w:pPr>
              <w:rPr>
                <w:rFonts w:ascii="Times New Roman" w:hAnsi="Times New Roman" w:cs="Times New Roman"/>
              </w:rPr>
            </w:pPr>
            <w:r w:rsidRPr="00A3320B">
              <w:rPr>
                <w:rFonts w:ascii="Times New Roman" w:hAnsi="Times New Roman" w:cs="Times New Roman"/>
              </w:rPr>
              <w:t>PRISM/Station, SCB</w:t>
            </w:r>
          </w:p>
        </w:tc>
        <w:tc>
          <w:tcPr>
            <w:tcW w:w="1530" w:type="dxa"/>
          </w:tcPr>
          <w:p w14:paraId="38B26268" w14:textId="5419A614" w:rsidR="005E034E" w:rsidRPr="00A3320B" w:rsidRDefault="005E034E" w:rsidP="0021536B">
            <w:pPr>
              <w:jc w:val="center"/>
              <w:rPr>
                <w:rFonts w:ascii="Times New Roman" w:hAnsi="Times New Roman" w:cs="Times New Roman"/>
              </w:rPr>
            </w:pPr>
            <w:r w:rsidRPr="00A3320B">
              <w:rPr>
                <w:rFonts w:ascii="Times New Roman" w:hAnsi="Times New Roman" w:cs="Times New Roman"/>
              </w:rPr>
              <w:t>NA</w:t>
            </w:r>
          </w:p>
        </w:tc>
        <w:tc>
          <w:tcPr>
            <w:tcW w:w="1710" w:type="dxa"/>
          </w:tcPr>
          <w:p w14:paraId="380B83F7" w14:textId="31001C33" w:rsidR="005E034E" w:rsidRPr="00A3320B" w:rsidRDefault="005E034E" w:rsidP="0021536B">
            <w:pPr>
              <w:jc w:val="center"/>
              <w:rPr>
                <w:rFonts w:ascii="Times New Roman" w:hAnsi="Times New Roman" w:cs="Times New Roman"/>
              </w:rPr>
            </w:pPr>
            <w:del w:id="177" w:author="Stevens, Jens T" w:date="2019-11-05T17:05:00Z">
              <w:r w:rsidRPr="00A3320B" w:rsidDel="00AE1FF5">
                <w:rPr>
                  <w:rFonts w:ascii="Times New Roman" w:hAnsi="Times New Roman" w:cs="Times New Roman"/>
                </w:rPr>
                <w:delText>1.9</w:delText>
              </w:r>
              <w:r w:rsidR="00C53F75" w:rsidRPr="00A3320B" w:rsidDel="00AE1FF5">
                <w:rPr>
                  <w:rFonts w:ascii="Times New Roman" w:hAnsi="Times New Roman" w:cs="Times New Roman"/>
                </w:rPr>
                <w:delText>6</w:delText>
              </w:r>
            </w:del>
            <w:ins w:id="178" w:author="Stevens, Jens T" w:date="2019-11-05T17:05:00Z">
              <w:r w:rsidR="00AE1FF5">
                <w:rPr>
                  <w:rFonts w:ascii="Times New Roman" w:hAnsi="Times New Roman" w:cs="Times New Roman"/>
                </w:rPr>
                <w:t>2.65</w:t>
              </w:r>
            </w:ins>
          </w:p>
        </w:tc>
        <w:tc>
          <w:tcPr>
            <w:tcW w:w="1620" w:type="dxa"/>
          </w:tcPr>
          <w:p w14:paraId="2CD27432" w14:textId="6D6C6252" w:rsidR="005E034E" w:rsidRPr="00A3320B" w:rsidRDefault="005E034E" w:rsidP="0021536B">
            <w:pPr>
              <w:jc w:val="center"/>
              <w:rPr>
                <w:rFonts w:ascii="Times New Roman" w:hAnsi="Times New Roman" w:cs="Times New Roman"/>
              </w:rPr>
            </w:pPr>
            <w:del w:id="179" w:author="Stevens, Jens T" w:date="2019-11-05T17:06:00Z">
              <w:r w:rsidRPr="00A3320B" w:rsidDel="00AE1FF5">
                <w:rPr>
                  <w:rFonts w:ascii="Times New Roman" w:hAnsi="Times New Roman" w:cs="Times New Roman"/>
                </w:rPr>
                <w:delText>1.37</w:delText>
              </w:r>
            </w:del>
            <w:ins w:id="180" w:author="Stevens, Jens T" w:date="2019-11-05T17:06:00Z">
              <w:r w:rsidR="00AE1FF5">
                <w:rPr>
                  <w:rFonts w:ascii="Times New Roman" w:hAnsi="Times New Roman" w:cs="Times New Roman"/>
                </w:rPr>
                <w:t>1.63</w:t>
              </w:r>
            </w:ins>
          </w:p>
        </w:tc>
      </w:tr>
    </w:tbl>
    <w:p w14:paraId="2A5536BC" w14:textId="77777777" w:rsidR="00641B54" w:rsidRPr="00A3320B" w:rsidRDefault="00641B54" w:rsidP="00641B54">
      <w:pPr>
        <w:rPr>
          <w:rFonts w:ascii="Times New Roman" w:hAnsi="Times New Roman" w:cs="Times New Roman"/>
          <w:i/>
        </w:rPr>
      </w:pPr>
    </w:p>
    <w:p w14:paraId="6EB0398F" w14:textId="694E8BA6" w:rsidR="00CE24C2" w:rsidRPr="00A3320B" w:rsidRDefault="00CE24C2">
      <w:pPr>
        <w:rPr>
          <w:rFonts w:ascii="Times New Roman" w:hAnsi="Times New Roman" w:cs="Times New Roman"/>
          <w:color w:val="000000" w:themeColor="text1"/>
        </w:rPr>
      </w:pPr>
      <w:r w:rsidRPr="00A3320B">
        <w:rPr>
          <w:rFonts w:ascii="Times New Roman" w:hAnsi="Times New Roman" w:cs="Times New Roman"/>
          <w:color w:val="000000" w:themeColor="text1"/>
        </w:rPr>
        <w:br w:type="page"/>
      </w:r>
    </w:p>
    <w:p w14:paraId="10D0FA98" w14:textId="71C24E56" w:rsidR="00CF5D1A" w:rsidRPr="00A3320B" w:rsidRDefault="00E27FF8" w:rsidP="00E27FF8">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Most</w:t>
      </w:r>
      <w:r w:rsidR="00CF5D1A" w:rsidRPr="00A3320B">
        <w:rPr>
          <w:rFonts w:ascii="Times New Roman" w:hAnsi="Times New Roman" w:cs="Times New Roman"/>
          <w:color w:val="000000" w:themeColor="text1"/>
        </w:rPr>
        <w:t xml:space="preserve"> precipitation</w:t>
      </w:r>
      <w:r w:rsidRPr="00A3320B">
        <w:rPr>
          <w:rFonts w:ascii="Times New Roman" w:hAnsi="Times New Roman" w:cs="Times New Roman"/>
          <w:color w:val="000000" w:themeColor="text1"/>
        </w:rPr>
        <w:t xml:space="preserve"> in both basins</w:t>
      </w:r>
      <w:r w:rsidR="00CF5D1A" w:rsidRPr="00A3320B">
        <w:rPr>
          <w:rFonts w:ascii="Times New Roman" w:hAnsi="Times New Roman" w:cs="Times New Roman"/>
          <w:color w:val="000000" w:themeColor="text1"/>
        </w:rPr>
        <w:t xml:space="preserve"> is in the form of snow</w:t>
      </w:r>
      <w:r w:rsidRPr="00A3320B">
        <w:rPr>
          <w:rFonts w:ascii="Times New Roman" w:hAnsi="Times New Roman" w:cs="Times New Roman"/>
          <w:color w:val="000000" w:themeColor="text1"/>
        </w:rPr>
        <w:t xml:space="preserve">, and the basins had different </w:t>
      </w:r>
      <w:r w:rsidR="00CF5D1A" w:rsidRPr="00A3320B">
        <w:rPr>
          <w:rFonts w:ascii="Times New Roman" w:hAnsi="Times New Roman" w:cs="Times New Roman"/>
          <w:color w:val="000000" w:themeColor="text1"/>
        </w:rPr>
        <w:t>snowpack depth</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 (Figure </w:t>
      </w:r>
      <w:r w:rsidR="000B70F7" w:rsidRPr="00A3320B">
        <w:rPr>
          <w:rFonts w:ascii="Times New Roman" w:hAnsi="Times New Roman" w:cs="Times New Roman"/>
          <w:color w:val="000000" w:themeColor="text1"/>
        </w:rPr>
        <w:t>B</w:t>
      </w:r>
      <w:r w:rsidR="001A15DD" w:rsidRPr="00A3320B">
        <w:rPr>
          <w:rFonts w:ascii="Times New Roman" w:hAnsi="Times New Roman" w:cs="Times New Roman"/>
          <w:color w:val="000000" w:themeColor="text1"/>
        </w:rPr>
        <w:t>3</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xml:space="preserve">now </w:t>
      </w:r>
      <w:r w:rsidR="007549F4" w:rsidRPr="00A3320B">
        <w:rPr>
          <w:rFonts w:ascii="Times New Roman" w:hAnsi="Times New Roman" w:cs="Times New Roman"/>
          <w:color w:val="000000" w:themeColor="text1"/>
        </w:rPr>
        <w:t>data</w:t>
      </w:r>
      <w:r w:rsidR="00CF5D1A" w:rsidRPr="00A3320B">
        <w:rPr>
          <w:rFonts w:ascii="Times New Roman" w:hAnsi="Times New Roman" w:cs="Times New Roman"/>
          <w:color w:val="000000" w:themeColor="text1"/>
        </w:rPr>
        <w:t xml:space="preserve"> </w:t>
      </w:r>
      <w:r w:rsidRPr="00A3320B">
        <w:rPr>
          <w:rFonts w:ascii="Times New Roman" w:hAnsi="Times New Roman" w:cs="Times New Roman"/>
          <w:color w:val="000000" w:themeColor="text1"/>
        </w:rPr>
        <w:t xml:space="preserve">in 2017 are incomplete for SCB because of periods of time when the snowpack covered the </w:t>
      </w:r>
      <w:r w:rsidR="00CF5D1A" w:rsidRPr="00A3320B">
        <w:rPr>
          <w:rFonts w:ascii="Times New Roman" w:hAnsi="Times New Roman" w:cs="Times New Roman"/>
          <w:color w:val="000000" w:themeColor="text1"/>
        </w:rPr>
        <w:t xml:space="preserve">cameras. </w:t>
      </w:r>
      <w:r w:rsidRPr="00A3320B">
        <w:rPr>
          <w:rFonts w:ascii="Times New Roman" w:hAnsi="Times New Roman" w:cs="Times New Roman"/>
          <w:color w:val="000000" w:themeColor="text1"/>
        </w:rPr>
        <w:t>Nonetheless, we estimate that</w:t>
      </w:r>
      <w:r w:rsidR="0036311B" w:rsidRPr="00A3320B">
        <w:rPr>
          <w:rFonts w:ascii="Times New Roman" w:hAnsi="Times New Roman" w:cs="Times New Roman"/>
          <w:color w:val="000000" w:themeColor="text1"/>
        </w:rPr>
        <w:t xml:space="preserve"> s</w:t>
      </w:r>
      <w:r w:rsidR="00CF5D1A" w:rsidRPr="00A3320B">
        <w:rPr>
          <w:rFonts w:ascii="Times New Roman" w:hAnsi="Times New Roman" w:cs="Times New Roman"/>
          <w:color w:val="000000" w:themeColor="text1"/>
        </w:rPr>
        <w:t xml:space="preserve">now depth was </w:t>
      </w:r>
      <w:r w:rsidRPr="00A3320B">
        <w:rPr>
          <w:rFonts w:ascii="Times New Roman" w:hAnsi="Times New Roman" w:cs="Times New Roman"/>
          <w:color w:val="000000" w:themeColor="text1"/>
        </w:rPr>
        <w:t xml:space="preserve">similar </w:t>
      </w:r>
      <w:r w:rsidR="00CF5D1A" w:rsidRPr="00A3320B">
        <w:rPr>
          <w:rFonts w:ascii="Times New Roman" w:hAnsi="Times New Roman" w:cs="Times New Roman"/>
          <w:color w:val="000000" w:themeColor="text1"/>
        </w:rPr>
        <w:t xml:space="preserve">between the two sites during </w:t>
      </w:r>
      <w:r w:rsidRPr="00A3320B">
        <w:rPr>
          <w:rFonts w:ascii="Times New Roman" w:hAnsi="Times New Roman" w:cs="Times New Roman"/>
          <w:color w:val="000000" w:themeColor="text1"/>
        </w:rPr>
        <w:t xml:space="preserve">the </w:t>
      </w:r>
      <w:r w:rsidR="0036311B" w:rsidRPr="00A3320B">
        <w:rPr>
          <w:rFonts w:ascii="Times New Roman" w:hAnsi="Times New Roman" w:cs="Times New Roman"/>
          <w:color w:val="000000" w:themeColor="text1"/>
        </w:rPr>
        <w:t xml:space="preserve">2017 and </w:t>
      </w:r>
      <w:r w:rsidR="00CF5D1A" w:rsidRPr="00A3320B">
        <w:rPr>
          <w:rFonts w:ascii="Times New Roman" w:hAnsi="Times New Roman" w:cs="Times New Roman"/>
          <w:color w:val="000000" w:themeColor="text1"/>
        </w:rPr>
        <w:t>2018 WY</w:t>
      </w:r>
      <w:r w:rsidR="0036311B" w:rsidRPr="00A3320B">
        <w:rPr>
          <w:rFonts w:ascii="Times New Roman" w:hAnsi="Times New Roman" w:cs="Times New Roman"/>
          <w:color w:val="000000" w:themeColor="text1"/>
        </w:rPr>
        <w:t>s</w:t>
      </w:r>
      <w:r w:rsidR="00CF5D1A" w:rsidRPr="00A3320B">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sidRPr="00A3320B">
        <w:rPr>
          <w:rFonts w:ascii="Times New Roman" w:hAnsi="Times New Roman" w:cs="Times New Roman"/>
          <w:color w:val="000000" w:themeColor="text1"/>
        </w:rPr>
        <w:t xml:space="preserve">points and error bars on </w:t>
      </w:r>
      <w:r w:rsidR="00CF5D1A" w:rsidRPr="00A3320B">
        <w:rPr>
          <w:rFonts w:ascii="Times New Roman" w:hAnsi="Times New Roman" w:cs="Times New Roman"/>
          <w:color w:val="000000" w:themeColor="text1"/>
        </w:rPr>
        <w:t xml:space="preserve">Figure </w:t>
      </w:r>
      <w:del w:id="181" w:author="Stevens, Jens T" w:date="2019-11-05T10:16:00Z">
        <w:r w:rsidR="000B70F7" w:rsidRPr="00A3320B" w:rsidDel="009549AA">
          <w:rPr>
            <w:rFonts w:ascii="Times New Roman" w:hAnsi="Times New Roman" w:cs="Times New Roman"/>
            <w:color w:val="000000" w:themeColor="text1"/>
          </w:rPr>
          <w:delText>B</w:delText>
        </w:r>
        <w:r w:rsidR="008F1C2F" w:rsidRPr="00A3320B" w:rsidDel="009549AA">
          <w:rPr>
            <w:rFonts w:ascii="Times New Roman" w:hAnsi="Times New Roman" w:cs="Times New Roman"/>
            <w:color w:val="000000" w:themeColor="text1"/>
          </w:rPr>
          <w:delText>2</w:delText>
        </w:r>
        <w:r w:rsidR="000B70F7" w:rsidRPr="00A3320B" w:rsidDel="009549AA">
          <w:rPr>
            <w:rFonts w:ascii="Times New Roman" w:hAnsi="Times New Roman" w:cs="Times New Roman"/>
            <w:color w:val="000000" w:themeColor="text1"/>
          </w:rPr>
          <w:delText xml:space="preserve"> </w:delText>
        </w:r>
      </w:del>
      <w:ins w:id="182" w:author="Stevens, Jens T" w:date="2019-11-05T10:16:00Z">
        <w:r w:rsidR="009549AA" w:rsidRPr="00A3320B">
          <w:rPr>
            <w:rFonts w:ascii="Times New Roman" w:hAnsi="Times New Roman" w:cs="Times New Roman"/>
            <w:color w:val="000000" w:themeColor="text1"/>
          </w:rPr>
          <w:t xml:space="preserve">B3 </w:t>
        </w:r>
      </w:ins>
      <w:r w:rsidR="000B70F7" w:rsidRPr="00A3320B">
        <w:rPr>
          <w:rFonts w:ascii="Times New Roman" w:hAnsi="Times New Roman" w:cs="Times New Roman"/>
          <w:color w:val="000000" w:themeColor="text1"/>
        </w:rPr>
        <w:t>for ICB</w:t>
      </w:r>
      <w:r w:rsidR="00CF5D1A" w:rsidRPr="00A3320B">
        <w:rPr>
          <w:rFonts w:ascii="Times New Roman" w:hAnsi="Times New Roman" w:cs="Times New Roman"/>
          <w:color w:val="000000" w:themeColor="text1"/>
        </w:rPr>
        <w:t>)</w:t>
      </w:r>
      <w:r w:rsidR="000B70F7" w:rsidRPr="00A3320B">
        <w:rPr>
          <w:rFonts w:ascii="Times New Roman" w:hAnsi="Times New Roman" w:cs="Times New Roman"/>
          <w:color w:val="000000" w:themeColor="text1"/>
        </w:rPr>
        <w:t>, but manual measurements were not made at SCB because the site was inaccessible in the winter</w:t>
      </w:r>
      <w:r w:rsidR="00CF5D1A" w:rsidRPr="00A3320B">
        <w:rPr>
          <w:rFonts w:ascii="Times New Roman" w:hAnsi="Times New Roman" w:cs="Times New Roman"/>
          <w:color w:val="000000" w:themeColor="text1"/>
        </w:rPr>
        <w:t>. For both locations and all water years, the wetland station had the greatest snow</w:t>
      </w:r>
      <w:r w:rsidRPr="00A3320B">
        <w:rPr>
          <w:rFonts w:ascii="Times New Roman" w:hAnsi="Times New Roman" w:cs="Times New Roman"/>
          <w:color w:val="000000" w:themeColor="text1"/>
        </w:rPr>
        <w:t>pack</w:t>
      </w:r>
      <w:r w:rsidR="00CF5D1A" w:rsidRPr="00A3320B">
        <w:rPr>
          <w:rFonts w:ascii="Times New Roman" w:hAnsi="Times New Roman" w:cs="Times New Roman"/>
          <w:color w:val="000000" w:themeColor="text1"/>
        </w:rPr>
        <w:t xml:space="preserve"> depth </w:t>
      </w:r>
      <w:r w:rsidRPr="00A3320B">
        <w:rPr>
          <w:rFonts w:ascii="Times New Roman" w:hAnsi="Times New Roman" w:cs="Times New Roman"/>
          <w:color w:val="000000" w:themeColor="text1"/>
        </w:rPr>
        <w:t xml:space="preserve">and </w:t>
      </w:r>
      <w:r w:rsidR="00CF5D1A" w:rsidRPr="00A3320B">
        <w:rPr>
          <w:rFonts w:ascii="Times New Roman" w:hAnsi="Times New Roman" w:cs="Times New Roman"/>
          <w:color w:val="000000" w:themeColor="text1"/>
        </w:rPr>
        <w:t>the latest melt date,</w:t>
      </w:r>
      <w:r w:rsidRPr="00A3320B">
        <w:rPr>
          <w:rFonts w:ascii="Times New Roman" w:hAnsi="Times New Roman" w:cs="Times New Roman"/>
          <w:color w:val="000000" w:themeColor="text1"/>
        </w:rPr>
        <w:t xml:space="preserve"> and t</w:t>
      </w:r>
      <w:r w:rsidR="000B70F7" w:rsidRPr="00A3320B">
        <w:rPr>
          <w:rFonts w:ascii="Times New Roman" w:hAnsi="Times New Roman" w:cs="Times New Roman"/>
          <w:color w:val="000000" w:themeColor="text1"/>
        </w:rPr>
        <w:t>he f</w:t>
      </w:r>
      <w:r w:rsidR="00CF5D1A" w:rsidRPr="00A3320B">
        <w:rPr>
          <w:rFonts w:ascii="Times New Roman" w:hAnsi="Times New Roman" w:cs="Times New Roman"/>
          <w:color w:val="000000" w:themeColor="text1"/>
        </w:rPr>
        <w:t xml:space="preserve">orest station had the lowest snowpack depth and earliest melt date. </w:t>
      </w:r>
    </w:p>
    <w:p w14:paraId="3C2A4607" w14:textId="77777777" w:rsidR="00CF5D1A" w:rsidRPr="00A3320B" w:rsidRDefault="00CF5D1A" w:rsidP="00CF5D1A">
      <w:pPr>
        <w:rPr>
          <w:rFonts w:ascii="Times New Roman" w:hAnsi="Times New Roman" w:cs="Times New Roman"/>
          <w:color w:val="000000" w:themeColor="text1"/>
        </w:rPr>
      </w:pPr>
    </w:p>
    <w:p w14:paraId="3CCD45D9" w14:textId="77777777" w:rsidR="00CF5D1A" w:rsidRPr="00A3320B" w:rsidRDefault="00CF5D1A" w:rsidP="000B70F7">
      <w:pPr>
        <w:keepNext/>
        <w:spacing w:line="480" w:lineRule="auto"/>
        <w:rPr>
          <w:rFonts w:ascii="Times New Roman" w:hAnsi="Times New Roman" w:cs="Times New Roman"/>
          <w:color w:val="000000" w:themeColor="text1"/>
        </w:rPr>
      </w:pPr>
      <w:r w:rsidRPr="00A3320B">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85" b="-1"/>
                    <a:stretch/>
                  </pic:blipFill>
                  <pic:spPr bwMode="auto">
                    <a:xfrm>
                      <a:off x="0" y="0"/>
                      <a:ext cx="5580394" cy="3184685"/>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1D6FA81" w14:textId="175D5F49" w:rsidR="00CF5D1A" w:rsidRPr="00A3320B" w:rsidRDefault="00CF5D1A" w:rsidP="00DB5B05">
      <w:pPr>
        <w:pStyle w:val="Caption"/>
        <w:rPr>
          <w:rFonts w:ascii="Times New Roman" w:hAnsi="Times New Roman" w:cs="Times New Roman"/>
          <w:color w:val="000000" w:themeColor="text1"/>
          <w:sz w:val="22"/>
          <w:szCs w:val="22"/>
        </w:rPr>
      </w:pPr>
      <w:bookmarkStart w:id="183" w:name="_Ref534405756"/>
      <w:r w:rsidRPr="00A3320B">
        <w:rPr>
          <w:rFonts w:ascii="Times New Roman" w:hAnsi="Times New Roman" w:cs="Times New Roman"/>
          <w:color w:val="000000" w:themeColor="text1"/>
          <w:sz w:val="22"/>
          <w:szCs w:val="22"/>
        </w:rPr>
        <w:t xml:space="preserve">Figure </w:t>
      </w:r>
      <w:bookmarkEnd w:id="183"/>
      <w:r w:rsidR="000B70F7" w:rsidRPr="00A3320B">
        <w:rPr>
          <w:rFonts w:ascii="Times New Roman" w:hAnsi="Times New Roman" w:cs="Times New Roman"/>
          <w:noProof/>
          <w:color w:val="000000" w:themeColor="text1"/>
          <w:sz w:val="22"/>
          <w:szCs w:val="22"/>
        </w:rPr>
        <w:t>B</w:t>
      </w:r>
      <w:r w:rsidR="001A15DD" w:rsidRPr="00A3320B">
        <w:rPr>
          <w:rFonts w:ascii="Times New Roman" w:hAnsi="Times New Roman" w:cs="Times New Roman"/>
          <w:noProof/>
          <w:color w:val="000000" w:themeColor="text1"/>
          <w:sz w:val="22"/>
          <w:szCs w:val="22"/>
        </w:rPr>
        <w:t>3</w:t>
      </w:r>
      <w:r w:rsidRPr="00A3320B">
        <w:rPr>
          <w:rFonts w:ascii="Times New Roman" w:hAnsi="Times New Roman" w:cs="Times New Roman"/>
          <w:color w:val="000000" w:themeColor="text1"/>
          <w:sz w:val="22"/>
          <w:szCs w:val="22"/>
        </w:rPr>
        <w:t xml:space="preserve">: Snow depth (in mm) for Sugarloaf Creek Basin (top) and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sidRPr="00A3320B">
        <w:rPr>
          <w:rFonts w:ascii="Times New Roman" w:hAnsi="Times New Roman" w:cs="Times New Roman"/>
          <w:color w:val="000000" w:themeColor="text1"/>
          <w:sz w:val="22"/>
          <w:szCs w:val="22"/>
        </w:rPr>
        <w:t xml:space="preserve"> In SCB, cameras were covered during peak snowpack for 2017-18 winter, </w:t>
      </w:r>
      <w:ins w:id="184" w:author="Stevens, Jens T" w:date="2019-11-05T10:21:00Z">
        <w:r w:rsidR="00A234C7" w:rsidRPr="00A3320B">
          <w:rPr>
            <w:rFonts w:ascii="Times New Roman" w:hAnsi="Times New Roman" w:cs="Times New Roman"/>
            <w:color w:val="000000" w:themeColor="text1"/>
            <w:sz w:val="22"/>
            <w:szCs w:val="22"/>
          </w:rPr>
          <w:t>and the shrub camera stopped working bef</w:t>
        </w:r>
      </w:ins>
      <w:ins w:id="185" w:author="Stevens, Jens T" w:date="2019-11-05T10:22:00Z">
        <w:r w:rsidR="00A234C7" w:rsidRPr="00A3320B">
          <w:rPr>
            <w:rFonts w:ascii="Times New Roman" w:hAnsi="Times New Roman" w:cs="Times New Roman"/>
            <w:color w:val="000000" w:themeColor="text1"/>
            <w:sz w:val="22"/>
            <w:szCs w:val="22"/>
          </w:rPr>
          <w:t xml:space="preserve">ore full snowmelt, </w:t>
        </w:r>
      </w:ins>
      <w:r w:rsidR="008A7EA4" w:rsidRPr="00A3320B">
        <w:rPr>
          <w:rFonts w:ascii="Times New Roman" w:hAnsi="Times New Roman" w:cs="Times New Roman"/>
          <w:color w:val="000000" w:themeColor="text1"/>
          <w:sz w:val="22"/>
          <w:szCs w:val="22"/>
        </w:rPr>
        <w:t>resulting in missing data.</w:t>
      </w:r>
      <w:del w:id="186" w:author="Stevens, Jens T" w:date="2019-11-05T10:22:00Z">
        <w:r w:rsidR="008A7EA4" w:rsidRPr="00A3320B" w:rsidDel="00A234C7">
          <w:rPr>
            <w:rFonts w:ascii="Times New Roman" w:hAnsi="Times New Roman" w:cs="Times New Roman"/>
            <w:color w:val="000000" w:themeColor="text1"/>
            <w:sz w:val="22"/>
            <w:szCs w:val="22"/>
          </w:rPr>
          <w:delText xml:space="preserve"> Same winter shrub camera has stopped working before </w:delText>
        </w:r>
        <w:r w:rsidR="00DB5B05" w:rsidRPr="00A3320B" w:rsidDel="00A234C7">
          <w:rPr>
            <w:rFonts w:ascii="Times New Roman" w:hAnsi="Times New Roman" w:cs="Times New Roman"/>
            <w:color w:val="000000" w:themeColor="text1"/>
            <w:sz w:val="22"/>
            <w:szCs w:val="22"/>
          </w:rPr>
          <w:delText xml:space="preserve">full snowmelt. </w:delText>
        </w:r>
        <w:r w:rsidR="008A7EA4" w:rsidRPr="00A3320B" w:rsidDel="00A234C7">
          <w:rPr>
            <w:rFonts w:ascii="Times New Roman" w:hAnsi="Times New Roman" w:cs="Times New Roman"/>
            <w:color w:val="000000" w:themeColor="text1"/>
            <w:sz w:val="22"/>
            <w:szCs w:val="22"/>
          </w:rPr>
          <w:delText xml:space="preserve">  </w:delText>
        </w:r>
        <w:r w:rsidRPr="00A3320B" w:rsidDel="00A234C7">
          <w:rPr>
            <w:rFonts w:ascii="Times New Roman" w:hAnsi="Times New Roman" w:cs="Times New Roman"/>
            <w:color w:val="000000" w:themeColor="text1"/>
            <w:sz w:val="22"/>
            <w:szCs w:val="22"/>
          </w:rPr>
          <w:delText xml:space="preserve"> </w:delText>
        </w:r>
      </w:del>
      <w:r w:rsidRPr="00A3320B">
        <w:rPr>
          <w:rFonts w:ascii="Times New Roman" w:hAnsi="Times New Roman" w:cs="Times New Roman"/>
          <w:color w:val="000000" w:themeColor="text1"/>
          <w:sz w:val="22"/>
          <w:szCs w:val="22"/>
        </w:rPr>
        <w:br w:type="page"/>
      </w:r>
    </w:p>
    <w:p w14:paraId="014E0D4E" w14:textId="77777777" w:rsidR="00AA5D49" w:rsidRPr="00A3320B" w:rsidRDefault="00AA5D49" w:rsidP="00AA5D49">
      <w:pPr>
        <w:outlineLvl w:val="0"/>
        <w:rPr>
          <w:rFonts w:ascii="Times New Roman" w:hAnsi="Times New Roman" w:cs="Times New Roman"/>
          <w:sz w:val="32"/>
          <w:szCs w:val="32"/>
        </w:rPr>
      </w:pPr>
      <w:r w:rsidRPr="00A3320B">
        <w:rPr>
          <w:rFonts w:ascii="Times New Roman" w:hAnsi="Times New Roman" w:cs="Times New Roman"/>
          <w:sz w:val="32"/>
          <w:szCs w:val="32"/>
        </w:rPr>
        <w:lastRenderedPageBreak/>
        <w:t>Appendix C: Details of landscape changes</w:t>
      </w:r>
    </w:p>
    <w:p w14:paraId="2A610D4E" w14:textId="77777777" w:rsidR="00AA5D49" w:rsidRPr="00A3320B" w:rsidRDefault="00AA5D49" w:rsidP="00AA5D49">
      <w:pPr>
        <w:rPr>
          <w:rFonts w:ascii="Times New Roman" w:hAnsi="Times New Roman" w:cs="Times New Roman"/>
        </w:rPr>
      </w:pPr>
    </w:p>
    <w:p w14:paraId="68482401" w14:textId="77777777" w:rsidR="00AA5D49" w:rsidRPr="00A3320B" w:rsidRDefault="00AA5D49" w:rsidP="00AA5D49">
      <w:pPr>
        <w:rPr>
          <w:rFonts w:ascii="Times New Roman" w:hAnsi="Times New Roman" w:cs="Times New Roman"/>
          <w:b/>
        </w:rPr>
      </w:pPr>
      <w:r w:rsidRPr="00A3320B">
        <w:rPr>
          <w:rFonts w:ascii="Times New Roman" w:hAnsi="Times New Roman" w:cs="Times New Roman"/>
          <w:b/>
        </w:rPr>
        <w:t>Methods:</w:t>
      </w:r>
    </w:p>
    <w:p w14:paraId="329A2852" w14:textId="77777777" w:rsidR="00AA5D49" w:rsidRPr="00A3320B" w:rsidRDefault="00AA5D49" w:rsidP="00AA5D49">
      <w:pPr>
        <w:rPr>
          <w:rFonts w:ascii="Times New Roman" w:hAnsi="Times New Roman" w:cs="Times New Roman"/>
        </w:rPr>
      </w:pPr>
    </w:p>
    <w:p w14:paraId="0AF5649F" w14:textId="4DC45F04" w:rsidR="00F513F3" w:rsidRPr="00A3320B" w:rsidRDefault="00F513F3" w:rsidP="00AA5D49">
      <w:pPr>
        <w:spacing w:line="480" w:lineRule="auto"/>
        <w:ind w:firstLine="720"/>
        <w:rPr>
          <w:ins w:id="187" w:author="Jens Stevens" w:date="2019-10-29T15:51:00Z"/>
          <w:rFonts w:ascii="Times New Roman" w:hAnsi="Times New Roman" w:cs="Times New Roman"/>
        </w:rPr>
      </w:pPr>
      <w:ins w:id="188" w:author="Jens Stevens" w:date="2019-10-29T15:51:00Z">
        <w:r w:rsidRPr="00A3320B">
          <w:rPr>
            <w:rFonts w:ascii="Times New Roman" w:hAnsi="Times New Roman" w:cs="Times New Roman"/>
          </w:rPr>
          <w:t xml:space="preserve">To assess vegetation transitions within SCB, we used our classified images from 1973 and 2014 to calculate the number of pixels that underwent each possible transition among those four categories (including pixels that remained the same). Our null expectation of vegetation change was that a transition between two vegetation types was equally likely in each direction, with this transition probability estimated by summing the number of pixels in each direction of change between a given pair of vegetation </w:t>
        </w:r>
        <w:proofErr w:type="gramStart"/>
        <w:r w:rsidRPr="00A3320B">
          <w:rPr>
            <w:rFonts w:ascii="Times New Roman" w:hAnsi="Times New Roman" w:cs="Times New Roman"/>
          </w:rPr>
          <w:t>types, and</w:t>
        </w:r>
        <w:proofErr w:type="gramEnd"/>
        <w:r w:rsidRPr="00A3320B">
          <w:rPr>
            <w:rFonts w:ascii="Times New Roman" w:hAnsi="Times New Roman" w:cs="Times New Roman"/>
          </w:rPr>
          <w:t xml:space="preserve"> dividing by two. We then compared the distribution of pixels in each of the resulting sixteen potential vegetation transition classes against an expected distribution (holding the number of unchanged pixels constant) using a chi-squared test. We determined the residual proportion of expected change, compared to the null expectation, as a percentage (increase or decrease) from the null expectation for a given transition class. </w:t>
        </w:r>
      </w:ins>
    </w:p>
    <w:p w14:paraId="77603B6B" w14:textId="71C14568" w:rsidR="00F513F3" w:rsidRPr="00A3320B" w:rsidRDefault="00F513F3" w:rsidP="00F513F3">
      <w:pPr>
        <w:spacing w:line="480" w:lineRule="auto"/>
        <w:ind w:firstLine="720"/>
        <w:rPr>
          <w:rFonts w:ascii="Times New Roman" w:hAnsi="Times New Roman" w:cs="Times New Roman"/>
        </w:rPr>
      </w:pPr>
      <w:ins w:id="189" w:author="Jens Stevens" w:date="2019-10-29T15:52:00Z">
        <w:r w:rsidRPr="00A3320B">
          <w:rPr>
            <w:rFonts w:ascii="Times New Roman" w:hAnsi="Times New Roman" w:cs="Times New Roman"/>
          </w:rPr>
          <w:t xml:space="preserve">To </w:t>
        </w:r>
      </w:ins>
      <w:del w:id="190" w:author="Jens Stevens" w:date="2019-10-29T15:53:00Z">
        <w:r w:rsidR="00AA5D49" w:rsidRPr="00A3320B" w:rsidDel="00F513F3">
          <w:rPr>
            <w:rFonts w:ascii="Times New Roman" w:hAnsi="Times New Roman" w:cs="Times New Roman"/>
          </w:rPr>
          <w:delText>We used the FRAGSTATS package to</w:delText>
        </w:r>
      </w:del>
      <w:r w:rsidR="00AA5D49" w:rsidRPr="00A3320B">
        <w:rPr>
          <w:rFonts w:ascii="Times New Roman" w:hAnsi="Times New Roman" w:cs="Times New Roman"/>
        </w:rPr>
        <w:t xml:space="preserve"> calculate </w:t>
      </w:r>
      <w:ins w:id="191" w:author="Jens Stevens" w:date="2019-10-29T15:53:00Z">
        <w:r w:rsidRPr="00A3320B">
          <w:rPr>
            <w:rFonts w:ascii="Times New Roman" w:hAnsi="Times New Roman" w:cs="Times New Roman"/>
          </w:rPr>
          <w:t>and compare vegetation patch metrics</w:t>
        </w:r>
      </w:ins>
      <w:del w:id="192" w:author="Jens Stevens" w:date="2019-10-29T15:53:00Z">
        <w:r w:rsidR="00AA5D49" w:rsidRPr="00A3320B" w:rsidDel="00F513F3">
          <w:rPr>
            <w:rFonts w:ascii="Times New Roman" w:hAnsi="Times New Roman" w:cs="Times New Roman"/>
          </w:rPr>
          <w:delText>land cover metrics</w:delText>
        </w:r>
      </w:del>
      <w:r w:rsidR="00AA5D49" w:rsidRPr="00A3320B">
        <w:rPr>
          <w:rFonts w:ascii="Times New Roman" w:hAnsi="Times New Roman" w:cs="Times New Roman"/>
        </w:rPr>
        <w:t xml:space="preserve"> for ICB and SCB</w:t>
      </w:r>
      <w:ins w:id="193" w:author="Jens Stevens" w:date="2019-10-29T15:53:00Z">
        <w:r w:rsidRPr="00A3320B">
          <w:rPr>
            <w:rFonts w:ascii="Times New Roman" w:hAnsi="Times New Roman" w:cs="Times New Roman"/>
          </w:rPr>
          <w:t>,</w:t>
        </w:r>
      </w:ins>
      <w:r w:rsidR="00AA5D49" w:rsidRPr="00A3320B">
        <w:rPr>
          <w:rFonts w:ascii="Times New Roman" w:hAnsi="Times New Roman" w:cs="Times New Roman"/>
        </w:rPr>
        <w:t xml:space="preserve"> </w:t>
      </w:r>
      <w:ins w:id="194" w:author="Jens Stevens" w:date="2019-10-29T15:53:00Z">
        <w:r w:rsidRPr="00A3320B">
          <w:rPr>
            <w:rFonts w:ascii="Times New Roman" w:hAnsi="Times New Roman" w:cs="Times New Roman"/>
          </w:rPr>
          <w:t xml:space="preserve">we used FRAGSTATS </w:t>
        </w:r>
      </w:ins>
      <w:ins w:id="195" w:author="Gabrielle Boisrame" w:date="2019-10-30T11:44:00Z">
        <w:r w:rsidR="0020020C" w:rsidRPr="00A3320B">
          <w:rPr>
            <w:rFonts w:ascii="Times New Roman" w:hAnsi="Times New Roman" w:cs="Times New Roman"/>
          </w:rPr>
          <w:t>software</w:t>
        </w:r>
      </w:ins>
      <w:ins w:id="196" w:author="Jens Stevens" w:date="2019-10-29T15:53:00Z">
        <w:r w:rsidRPr="00A3320B">
          <w:rPr>
            <w:rFonts w:ascii="Times New Roman" w:hAnsi="Times New Roman" w:cs="Times New Roman"/>
          </w:rPr>
          <w:t xml:space="preserve"> </w:t>
        </w:r>
      </w:ins>
      <w:ins w:id="197" w:author="Gabrielle Boisrame" w:date="2019-10-30T11:45:00Z">
        <w:r w:rsidR="0020020C" w:rsidRPr="00A3320B">
          <w:rPr>
            <w:rFonts w:ascii="Times New Roman" w:hAnsi="Times New Roman" w:cs="Times New Roman"/>
          </w:rPr>
          <w:t>(</w:t>
        </w:r>
      </w:ins>
      <w:ins w:id="198" w:author="Gabrielle Boisrame" w:date="2019-10-30T11:46:00Z">
        <w:r w:rsidR="0020020C" w:rsidRPr="00A3320B">
          <w:rPr>
            <w:rFonts w:ascii="Times New Roman" w:hAnsi="Times New Roman" w:cs="Times New Roman"/>
          </w:rPr>
          <w:t xml:space="preserve"> </w:t>
        </w:r>
        <w:r w:rsidR="0020020C" w:rsidRPr="00A3320B">
          <w:rPr>
            <w:rFonts w:ascii="Times New Roman" w:hAnsi="Times New Roman" w:cs="Times New Roman"/>
          </w:rPr>
          <w:fldChar w:fldCharType="begin"/>
        </w:r>
        <w:r w:rsidR="0020020C" w:rsidRPr="00A3320B">
          <w:rPr>
            <w:rFonts w:ascii="Times New Roman" w:hAnsi="Times New Roman" w:cs="Times New Roman"/>
          </w:rPr>
          <w:instrText xml:space="preserve"> HYPERLINK "https://www.umass.edu/landeco/research/fragstats/fragstats.html" </w:instrText>
        </w:r>
        <w:r w:rsidR="0020020C" w:rsidRPr="00A3320B">
          <w:rPr>
            <w:rFonts w:ascii="Times New Roman" w:hAnsi="Times New Roman" w:cs="Times New Roman"/>
          </w:rPr>
          <w:fldChar w:fldCharType="separate"/>
        </w:r>
        <w:r w:rsidR="0020020C" w:rsidRPr="00A3320B">
          <w:rPr>
            <w:rStyle w:val="Hyperlink"/>
            <w:rFonts w:ascii="Times New Roman" w:hAnsi="Times New Roman" w:cs="Times New Roman"/>
          </w:rPr>
          <w:t>https://www.umass.edu/landeco/research/fragstats/fragstats.html</w:t>
        </w:r>
        <w:r w:rsidR="0020020C" w:rsidRPr="00A3320B">
          <w:rPr>
            <w:rFonts w:ascii="Times New Roman" w:hAnsi="Times New Roman" w:cs="Times New Roman"/>
          </w:rPr>
          <w:fldChar w:fldCharType="end"/>
        </w:r>
        <w:r w:rsidR="0020020C" w:rsidRPr="00A3320B">
          <w:rPr>
            <w:rFonts w:ascii="Times New Roman" w:hAnsi="Times New Roman" w:cs="Times New Roman"/>
          </w:rPr>
          <w:t xml:space="preserve">) </w:t>
        </w:r>
      </w:ins>
      <w:ins w:id="199" w:author="Jens Stevens" w:date="2019-10-29T15:53:00Z">
        <w:r w:rsidRPr="00A3320B">
          <w:rPr>
            <w:rFonts w:ascii="Times New Roman" w:hAnsi="Times New Roman" w:cs="Times New Roman"/>
          </w:rPr>
          <w:t>to analyze</w:t>
        </w:r>
      </w:ins>
      <w:del w:id="200" w:author="Jens Stevens" w:date="2019-10-29T15:53:00Z">
        <w:r w:rsidR="00AA5D49" w:rsidRPr="00A3320B" w:rsidDel="00F513F3">
          <w:rPr>
            <w:rFonts w:ascii="Times New Roman" w:hAnsi="Times New Roman" w:cs="Times New Roman"/>
          </w:rPr>
          <w:delText>on</w:delText>
        </w:r>
      </w:del>
      <w:r w:rsidR="00AA5D49" w:rsidRPr="00A3320B">
        <w:rPr>
          <w:rFonts w:ascii="Times New Roman" w:hAnsi="Times New Roman" w:cs="Times New Roman"/>
        </w:rPr>
        <w:t xml:space="preserve"> vegetation maps created from images taken in 1973 and 2014 (SCB) and from images taken in 1969/70, 1987, 1997, 2005, and 2012 for ICB. For both watersheds, the first year of imagery (either 1973 or 1969/70) coincided with the end of a long period of fire </w:t>
      </w:r>
      <w:ins w:id="201" w:author="Stevens, Jens T" w:date="2019-11-05T10:22:00Z">
        <w:r w:rsidR="00A234C7" w:rsidRPr="00A3320B">
          <w:rPr>
            <w:rFonts w:ascii="Times New Roman" w:hAnsi="Times New Roman" w:cs="Times New Roman"/>
          </w:rPr>
          <w:t xml:space="preserve">exclusion and </w:t>
        </w:r>
      </w:ins>
      <w:proofErr w:type="gramStart"/>
      <w:r w:rsidR="00AA5D49" w:rsidRPr="00A3320B">
        <w:rPr>
          <w:rFonts w:ascii="Times New Roman" w:hAnsi="Times New Roman" w:cs="Times New Roman"/>
        </w:rPr>
        <w:t>suppression, and</w:t>
      </w:r>
      <w:proofErr w:type="gramEnd"/>
      <w:r w:rsidR="00AA5D49" w:rsidRPr="00A3320B">
        <w:rPr>
          <w:rFonts w:ascii="Times New Roman" w:hAnsi="Times New Roman" w:cs="Times New Roman"/>
        </w:rPr>
        <w:t xml:space="preserve"> represents vegetation before the first fire in the managed wildfire era. The vegetation maps divided land cover into four vegetation classes: forest, shrub, sparse meadow, and dense meadow. For SCB, areas south of the southernmost extent of historical fires were removed from the landscape change analysis, since this area consisted mostly of isolated patches of vegetation surrounded by rock and caused misleading values (this was not necessary for ICB, </w:t>
      </w:r>
      <w:r w:rsidR="00AA5D49" w:rsidRPr="00A3320B">
        <w:rPr>
          <w:rFonts w:ascii="Times New Roman" w:hAnsi="Times New Roman" w:cs="Times New Roman"/>
        </w:rPr>
        <w:lastRenderedPageBreak/>
        <w:t>which contained very little mapped vegetation in the rocky high-elevation areas). Isolated pixels surrounded by different vegetation types were removed from the maps before processing by merging them with the surrounding vegetation type</w:t>
      </w:r>
      <w:r w:rsidR="00D41CAC" w:rsidRPr="00A3320B">
        <w:rPr>
          <w:rFonts w:ascii="Times New Roman" w:hAnsi="Times New Roman" w:cs="Times New Roman"/>
        </w:rPr>
        <w:t xml:space="preserve">, which </w:t>
      </w:r>
      <w:r w:rsidR="00AA5D49" w:rsidRPr="00A3320B">
        <w:rPr>
          <w:rFonts w:ascii="Times New Roman" w:hAnsi="Times New Roman" w:cs="Times New Roman"/>
        </w:rPr>
        <w:t>minimized differences caused by small isolated patches that were likely due to classification error or would be difficult to capture the same way using two sets of imagery.</w:t>
      </w:r>
    </w:p>
    <w:p w14:paraId="381F99D7" w14:textId="6C4916AD"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 xml:space="preserve">Diversity indices describe heterogeneity by measuring how patches of vegetation are distributed spatially across the landscape and capture fire-related landscape changes well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(Romme, 1982)</w:t>
      </w:r>
      <w:r w:rsidRPr="00A3320B">
        <w:rPr>
          <w:rFonts w:ascii="Times New Roman" w:hAnsi="Times New Roman" w:cs="Times New Roman"/>
        </w:rPr>
        <w:fldChar w:fldCharType="end"/>
      </w:r>
      <w:r w:rsidRPr="00A3320B">
        <w:rPr>
          <w:rFonts w:ascii="Times New Roman" w:hAnsi="Times New Roman" w:cs="Times New Roman"/>
        </w:rPr>
        <w:t>.  We evaluated the following diversity metrics:</w:t>
      </w:r>
    </w:p>
    <w:p w14:paraId="2F5DA958" w14:textId="5150791C" w:rsidR="00AA5D49" w:rsidRPr="00A3320B" w:rsidRDefault="00F513F3"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 xml:space="preserve"> </w:t>
      </w:r>
      <w:r w:rsidR="00AA5D49" w:rsidRPr="00A3320B">
        <w:rPr>
          <w:rFonts w:ascii="Times New Roman" w:hAnsi="Times New Roman" w:cs="Times New Roman"/>
          <w:i/>
        </w:rPr>
        <w:t>Shannon’s Evenness Index</w:t>
      </w:r>
      <w:r w:rsidR="00AA5D49" w:rsidRPr="00A3320B">
        <w:rPr>
          <w:rFonts w:ascii="Times New Roman" w:hAnsi="Times New Roman" w:cs="Times New Roman"/>
        </w:rPr>
        <w:t xml:space="preserve"> (SHEI) is the </w:t>
      </w:r>
      <w:r w:rsidR="00AA5D49" w:rsidRPr="00A3320B">
        <w:rPr>
          <w:rFonts w:ascii="Times New Roman" w:hAnsi="Times New Roman" w:cs="Times New Roman"/>
          <w:i/>
        </w:rPr>
        <w:t>Shannon’s Diversity Index</w:t>
      </w:r>
      <w:r w:rsidR="00AA5D49" w:rsidRPr="00A3320B">
        <w:rPr>
          <w:rFonts w:ascii="Times New Roman" w:hAnsi="Times New Roman" w:cs="Times New Roman"/>
        </w:rPr>
        <w:t xml:space="preserve"> (calculated using information theory) divided by the maximum diversity given the number of cover types present </w:t>
      </w:r>
      <w:r w:rsidR="00AA5D4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00AA5D49"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00AA5D49" w:rsidRPr="00A3320B">
        <w:rPr>
          <w:rFonts w:ascii="Times New Roman" w:hAnsi="Times New Roman" w:cs="Times New Roman"/>
        </w:rPr>
        <w:fldChar w:fldCharType="end"/>
      </w:r>
      <w:r w:rsidR="00AA5D49" w:rsidRPr="00A3320B">
        <w:rPr>
          <w:rFonts w:ascii="Times New Roman" w:hAnsi="Times New Roman" w:cs="Times New Roman"/>
        </w:rPr>
        <w:t>. An evenness index of 1 means that all vegetation types are equally represented in the landscape; higher evenness indicates greater landscape diversity.</w:t>
      </w:r>
    </w:p>
    <w:p w14:paraId="37365F73" w14:textId="432A2700"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Simpson’s Evenness Index</w:t>
      </w:r>
      <w:r w:rsidRPr="00A3320B">
        <w:rPr>
          <w:rFonts w:ascii="Times New Roman" w:hAnsi="Times New Roman" w:cs="Times New Roman"/>
        </w:rPr>
        <w:t xml:space="preserve"> (SIEI) is similar, but is calculated using the probability that any two cells selected at random would be different patch types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Again, a value of 1 means all patch types cover an equal area, while a value near 0 means that one type dominated nearly all of the landscape. We include both evenness indices in order to verify that the exact method of calculating evenness does not affect our results.</w:t>
      </w:r>
    </w:p>
    <w:p w14:paraId="3BF88762" w14:textId="0AAB9F1B" w:rsidR="00AA5D49" w:rsidRPr="00A3320B" w:rsidRDefault="00AA5D49" w:rsidP="00F513F3">
      <w:pPr>
        <w:pStyle w:val="ListParagraph"/>
        <w:numPr>
          <w:ilvl w:val="0"/>
          <w:numId w:val="1"/>
        </w:numPr>
        <w:spacing w:line="480" w:lineRule="auto"/>
        <w:rPr>
          <w:rFonts w:ascii="Times New Roman" w:hAnsi="Times New Roman" w:cs="Times New Roman"/>
        </w:rPr>
      </w:pPr>
      <w:r w:rsidRPr="00A3320B">
        <w:rPr>
          <w:rFonts w:ascii="Times New Roman" w:hAnsi="Times New Roman" w:cs="Times New Roman"/>
          <w:i/>
        </w:rPr>
        <w:t>Aggregation Index</w:t>
      </w:r>
      <w:r w:rsidRPr="00A3320B">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Pr="00A3320B" w:rsidRDefault="00AA5D49" w:rsidP="00AA5D49">
      <w:pPr>
        <w:spacing w:line="480" w:lineRule="auto"/>
        <w:rPr>
          <w:rFonts w:ascii="Times New Roman" w:hAnsi="Times New Roman" w:cs="Times New Roman"/>
        </w:rPr>
      </w:pPr>
    </w:p>
    <w:p w14:paraId="74ED980C" w14:textId="7CE2716A"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lastRenderedPageBreak/>
        <w:t xml:space="preserve">Patch properties describe local-scale heterogeneity and the size and shape of individual vegetation patches. For this study, we used metrics which have been shown to be consistent across many different landscapes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(Cushman et al., 2008)</w:t>
      </w:r>
      <w:r w:rsidRPr="00A3320B">
        <w:rPr>
          <w:rFonts w:ascii="Times New Roman" w:hAnsi="Times New Roman" w:cs="Times New Roman"/>
        </w:rPr>
        <w:fldChar w:fldCharType="end"/>
      </w:r>
      <w:r w:rsidRPr="00A3320B">
        <w:rPr>
          <w:rFonts w:ascii="Times New Roman" w:hAnsi="Times New Roman" w:cs="Times New Roman"/>
        </w:rPr>
        <w:t>:</w:t>
      </w:r>
    </w:p>
    <w:p w14:paraId="59EEFAD2" w14:textId="1D2BDDA6"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Largest patch percent area</w:t>
      </w:r>
      <w:r w:rsidRPr="00A3320B">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6F4FF739" w:rsidR="00AA5D49" w:rsidRPr="00A3320B" w:rsidRDefault="00AA5D49" w:rsidP="00F513F3">
      <w:pPr>
        <w:pStyle w:val="ListParagraph"/>
        <w:numPr>
          <w:ilvl w:val="0"/>
          <w:numId w:val="3"/>
        </w:numPr>
        <w:spacing w:line="480" w:lineRule="auto"/>
        <w:rPr>
          <w:rFonts w:ascii="Times New Roman" w:hAnsi="Times New Roman" w:cs="Times New Roman"/>
        </w:rPr>
      </w:pPr>
      <w:r w:rsidRPr="00A3320B">
        <w:rPr>
          <w:rFonts w:ascii="Times New Roman" w:hAnsi="Times New Roman" w:cs="Times New Roman"/>
          <w:i/>
        </w:rPr>
        <w:t>Fractal dimension</w:t>
      </w:r>
      <w:r w:rsidRPr="00A3320B">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name="Report"&gt;27&lt;/ref-type&gt;&lt;contributors&gt;&lt;authors&gt;&lt;author&gt;McGarigal, Kevin&lt;/author&gt;&lt;author&gt;Cushman, Sam A&lt;/author&gt;&lt;author&gt;Ene, Eduard J&lt;/author&gt;&lt;/authors&gt;&lt;/contributors&gt;&lt;titles&gt;&lt;title&gt;FRAGSTATS v4: spatial pattern analysis program for categorical and continuous maps&lt;/title&gt;&lt;/titles&gt;&lt;dates&gt;&lt;year&gt;2012&lt;/year&gt;&lt;/dates&gt;&lt;pub-location&gt;Computer software program produced by the authors at the University of Massachusetts, Amherst. Available at the following web site: http://www.umass.edu/landeco/research/fragstats/fragstats.html&lt;/pub-location&gt;&lt;urls&gt;&lt;/urls&gt;&lt;/record&gt;&lt;/Cite&gt;&lt;/EndNote&gt;</w:instrText>
      </w:r>
      <w:r w:rsidRPr="00A3320B">
        <w:rPr>
          <w:rFonts w:ascii="Times New Roman" w:hAnsi="Times New Roman" w:cs="Times New Roman"/>
        </w:rPr>
        <w:fldChar w:fldCharType="separate"/>
      </w:r>
      <w:r w:rsidR="001A22BB" w:rsidRPr="00A3320B">
        <w:rPr>
          <w:rFonts w:ascii="Times New Roman" w:hAnsi="Times New Roman" w:cs="Times New Roman"/>
          <w:noProof/>
        </w:rPr>
        <w:t>(McGarigal et al., 2012)</w:t>
      </w:r>
      <w:r w:rsidRPr="00A3320B">
        <w:rPr>
          <w:rFonts w:ascii="Times New Roman" w:hAnsi="Times New Roman" w:cs="Times New Roman"/>
        </w:rPr>
        <w:fldChar w:fldCharType="end"/>
      </w:r>
      <w:r w:rsidRPr="00A3320B">
        <w:rPr>
          <w:rFonts w:ascii="Times New Roman" w:hAnsi="Times New Roman" w:cs="Times New Roman"/>
        </w:rPr>
        <w:t>. For example: a vegetation class with a low fractal dimension whose largest patch covers a large area indicates a spatially homogeneous region. On the other hand, a high fractal dimension suggests an increase in the total length of boundaries between patches of different types, thus increasing local heterogeneity.</w:t>
      </w:r>
    </w:p>
    <w:p w14:paraId="36EBEA7F" w14:textId="401F0E35" w:rsidR="00AA5D49" w:rsidRPr="00A3320B" w:rsidRDefault="00AA5D49" w:rsidP="00AA5D49">
      <w:pPr>
        <w:spacing w:line="480" w:lineRule="auto"/>
        <w:ind w:firstLine="720"/>
        <w:rPr>
          <w:rFonts w:ascii="Times New Roman" w:hAnsi="Times New Roman" w:cs="Times New Roman"/>
        </w:rPr>
      </w:pPr>
      <w:r w:rsidRPr="00A3320B">
        <w:rPr>
          <w:rFonts w:ascii="Times New Roman" w:hAnsi="Times New Roman" w:cs="Times New Roman"/>
        </w:rPr>
        <w:t>We also calculated the mean and standard deviation of the areas of all patches within each vegetation class. These measures help capture the changes in the distribution of patch sizes. All calculations were made on a rasterized vegetation map with a spatial resolution of 5 meters. This spatial resolution was chosen to match with calculations made on ICB vegetation</w:t>
      </w:r>
      <w:r w:rsidR="00490E59" w:rsidRPr="00A3320B">
        <w:rPr>
          <w:rFonts w:ascii="Times New Roman" w:hAnsi="Times New Roman" w:cs="Times New Roman"/>
        </w:rPr>
        <w:t xml:space="preserve"> </w:t>
      </w:r>
      <w:r w:rsidR="00490E59" w:rsidRPr="00A3320B">
        <w:rPr>
          <w:rFonts w:ascii="Times New Roman" w:hAnsi="Times New Roman" w:cs="Times New Roman"/>
        </w:rPr>
        <w:fldChar w:fldCharType="begin"/>
      </w:r>
      <w:r w:rsidR="001A22BB" w:rsidRPr="00A3320B">
        <w:rPr>
          <w:rFonts w:ascii="Times New Roman" w:hAnsi="Times New Roman" w:cs="Times New Roman"/>
        </w:rPr>
        <w:instrText xml:space="preserve"> ADDIN EN.CITE &lt;EndNote&gt;&lt;Cite&gt;&lt;Author&gt;Boisramé&lt;/Author&gt;&lt;Year&gt;2017&lt;/Year&gt;&lt;RecNum&gt;3563&lt;/RecNum&gt;&lt;DisplayText&gt;(Boisramé et al., 2017)&lt;/DisplayText&gt;&lt;record&gt;&lt;rec-number&gt;3563&lt;/rec-number&gt;&lt;foreign-keys&gt;&lt;key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sidRPr="00A3320B">
        <w:rPr>
          <w:rFonts w:ascii="Times New Roman" w:hAnsi="Times New Roman" w:cs="Times New Roman"/>
        </w:rPr>
        <w:fldChar w:fldCharType="separate"/>
      </w:r>
      <w:r w:rsidR="001A22BB" w:rsidRPr="00A3320B">
        <w:rPr>
          <w:rFonts w:ascii="Times New Roman" w:hAnsi="Times New Roman" w:cs="Times New Roman"/>
          <w:noProof/>
        </w:rPr>
        <w:t>(Boisramé et al., 2017)</w:t>
      </w:r>
      <w:r w:rsidR="00490E59" w:rsidRPr="00A3320B">
        <w:rPr>
          <w:rFonts w:ascii="Times New Roman" w:hAnsi="Times New Roman" w:cs="Times New Roman"/>
        </w:rPr>
        <w:fldChar w:fldCharType="end"/>
      </w:r>
      <w:r w:rsidRPr="00A3320B">
        <w:rPr>
          <w:rFonts w:ascii="Times New Roman" w:hAnsi="Times New Roman" w:cs="Times New Roman"/>
        </w:rPr>
        <w:t>.</w:t>
      </w:r>
    </w:p>
    <w:p w14:paraId="138FCBDA" w14:textId="77777777" w:rsidR="00AA5D49" w:rsidRPr="00A3320B" w:rsidRDefault="00AA5D49" w:rsidP="00AA5D49">
      <w:pPr>
        <w:spacing w:line="480" w:lineRule="auto"/>
        <w:rPr>
          <w:rFonts w:ascii="Times New Roman" w:hAnsi="Times New Roman" w:cs="Times New Roman"/>
        </w:rPr>
      </w:pPr>
    </w:p>
    <w:p w14:paraId="7322DB42" w14:textId="77777777" w:rsidR="00F513F3" w:rsidRPr="00A3320B" w:rsidRDefault="00F513F3" w:rsidP="00F513F3">
      <w:pPr>
        <w:spacing w:line="480" w:lineRule="auto"/>
        <w:rPr>
          <w:ins w:id="202" w:author="Jens Stevens" w:date="2019-10-29T15:58:00Z"/>
          <w:rFonts w:ascii="Times New Roman" w:hAnsi="Times New Roman" w:cs="Times New Roman"/>
          <w:b/>
        </w:rPr>
      </w:pPr>
    </w:p>
    <w:p w14:paraId="33BF05D2" w14:textId="77777777" w:rsidR="00F513F3" w:rsidRPr="00A3320B" w:rsidRDefault="00F513F3" w:rsidP="00F513F3">
      <w:pPr>
        <w:spacing w:line="480" w:lineRule="auto"/>
        <w:rPr>
          <w:ins w:id="203" w:author="Jens Stevens" w:date="2019-10-29T15:58:00Z"/>
          <w:rFonts w:ascii="Times New Roman" w:hAnsi="Times New Roman" w:cs="Times New Roman"/>
          <w:b/>
        </w:rPr>
      </w:pPr>
    </w:p>
    <w:p w14:paraId="1CCD3509" w14:textId="77777777" w:rsidR="00F513F3" w:rsidRPr="00A3320B" w:rsidRDefault="00F513F3" w:rsidP="00F513F3">
      <w:pPr>
        <w:spacing w:line="480" w:lineRule="auto"/>
        <w:rPr>
          <w:ins w:id="204" w:author="Jens Stevens" w:date="2019-10-29T15:58:00Z"/>
          <w:rFonts w:ascii="Times New Roman" w:hAnsi="Times New Roman" w:cs="Times New Roman"/>
          <w:b/>
        </w:rPr>
      </w:pPr>
    </w:p>
    <w:p w14:paraId="6100CAB2" w14:textId="6AB68ABF" w:rsidR="00F513F3" w:rsidRPr="00A3320B" w:rsidRDefault="00F513F3" w:rsidP="00F513F3">
      <w:pPr>
        <w:spacing w:line="480" w:lineRule="auto"/>
        <w:rPr>
          <w:ins w:id="205" w:author="Jens Stevens" w:date="2019-10-29T15:58:00Z"/>
          <w:rFonts w:ascii="Times New Roman" w:hAnsi="Times New Roman" w:cs="Times New Roman"/>
          <w:b/>
        </w:rPr>
      </w:pPr>
      <w:ins w:id="206" w:author="Jens Stevens" w:date="2019-10-29T15:55:00Z">
        <w:r w:rsidRPr="00A3320B">
          <w:rPr>
            <w:rFonts w:ascii="Times New Roman" w:hAnsi="Times New Roman" w:cs="Times New Roman"/>
            <w:b/>
          </w:rPr>
          <w:lastRenderedPageBreak/>
          <w:t>SCB Landscape Change</w:t>
        </w:r>
      </w:ins>
      <w:ins w:id="207" w:author="Jens Stevens" w:date="2019-10-29T15:56:00Z">
        <w:r w:rsidRPr="00A3320B">
          <w:rPr>
            <w:rFonts w:ascii="Times New Roman" w:hAnsi="Times New Roman" w:cs="Times New Roman"/>
            <w:b/>
          </w:rPr>
          <w:t xml:space="preserve"> Results</w:t>
        </w:r>
      </w:ins>
      <w:ins w:id="208" w:author="Jens Stevens" w:date="2019-10-29T15:58:00Z">
        <w:r w:rsidRPr="00A3320B">
          <w:rPr>
            <w:rFonts w:ascii="Times New Roman" w:hAnsi="Times New Roman" w:cs="Times New Roman"/>
            <w:b/>
          </w:rPr>
          <w:t>:</w:t>
        </w:r>
      </w:ins>
    </w:p>
    <w:p w14:paraId="5C9567A8" w14:textId="68A98451" w:rsidR="00F513F3" w:rsidRPr="00A3320B" w:rsidRDefault="009F01C6" w:rsidP="00F513F3">
      <w:pPr>
        <w:spacing w:line="480" w:lineRule="auto"/>
        <w:rPr>
          <w:rFonts w:ascii="Times New Roman" w:hAnsi="Times New Roman" w:cs="Times New Roman"/>
        </w:rPr>
      </w:pPr>
      <w:ins w:id="209" w:author="Jens Stevens" w:date="2019-10-29T15:58:00Z">
        <w:r w:rsidRPr="00A3320B">
          <w:rPr>
            <w:rFonts w:ascii="Times New Roman" w:hAnsi="Times New Roman" w:cs="Times New Roman"/>
            <w:b/>
          </w:rPr>
          <w:tab/>
        </w:r>
      </w:ins>
      <w:ins w:id="210" w:author="Jens Stevens" w:date="2019-10-29T15:59:00Z">
        <w:r w:rsidRPr="00A3320B">
          <w:rPr>
            <w:rFonts w:ascii="Times New Roman" w:hAnsi="Times New Roman" w:cs="Times New Roman"/>
          </w:rPr>
          <w:t>As described in the main text results, transitions from shrub</w:t>
        </w:r>
      </w:ins>
      <w:ins w:id="211" w:author="Jens Stevens" w:date="2019-10-29T16:01:00Z">
        <w:r w:rsidRPr="00A3320B">
          <w:rPr>
            <w:rFonts w:ascii="Times New Roman" w:hAnsi="Times New Roman" w:cs="Times New Roman"/>
          </w:rPr>
          <w:t xml:space="preserve"> and mixed-conifer</w:t>
        </w:r>
      </w:ins>
      <w:ins w:id="212" w:author="Jens Stevens" w:date="2019-10-29T15:59:00Z">
        <w:r w:rsidRPr="00A3320B">
          <w:rPr>
            <w:rFonts w:ascii="Times New Roman" w:hAnsi="Times New Roman" w:cs="Times New Roman"/>
          </w:rPr>
          <w:t xml:space="preserve"> to sparse </w:t>
        </w:r>
      </w:ins>
      <w:ins w:id="213" w:author="Jens Stevens" w:date="2019-10-29T16:01:00Z">
        <w:r w:rsidRPr="00A3320B">
          <w:rPr>
            <w:rFonts w:ascii="Times New Roman" w:hAnsi="Times New Roman" w:cs="Times New Roman"/>
          </w:rPr>
          <w:t>and</w:t>
        </w:r>
      </w:ins>
      <w:ins w:id="214" w:author="Jens Stevens" w:date="2019-10-29T16:02:00Z">
        <w:r w:rsidRPr="00A3320B">
          <w:rPr>
            <w:rFonts w:ascii="Times New Roman" w:hAnsi="Times New Roman" w:cs="Times New Roman"/>
          </w:rPr>
          <w:t xml:space="preserve"> to a lesser extent</w:t>
        </w:r>
      </w:ins>
      <w:ins w:id="215" w:author="Jens Stevens" w:date="2019-10-29T16:01:00Z">
        <w:r w:rsidRPr="00A3320B">
          <w:rPr>
            <w:rFonts w:ascii="Times New Roman" w:hAnsi="Times New Roman" w:cs="Times New Roman"/>
          </w:rPr>
          <w:t xml:space="preserve"> dense </w:t>
        </w:r>
      </w:ins>
      <w:ins w:id="216" w:author="Jens Stevens" w:date="2019-10-29T15:59:00Z">
        <w:r w:rsidRPr="00A3320B">
          <w:rPr>
            <w:rFonts w:ascii="Times New Roman" w:hAnsi="Times New Roman" w:cs="Times New Roman"/>
          </w:rPr>
          <w:t xml:space="preserve">meadow were more strongly overrepresented in the burned areas than in the unburned areas (Figure </w:t>
        </w:r>
        <w:r w:rsidRPr="00A3320B">
          <w:rPr>
            <w:rFonts w:ascii="Times New Roman" w:hAnsi="Times New Roman" w:cs="Times New Roman"/>
            <w:noProof/>
          </w:rPr>
          <w:t>C1</w:t>
        </w:r>
      </w:ins>
      <w:proofErr w:type="gramStart"/>
      <w:ins w:id="217" w:author="Jens Stevens" w:date="2019-10-29T16:01:00Z">
        <w:r w:rsidRPr="00A3320B">
          <w:rPr>
            <w:rFonts w:ascii="Times New Roman" w:hAnsi="Times New Roman" w:cs="Times New Roman"/>
          </w:rPr>
          <w:t>c,d</w:t>
        </w:r>
      </w:ins>
      <w:proofErr w:type="gramEnd"/>
      <w:ins w:id="218" w:author="Jens Stevens" w:date="2019-10-29T15:59:00Z">
        <w:r w:rsidRPr="00A3320B">
          <w:rPr>
            <w:rFonts w:ascii="Times New Roman" w:hAnsi="Times New Roman" w:cs="Times New Roman"/>
          </w:rPr>
          <w:t>). Dense meadow</w:t>
        </w:r>
      </w:ins>
      <w:ins w:id="219" w:author="Jens Stevens" w:date="2019-10-29T16:02:00Z">
        <w:r w:rsidRPr="00A3320B">
          <w:rPr>
            <w:rFonts w:ascii="Times New Roman" w:hAnsi="Times New Roman" w:cs="Times New Roman"/>
          </w:rPr>
          <w:t xml:space="preserve"> </w:t>
        </w:r>
      </w:ins>
      <w:ins w:id="220" w:author="Jens Stevens" w:date="2019-10-29T15:59:00Z">
        <w:r w:rsidRPr="00A3320B">
          <w:rPr>
            <w:rFonts w:ascii="Times New Roman" w:hAnsi="Times New Roman" w:cs="Times New Roman"/>
          </w:rPr>
          <w:t>area</w:t>
        </w:r>
      </w:ins>
      <w:ins w:id="221" w:author="Jens Stevens" w:date="2019-10-29T16:03:00Z">
        <w:r w:rsidRPr="00A3320B">
          <w:rPr>
            <w:rFonts w:ascii="Times New Roman" w:hAnsi="Times New Roman" w:cs="Times New Roman"/>
          </w:rPr>
          <w:t xml:space="preserve"> is limited in this watershed</w:t>
        </w:r>
      </w:ins>
      <w:ins w:id="222" w:author="Jens Stevens" w:date="2019-10-29T15:59:00Z">
        <w:r w:rsidRPr="00A3320B">
          <w:rPr>
            <w:rFonts w:ascii="Times New Roman" w:hAnsi="Times New Roman" w:cs="Times New Roman"/>
          </w:rPr>
          <w:t xml:space="preserve"> </w:t>
        </w:r>
      </w:ins>
      <w:ins w:id="223" w:author="Jens Stevens" w:date="2019-10-29T16:03:00Z">
        <w:r w:rsidRPr="00A3320B">
          <w:rPr>
            <w:rFonts w:ascii="Times New Roman" w:hAnsi="Times New Roman" w:cs="Times New Roman"/>
          </w:rPr>
          <w:t>and saw</w:t>
        </w:r>
      </w:ins>
      <w:ins w:id="224" w:author="Jens Stevens" w:date="2019-10-29T15:59:00Z">
        <w:r w:rsidRPr="00A3320B">
          <w:rPr>
            <w:rFonts w:ascii="Times New Roman" w:hAnsi="Times New Roman" w:cs="Times New Roman"/>
          </w:rPr>
          <w:t xml:space="preserve"> limited expansion or contraction in absolute terms (Figure C1).</w:t>
        </w:r>
      </w:ins>
    </w:p>
    <w:p w14:paraId="766CF9BC" w14:textId="7039605A" w:rsidR="00F513F3" w:rsidRPr="00A3320B" w:rsidRDefault="00F513F3" w:rsidP="00F513F3">
      <w:pPr>
        <w:keepNext/>
        <w:spacing w:line="480" w:lineRule="auto"/>
        <w:rPr>
          <w:rFonts w:ascii="Times New Roman" w:hAnsi="Times New Roman" w:cs="Times New Roman"/>
        </w:rPr>
      </w:pPr>
      <w:r w:rsidRPr="00A3320B">
        <w:rPr>
          <w:rFonts w:ascii="Times New Roman" w:hAnsi="Times New Roman" w:cs="Times New Roman"/>
          <w:noProof/>
          <w:lang w:eastAsia="en-US"/>
        </w:rPr>
        <w:drawing>
          <wp:inline distT="0" distB="0" distL="0" distR="0" wp14:anchorId="49807A03" wp14:editId="6691F6BD">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4.pdf"/>
                    <pic:cNvPicPr/>
                  </pic:nvPicPr>
                  <pic:blipFill>
                    <a:blip r:embed="rId12"/>
                    <a:stretch>
                      <a:fillRect/>
                    </a:stretch>
                  </pic:blipFill>
                  <pic:spPr>
                    <a:xfrm>
                      <a:off x="0" y="0"/>
                      <a:ext cx="5943600" cy="4457700"/>
                    </a:xfrm>
                    <a:prstGeom prst="rect">
                      <a:avLst/>
                    </a:prstGeom>
                  </pic:spPr>
                </pic:pic>
              </a:graphicData>
            </a:graphic>
          </wp:inline>
        </w:drawing>
      </w:r>
    </w:p>
    <w:p w14:paraId="4DB590CA" w14:textId="77777777" w:rsidR="00F513F3" w:rsidRPr="00A3320B" w:rsidRDefault="00F513F3" w:rsidP="00F513F3">
      <w:pPr>
        <w:pStyle w:val="Caption"/>
        <w:rPr>
          <w:rFonts w:ascii="Times New Roman" w:hAnsi="Times New Roman" w:cs="Times New Roman"/>
          <w:sz w:val="22"/>
          <w:szCs w:val="22"/>
        </w:rPr>
      </w:pPr>
      <w:bookmarkStart w:id="225" w:name="_Ref536611059"/>
      <w:bookmarkStart w:id="226" w:name="_Ref534801"/>
      <w:r w:rsidRPr="00A3320B">
        <w:rPr>
          <w:rFonts w:ascii="Times New Roman" w:hAnsi="Times New Roman" w:cs="Times New Roman"/>
          <w:b/>
          <w:sz w:val="22"/>
          <w:szCs w:val="22"/>
        </w:rPr>
        <w:t xml:space="preserve">Figure </w:t>
      </w:r>
      <w:del w:id="227" w:author="Jens Stevens" w:date="2019-10-29T15:55:00Z">
        <w:r w:rsidRPr="00A3320B" w:rsidDel="00F513F3">
          <w:rPr>
            <w:rFonts w:ascii="Times New Roman" w:hAnsi="Times New Roman" w:cs="Times New Roman"/>
            <w:b/>
            <w:sz w:val="22"/>
            <w:szCs w:val="22"/>
          </w:rPr>
          <w:delText>6</w:delText>
        </w:r>
      </w:del>
      <w:ins w:id="228" w:author="Jens Stevens" w:date="2019-10-29T15:55:00Z">
        <w:r w:rsidRPr="00A3320B">
          <w:rPr>
            <w:rFonts w:ascii="Times New Roman" w:hAnsi="Times New Roman" w:cs="Times New Roman"/>
            <w:b/>
            <w:sz w:val="22"/>
            <w:szCs w:val="22"/>
          </w:rPr>
          <w:t>C1</w:t>
        </w:r>
      </w:ins>
      <w:r w:rsidRPr="00A3320B">
        <w:rPr>
          <w:rFonts w:ascii="Times New Roman" w:hAnsi="Times New Roman" w:cs="Times New Roman"/>
          <w:sz w:val="22"/>
          <w:szCs w:val="22"/>
        </w:rPr>
        <w:t>. Image change analysis. Colors indicated change in observed vegetation transitions relative to a null expectation of equally likely change in each direction. Color scale the proportion of the null expectation at which a given transition occurred, either more (blue) or less (red) than expected. Cell numbers indicate the number of 0.16 ha pixels in each transition category</w:t>
      </w:r>
      <w:bookmarkEnd w:id="225"/>
      <w:bookmarkEnd w:id="226"/>
      <w:r w:rsidRPr="00A3320B">
        <w:rPr>
          <w:rFonts w:ascii="Times New Roman" w:hAnsi="Times New Roman" w:cs="Times New Roman"/>
          <w:sz w:val="22"/>
          <w:szCs w:val="22"/>
        </w:rPr>
        <w:t>. Transitions occur from vegetation type in row (from 1973) to vegetation type in column (from 2014).</w:t>
      </w:r>
    </w:p>
    <w:p w14:paraId="5100F7D5" w14:textId="77777777" w:rsidR="009F01C6" w:rsidRPr="00A3320B" w:rsidRDefault="009F01C6" w:rsidP="00AA5D49">
      <w:pPr>
        <w:spacing w:line="480" w:lineRule="auto"/>
        <w:rPr>
          <w:ins w:id="229" w:author="Jens Stevens" w:date="2019-10-29T16:03:00Z"/>
          <w:rFonts w:ascii="Times New Roman" w:hAnsi="Times New Roman" w:cs="Times New Roman"/>
          <w:b/>
        </w:rPr>
      </w:pPr>
    </w:p>
    <w:p w14:paraId="316F9339" w14:textId="77777777" w:rsidR="009F01C6" w:rsidRPr="00A3320B" w:rsidRDefault="009F01C6" w:rsidP="00AA5D49">
      <w:pPr>
        <w:spacing w:line="480" w:lineRule="auto"/>
        <w:rPr>
          <w:ins w:id="230" w:author="Jens Stevens" w:date="2019-10-29T16:03:00Z"/>
          <w:rFonts w:ascii="Times New Roman" w:hAnsi="Times New Roman" w:cs="Times New Roman"/>
          <w:b/>
        </w:rPr>
      </w:pPr>
    </w:p>
    <w:p w14:paraId="706BFDC5" w14:textId="77777777" w:rsidR="009F01C6" w:rsidRPr="00A3320B" w:rsidRDefault="009F01C6" w:rsidP="00AA5D49">
      <w:pPr>
        <w:spacing w:line="480" w:lineRule="auto"/>
        <w:rPr>
          <w:ins w:id="231" w:author="Jens Stevens" w:date="2019-10-29T16:03:00Z"/>
          <w:rFonts w:ascii="Times New Roman" w:hAnsi="Times New Roman" w:cs="Times New Roman"/>
          <w:b/>
        </w:rPr>
      </w:pPr>
    </w:p>
    <w:p w14:paraId="0E8C2923" w14:textId="79412CF3" w:rsidR="00AA5D49" w:rsidRPr="00A3320B" w:rsidRDefault="00F513F3" w:rsidP="00AA5D49">
      <w:pPr>
        <w:spacing w:line="480" w:lineRule="auto"/>
        <w:rPr>
          <w:rFonts w:ascii="Times New Roman" w:hAnsi="Times New Roman" w:cs="Times New Roman"/>
          <w:b/>
        </w:rPr>
      </w:pPr>
      <w:r w:rsidRPr="00A3320B">
        <w:rPr>
          <w:rFonts w:ascii="Times New Roman" w:hAnsi="Times New Roman" w:cs="Times New Roman"/>
          <w:b/>
        </w:rPr>
        <w:lastRenderedPageBreak/>
        <w:t>Vegetation Patch Metrics Results</w:t>
      </w:r>
      <w:r w:rsidR="00AA5D49" w:rsidRPr="00A3320B">
        <w:rPr>
          <w:rFonts w:ascii="Times New Roman" w:hAnsi="Times New Roman" w:cs="Times New Roman"/>
          <w:b/>
        </w:rPr>
        <w:t>:</w:t>
      </w:r>
    </w:p>
    <w:p w14:paraId="3212ED5F" w14:textId="70BF2005" w:rsidR="00AA5D49" w:rsidRPr="00A3320B" w:rsidRDefault="00AA5D49" w:rsidP="00AA5D49">
      <w:pPr>
        <w:spacing w:line="480" w:lineRule="auto"/>
        <w:ind w:firstLine="720"/>
        <w:rPr>
          <w:rFonts w:ascii="Times New Roman" w:hAnsi="Times New Roman" w:cs="Times New Roman"/>
          <w:color w:val="000000" w:themeColor="text1"/>
        </w:rPr>
      </w:pPr>
      <w:r w:rsidRPr="00A3320B">
        <w:rPr>
          <w:rFonts w:ascii="Times New Roman" w:hAnsi="Times New Roman" w:cs="Times New Roman"/>
          <w:color w:val="000000" w:themeColor="text1"/>
        </w:rPr>
        <w:t xml:space="preserve">Sugarloaf Creek Basin (SCB) showed a much smaller degree of landscape change than </w:t>
      </w:r>
      <w:proofErr w:type="spellStart"/>
      <w:r w:rsidRPr="00A3320B">
        <w:rPr>
          <w:rFonts w:ascii="Times New Roman" w:hAnsi="Times New Roman" w:cs="Times New Roman"/>
          <w:color w:val="000000" w:themeColor="text1"/>
        </w:rPr>
        <w:t>Illilouette</w:t>
      </w:r>
      <w:proofErr w:type="spellEnd"/>
      <w:r w:rsidRPr="00A3320B">
        <w:rPr>
          <w:rFonts w:ascii="Times New Roman" w:hAnsi="Times New Roman" w:cs="Times New Roman"/>
          <w:color w:val="000000" w:themeColor="text1"/>
        </w:rPr>
        <w:t xml:space="preserve"> Creek Basin (ICB). Diversity indices increased over time for both watersheds, but the change was negligible for SCB, </w:t>
      </w:r>
      <w:del w:id="232" w:author="Stevens, Jens T" w:date="2019-11-05T11:03:00Z">
        <w:r w:rsidRPr="00A3320B" w:rsidDel="001A22BB">
          <w:rPr>
            <w:rFonts w:ascii="Times New Roman" w:hAnsi="Times New Roman" w:cs="Times New Roman"/>
            <w:color w:val="000000" w:themeColor="text1"/>
          </w:rPr>
          <w:delText xml:space="preserve">showing </w:delText>
        </w:r>
      </w:del>
      <w:ins w:id="233" w:author="Stevens, Jens T" w:date="2019-11-05T11:03:00Z">
        <w:r w:rsidR="001A22BB" w:rsidRPr="00A3320B">
          <w:rPr>
            <w:rFonts w:ascii="Times New Roman" w:hAnsi="Times New Roman" w:cs="Times New Roman"/>
            <w:color w:val="000000" w:themeColor="text1"/>
          </w:rPr>
          <w:t xml:space="preserve">demonstrating </w:t>
        </w:r>
      </w:ins>
      <w:r w:rsidRPr="00A3320B">
        <w:rPr>
          <w:rFonts w:ascii="Times New Roman" w:hAnsi="Times New Roman" w:cs="Times New Roman"/>
          <w:color w:val="000000" w:themeColor="text1"/>
        </w:rPr>
        <w:t xml:space="preserve">that landscape diversity rose only very slightly in response to fire (Figure </w:t>
      </w:r>
      <w:del w:id="234" w:author="Jens Stevens" w:date="2019-10-29T18:17:00Z">
        <w:r w:rsidRPr="00A3320B" w:rsidDel="002E3C45">
          <w:rPr>
            <w:rFonts w:ascii="Times New Roman" w:hAnsi="Times New Roman" w:cs="Times New Roman"/>
            <w:color w:val="000000" w:themeColor="text1"/>
          </w:rPr>
          <w:delText>C1</w:delText>
        </w:r>
      </w:del>
      <w:ins w:id="235" w:author="Jens Stevens" w:date="2019-10-29T18:17:00Z">
        <w:r w:rsidR="002E3C45" w:rsidRPr="00A3320B">
          <w:rPr>
            <w:rFonts w:ascii="Times New Roman" w:hAnsi="Times New Roman" w:cs="Times New Roman"/>
            <w:color w:val="000000" w:themeColor="text1"/>
          </w:rPr>
          <w:t>C2</w:t>
        </w:r>
      </w:ins>
      <w:r w:rsidRPr="00A3320B">
        <w:rPr>
          <w:rFonts w:ascii="Times New Roman" w:hAnsi="Times New Roman" w:cs="Times New Roman"/>
          <w:color w:val="000000" w:themeColor="text1"/>
        </w:rPr>
        <w:t xml:space="preserve">). The landscape-scale aggregation index increased slightly over time in SCB, in contrast to a decrease in ICB (Figure </w:t>
      </w:r>
      <w:del w:id="236" w:author="Jens Stevens" w:date="2019-10-29T18:17:00Z">
        <w:r w:rsidRPr="00A3320B" w:rsidDel="002E3C45">
          <w:rPr>
            <w:rFonts w:ascii="Times New Roman" w:hAnsi="Times New Roman" w:cs="Times New Roman"/>
            <w:color w:val="000000" w:themeColor="text1"/>
          </w:rPr>
          <w:delText>C2</w:delText>
        </w:r>
      </w:del>
      <w:ins w:id="237" w:author="Jens Stevens" w:date="2019-10-29T18:17:00Z">
        <w:r w:rsidR="002E3C45" w:rsidRPr="00A3320B">
          <w:rPr>
            <w:rFonts w:ascii="Times New Roman" w:hAnsi="Times New Roman" w:cs="Times New Roman"/>
            <w:color w:val="000000" w:themeColor="text1"/>
          </w:rPr>
          <w:t>C3</w:t>
        </w:r>
      </w:ins>
      <w:r w:rsidRPr="00A3320B">
        <w:rPr>
          <w:rFonts w:ascii="Times New Roman" w:hAnsi="Times New Roman" w:cs="Times New Roman"/>
          <w:color w:val="000000" w:themeColor="text1"/>
        </w:rPr>
        <w:t xml:space="preserve">). This could be due to fires creating larger areas of sparse meadow that are more aggregated than pre-burn meadow areas (Figure </w:t>
      </w:r>
      <w:del w:id="238" w:author="Jens Stevens" w:date="2019-10-29T18:17:00Z">
        <w:r w:rsidRPr="00A3320B" w:rsidDel="002E3C45">
          <w:rPr>
            <w:rFonts w:ascii="Times New Roman" w:hAnsi="Times New Roman" w:cs="Times New Roman"/>
            <w:color w:val="000000" w:themeColor="text1"/>
          </w:rPr>
          <w:delText>C3b</w:delText>
        </w:r>
      </w:del>
      <w:ins w:id="239" w:author="Jens Stevens" w:date="2019-10-29T18:17:00Z">
        <w:r w:rsidR="002E3C45" w:rsidRPr="00A3320B">
          <w:rPr>
            <w:rFonts w:ascii="Times New Roman" w:hAnsi="Times New Roman" w:cs="Times New Roman"/>
            <w:color w:val="000000" w:themeColor="text1"/>
          </w:rPr>
          <w:t>C4b</w:t>
        </w:r>
      </w:ins>
      <w:r w:rsidRPr="00A3320B">
        <w:rPr>
          <w:rFonts w:ascii="Times New Roman" w:hAnsi="Times New Roman" w:cs="Times New Roman"/>
          <w:color w:val="000000" w:themeColor="text1"/>
        </w:rPr>
        <w:t xml:space="preserve">). The size of the largest vegetation patches did not vary appreciably in SCB between 1973 and 2014, with the exception of sparse meadows (Figure </w:t>
      </w:r>
      <w:del w:id="240" w:author="Jens Stevens" w:date="2019-10-29T18:17:00Z">
        <w:r w:rsidRPr="00A3320B" w:rsidDel="002E3C45">
          <w:rPr>
            <w:rFonts w:ascii="Times New Roman" w:hAnsi="Times New Roman" w:cs="Times New Roman"/>
            <w:color w:val="000000" w:themeColor="text1"/>
          </w:rPr>
          <w:delText>C3</w:delText>
        </w:r>
      </w:del>
      <w:ins w:id="241" w:author="Jens Stevens" w:date="2019-10-29T18:17:00Z">
        <w:r w:rsidR="002E3C45" w:rsidRPr="00A3320B">
          <w:rPr>
            <w:rFonts w:ascii="Times New Roman" w:hAnsi="Times New Roman" w:cs="Times New Roman"/>
            <w:color w:val="000000" w:themeColor="text1"/>
          </w:rPr>
          <w:t>C4</w:t>
        </w:r>
      </w:ins>
      <w:r w:rsidRPr="00A3320B">
        <w:rPr>
          <w:rFonts w:ascii="Times New Roman" w:hAnsi="Times New Roman" w:cs="Times New Roman"/>
          <w:color w:val="000000" w:themeColor="text1"/>
        </w:rPr>
        <w:t xml:space="preserve">). The mean and standard deviation of patch sizes, however, showed similar trends to ICB (Figure </w:t>
      </w:r>
      <w:del w:id="242" w:author="Jens Stevens" w:date="2019-10-29T18:17:00Z">
        <w:r w:rsidRPr="00A3320B" w:rsidDel="002E3C45">
          <w:rPr>
            <w:rFonts w:ascii="Times New Roman" w:hAnsi="Times New Roman" w:cs="Times New Roman"/>
            <w:color w:val="000000" w:themeColor="text1"/>
          </w:rPr>
          <w:delText>C4</w:delText>
        </w:r>
      </w:del>
      <w:ins w:id="243" w:author="Jens Stevens" w:date="2019-10-29T18:17:00Z">
        <w:r w:rsidR="002E3C45" w:rsidRPr="00A3320B">
          <w:rPr>
            <w:rFonts w:ascii="Times New Roman" w:hAnsi="Times New Roman" w:cs="Times New Roman"/>
            <w:color w:val="000000" w:themeColor="text1"/>
          </w:rPr>
          <w:t>C5</w:t>
        </w:r>
      </w:ins>
      <w:r w:rsidRPr="00A3320B">
        <w:rPr>
          <w:rFonts w:ascii="Times New Roman" w:hAnsi="Times New Roman" w:cs="Times New Roman"/>
          <w:color w:val="000000" w:themeColor="text1"/>
        </w:rPr>
        <w:t xml:space="preserve">). Most notably, conifer patches got smaller and less varied in size following 4 decades of fire (Figure </w:t>
      </w:r>
      <w:del w:id="244" w:author="Jens Stevens" w:date="2019-10-29T18:17:00Z">
        <w:r w:rsidRPr="00A3320B" w:rsidDel="002E3C45">
          <w:rPr>
            <w:rFonts w:ascii="Times New Roman" w:hAnsi="Times New Roman" w:cs="Times New Roman"/>
            <w:color w:val="000000" w:themeColor="text1"/>
          </w:rPr>
          <w:delText>C4</w:delText>
        </w:r>
      </w:del>
      <w:ins w:id="245" w:author="Jens Stevens" w:date="2019-10-29T18:17:00Z">
        <w:r w:rsidR="002E3C45" w:rsidRPr="00A3320B">
          <w:rPr>
            <w:rFonts w:ascii="Times New Roman" w:hAnsi="Times New Roman" w:cs="Times New Roman"/>
            <w:color w:val="000000" w:themeColor="text1"/>
          </w:rPr>
          <w:t>C5</w:t>
        </w:r>
      </w:ins>
      <w:r w:rsidRPr="00A3320B">
        <w:rPr>
          <w:rFonts w:ascii="Times New Roman" w:hAnsi="Times New Roman" w:cs="Times New Roman"/>
          <w:color w:val="000000" w:themeColor="text1"/>
        </w:rPr>
        <w:t xml:space="preserve">). While fractal dimension increased for all vegetation types in ICB, it remained flat or decreased slightly in SCB (Figure </w:t>
      </w:r>
      <w:del w:id="246" w:author="Jens Stevens" w:date="2019-10-29T18:17:00Z">
        <w:r w:rsidRPr="00A3320B" w:rsidDel="002E3C45">
          <w:rPr>
            <w:rFonts w:ascii="Times New Roman" w:hAnsi="Times New Roman" w:cs="Times New Roman"/>
            <w:color w:val="000000" w:themeColor="text1"/>
          </w:rPr>
          <w:delText>C5</w:delText>
        </w:r>
      </w:del>
      <w:ins w:id="247" w:author="Jens Stevens" w:date="2019-10-29T18:17:00Z">
        <w:r w:rsidR="002E3C45" w:rsidRPr="00A3320B">
          <w:rPr>
            <w:rFonts w:ascii="Times New Roman" w:hAnsi="Times New Roman" w:cs="Times New Roman"/>
            <w:color w:val="000000" w:themeColor="text1"/>
          </w:rPr>
          <w:t>C6</w:t>
        </w:r>
      </w:ins>
      <w:r w:rsidRPr="00A3320B">
        <w:rPr>
          <w:rFonts w:ascii="Times New Roman" w:hAnsi="Times New Roman" w:cs="Times New Roman"/>
          <w:color w:val="000000" w:themeColor="text1"/>
        </w:rPr>
        <w:t>). This may partially be due to fires creating a small number of new fairly homogeneous patches with simple geometries, but the small amount of change demonstrates that patch properties varied very little in response to fire in SCB.</w:t>
      </w:r>
    </w:p>
    <w:p w14:paraId="02497395" w14:textId="34A62CB6" w:rsidR="00AA5D49" w:rsidRPr="00A3320B" w:rsidRDefault="00AA5D49" w:rsidP="00AA5D49">
      <w:pPr>
        <w:spacing w:line="480" w:lineRule="auto"/>
        <w:ind w:firstLine="720"/>
        <w:rPr>
          <w:ins w:id="248" w:author="Jens Stevens" w:date="2019-10-29T14:03:00Z"/>
          <w:rFonts w:ascii="Times New Roman" w:hAnsi="Times New Roman" w:cs="Times New Roman"/>
          <w:color w:val="000000" w:themeColor="text1"/>
        </w:rPr>
      </w:pPr>
      <w:r w:rsidRPr="00A3320B">
        <w:rPr>
          <w:rFonts w:ascii="Times New Roman" w:hAnsi="Times New Roman" w:cs="Times New Roman"/>
          <w:color w:val="000000" w:themeColor="text1"/>
        </w:rPr>
        <w:t xml:space="preserve">Relative proportions of each vegetation type were similar between the two watersheds (Figure </w:t>
      </w:r>
      <w:del w:id="249" w:author="Jens Stevens" w:date="2019-10-29T14:00:00Z">
        <w:r w:rsidRPr="00A3320B" w:rsidDel="001159C0">
          <w:rPr>
            <w:rFonts w:ascii="Times New Roman" w:hAnsi="Times New Roman" w:cs="Times New Roman"/>
            <w:color w:val="000000" w:themeColor="text1"/>
          </w:rPr>
          <w:delText>C</w:delText>
        </w:r>
      </w:del>
      <w:r w:rsidRPr="00A3320B">
        <w:rPr>
          <w:rFonts w:ascii="Times New Roman" w:hAnsi="Times New Roman" w:cs="Times New Roman"/>
          <w:color w:val="000000" w:themeColor="text1"/>
        </w:rPr>
        <w:t xml:space="preserve">6; note that these proportions do not account for exposed rock). Both watersheds also had similar Shannon’s Evenness Index values in their pre-fire/post-suppression states (Figure </w:t>
      </w:r>
      <w:del w:id="250" w:author="Jens Stevens" w:date="2019-10-29T18:17:00Z">
        <w:r w:rsidRPr="00A3320B" w:rsidDel="002E3C45">
          <w:rPr>
            <w:rFonts w:ascii="Times New Roman" w:hAnsi="Times New Roman" w:cs="Times New Roman"/>
            <w:color w:val="000000" w:themeColor="text1"/>
          </w:rPr>
          <w:delText>C1</w:delText>
        </w:r>
      </w:del>
      <w:ins w:id="251" w:author="Jens Stevens" w:date="2019-10-29T18:17:00Z">
        <w:r w:rsidR="002E3C45" w:rsidRPr="00A3320B">
          <w:rPr>
            <w:rFonts w:ascii="Times New Roman" w:hAnsi="Times New Roman" w:cs="Times New Roman"/>
            <w:color w:val="000000" w:themeColor="text1"/>
          </w:rPr>
          <w:t>C2</w:t>
        </w:r>
      </w:ins>
      <w:r w:rsidRPr="00A3320B">
        <w:rPr>
          <w:rFonts w:ascii="Times New Roman" w:hAnsi="Times New Roman" w:cs="Times New Roman"/>
          <w:color w:val="000000" w:themeColor="text1"/>
        </w:rPr>
        <w:t>).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3D4D539B" w14:textId="77777777" w:rsidR="001159C0" w:rsidRPr="00A3320B" w:rsidRDefault="001159C0" w:rsidP="00AA5D49">
      <w:pPr>
        <w:spacing w:line="480" w:lineRule="auto"/>
        <w:ind w:firstLine="720"/>
        <w:rPr>
          <w:rFonts w:ascii="Times New Roman" w:hAnsi="Times New Roman" w:cs="Times New Roman"/>
          <w:color w:val="000000" w:themeColor="text1"/>
        </w:rPr>
      </w:pPr>
    </w:p>
    <w:p w14:paraId="0B87E538" w14:textId="77777777" w:rsidR="009F01C6" w:rsidRPr="00A3320B" w:rsidRDefault="009F01C6" w:rsidP="00AA5D49">
      <w:pPr>
        <w:rPr>
          <w:rFonts w:ascii="Times New Roman" w:hAnsi="Times New Roman" w:cs="Times New Roman"/>
          <w:i/>
          <w:color w:val="000000" w:themeColor="text1"/>
        </w:rPr>
        <w:sectPr w:rsidR="009F01C6" w:rsidRPr="00A3320B" w:rsidSect="006E43F2">
          <w:pgSz w:w="12240" w:h="15840"/>
          <w:pgMar w:top="1440" w:right="1440" w:bottom="1440" w:left="1440" w:header="720" w:footer="720" w:gutter="0"/>
          <w:lnNumType w:countBy="1" w:restart="continuous"/>
          <w:cols w:space="720"/>
        </w:sectPr>
      </w:pPr>
    </w:p>
    <w:p w14:paraId="56E3B9EC" w14:textId="4E396942" w:rsidR="00AA5D49" w:rsidRPr="00A3320B" w:rsidRDefault="00AA5D49" w:rsidP="00AA5D49">
      <w:pPr>
        <w:rPr>
          <w:rFonts w:ascii="Times New Roman" w:hAnsi="Times New Roman" w:cs="Times New Roman"/>
          <w:i/>
          <w:color w:val="000000" w:themeColor="text1"/>
        </w:rPr>
      </w:pPr>
      <w:r w:rsidRPr="00A3320B">
        <w:rPr>
          <w:rFonts w:ascii="Times New Roman" w:hAnsi="Times New Roman" w:cs="Times New Roman"/>
          <w:noProof/>
          <w:lang w:eastAsia="en-US"/>
        </w:rPr>
        <w:lastRenderedPageBreak/>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0522" cy="2404915"/>
                    </a:xfrm>
                    <a:prstGeom prst="rect">
                      <a:avLst/>
                    </a:prstGeom>
                  </pic:spPr>
                </pic:pic>
              </a:graphicData>
            </a:graphic>
          </wp:inline>
        </w:drawing>
      </w:r>
    </w:p>
    <w:p w14:paraId="06F520C2" w14:textId="565EACDA"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del w:id="252" w:author="Jens Stevens" w:date="2019-10-29T18:18:00Z">
        <w:r w:rsidRPr="00A3320B" w:rsidDel="002E3C45">
          <w:rPr>
            <w:rFonts w:ascii="Times New Roman" w:hAnsi="Times New Roman" w:cs="Times New Roman"/>
            <w:i/>
            <w:color w:val="000000" w:themeColor="text1"/>
            <w:sz w:val="22"/>
            <w:szCs w:val="22"/>
          </w:rPr>
          <w:delText>C1</w:delText>
        </w:r>
      </w:del>
      <w:ins w:id="253" w:author="Jens Stevens" w:date="2019-10-29T18:18:00Z">
        <w:r w:rsidR="002E3C45" w:rsidRPr="00A3320B">
          <w:rPr>
            <w:rFonts w:ascii="Times New Roman" w:hAnsi="Times New Roman" w:cs="Times New Roman"/>
            <w:i/>
            <w:color w:val="000000" w:themeColor="text1"/>
            <w:sz w:val="22"/>
            <w:szCs w:val="22"/>
          </w:rPr>
          <w:t>C2</w:t>
        </w:r>
      </w:ins>
      <w:r w:rsidRPr="00A3320B">
        <w:rPr>
          <w:rFonts w:ascii="Times New Roman" w:hAnsi="Times New Roman" w:cs="Times New Roman"/>
          <w:i/>
          <w:color w:val="000000" w:themeColor="text1"/>
          <w:sz w:val="22"/>
          <w:szCs w:val="22"/>
        </w:rPr>
        <w:t xml:space="preserve">. Shannon’s Evenness Index calculated for both ICB and SCB for each year that we created vegetation maps from aerial imagery. </w:t>
      </w:r>
    </w:p>
    <w:p w14:paraId="04F65CF7" w14:textId="77777777" w:rsidR="00AA5D49" w:rsidRPr="00A3320B" w:rsidRDefault="00AA5D49" w:rsidP="00AA5D49">
      <w:pPr>
        <w:rPr>
          <w:rFonts w:ascii="Times New Roman" w:hAnsi="Times New Roman" w:cs="Times New Roman"/>
          <w:i/>
          <w:color w:val="000000" w:themeColor="text1"/>
          <w:sz w:val="18"/>
          <w:szCs w:val="18"/>
        </w:rPr>
      </w:pPr>
      <w:r w:rsidRPr="00A3320B">
        <w:rPr>
          <w:rFonts w:ascii="Times New Roman" w:hAnsi="Times New Roman" w:cs="Times New Roman"/>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8478" cy="2437278"/>
                    </a:xfrm>
                    <a:prstGeom prst="rect">
                      <a:avLst/>
                    </a:prstGeom>
                  </pic:spPr>
                </pic:pic>
              </a:graphicData>
            </a:graphic>
          </wp:inline>
        </w:drawing>
      </w:r>
    </w:p>
    <w:p w14:paraId="7A5922D4" w14:textId="6FA5EC37" w:rsidR="00AA5D49" w:rsidRPr="00A3320B" w:rsidRDefault="00AA5D49" w:rsidP="00AA5D49">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 Figure </w:t>
      </w:r>
      <w:del w:id="254" w:author="Jens Stevens" w:date="2019-10-29T18:18:00Z">
        <w:r w:rsidRPr="00A3320B" w:rsidDel="002E3C45">
          <w:rPr>
            <w:rFonts w:ascii="Times New Roman" w:hAnsi="Times New Roman" w:cs="Times New Roman"/>
            <w:i/>
            <w:color w:val="000000" w:themeColor="text1"/>
            <w:sz w:val="22"/>
            <w:szCs w:val="22"/>
          </w:rPr>
          <w:delText>C2</w:delText>
        </w:r>
      </w:del>
      <w:ins w:id="255" w:author="Jens Stevens" w:date="2019-10-29T18:18:00Z">
        <w:r w:rsidR="002E3C45" w:rsidRPr="00A3320B">
          <w:rPr>
            <w:rFonts w:ascii="Times New Roman" w:hAnsi="Times New Roman" w:cs="Times New Roman"/>
            <w:i/>
            <w:color w:val="000000" w:themeColor="text1"/>
            <w:sz w:val="22"/>
            <w:szCs w:val="22"/>
          </w:rPr>
          <w:t>C3</w:t>
        </w:r>
      </w:ins>
      <w:r w:rsidRPr="00A3320B">
        <w:rPr>
          <w:rFonts w:ascii="Times New Roman" w:hAnsi="Times New Roman" w:cs="Times New Roman"/>
          <w:i/>
          <w:color w:val="000000" w:themeColor="text1"/>
          <w:sz w:val="22"/>
          <w:szCs w:val="22"/>
        </w:rPr>
        <w:t xml:space="preserve">. Aggregation Index calculated for both ICB and SCB for each year that we created vegetation maps from aerial imagery. </w:t>
      </w:r>
    </w:p>
    <w:p w14:paraId="4DB62C79" w14:textId="77777777" w:rsidR="009F01C6" w:rsidRPr="00A3320B" w:rsidRDefault="009F01C6" w:rsidP="00AA5D49">
      <w:pPr>
        <w:rPr>
          <w:rFonts w:ascii="Times New Roman" w:hAnsi="Times New Roman" w:cs="Times New Roman"/>
        </w:rPr>
        <w:sectPr w:rsidR="009F01C6" w:rsidRPr="00A3320B" w:rsidSect="009F01C6">
          <w:type w:val="continuous"/>
          <w:pgSz w:w="12240" w:h="15840"/>
          <w:pgMar w:top="1440" w:right="1440" w:bottom="1440" w:left="1440" w:header="720" w:footer="720" w:gutter="0"/>
          <w:lnNumType w:countBy="1" w:restart="continuous"/>
          <w:cols w:num="2" w:space="720"/>
        </w:sectPr>
      </w:pPr>
    </w:p>
    <w:p w14:paraId="489A1A92" w14:textId="77713975" w:rsidR="00AA5D49" w:rsidRPr="00A3320B" w:rsidRDefault="00AA5D49" w:rsidP="00AA5D49">
      <w:pPr>
        <w:rPr>
          <w:ins w:id="256" w:author="Jens Stevens" w:date="2019-10-29T18:18:00Z"/>
          <w:rFonts w:ascii="Times New Roman" w:hAnsi="Times New Roman" w:cs="Times New Roman"/>
        </w:rPr>
      </w:pPr>
    </w:p>
    <w:p w14:paraId="05E5A53E" w14:textId="77777777" w:rsidR="002E3C45" w:rsidRPr="00A3320B" w:rsidRDefault="002E3C45" w:rsidP="00AA5D49">
      <w:pPr>
        <w:rPr>
          <w:rFonts w:ascii="Times New Roman" w:hAnsi="Times New Roman" w:cs="Times New Roman"/>
        </w:rPr>
      </w:pPr>
    </w:p>
    <w:p w14:paraId="140F7ABF" w14:textId="77777777" w:rsidR="00AA5D49" w:rsidRPr="00A3320B" w:rsidRDefault="00AA5D49" w:rsidP="00AA5D4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72FFF9E3" wp14:editId="3D7E3A72">
            <wp:extent cx="5330901" cy="3998176"/>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5">
                      <a:extLst>
                        <a:ext uri="{28A0092B-C50C-407E-A947-70E740481C1C}">
                          <a14:useLocalDpi xmlns:a14="http://schemas.microsoft.com/office/drawing/2010/main" val="0"/>
                        </a:ext>
                      </a:extLst>
                    </a:blip>
                    <a:stretch>
                      <a:fillRect/>
                    </a:stretch>
                  </pic:blipFill>
                  <pic:spPr>
                    <a:xfrm>
                      <a:off x="0" y="0"/>
                      <a:ext cx="5337615" cy="4003211"/>
                    </a:xfrm>
                    <a:prstGeom prst="rect">
                      <a:avLst/>
                    </a:prstGeom>
                  </pic:spPr>
                </pic:pic>
              </a:graphicData>
            </a:graphic>
          </wp:inline>
        </w:drawing>
      </w:r>
    </w:p>
    <w:p w14:paraId="30E49F05" w14:textId="679AB3FD"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57" w:author="Jens Stevens" w:date="2019-10-29T18:18:00Z">
        <w:r w:rsidRPr="00A3320B" w:rsidDel="002E3C45">
          <w:rPr>
            <w:rFonts w:ascii="Times New Roman" w:hAnsi="Times New Roman" w:cs="Times New Roman"/>
            <w:i/>
            <w:sz w:val="22"/>
            <w:szCs w:val="22"/>
          </w:rPr>
          <w:delText>C3</w:delText>
        </w:r>
      </w:del>
      <w:ins w:id="258" w:author="Jens Stevens" w:date="2019-10-29T18:18:00Z">
        <w:r w:rsidR="002E3C45" w:rsidRPr="00A3320B">
          <w:rPr>
            <w:rFonts w:ascii="Times New Roman" w:hAnsi="Times New Roman" w:cs="Times New Roman"/>
            <w:i/>
            <w:sz w:val="22"/>
            <w:szCs w:val="22"/>
          </w:rPr>
          <w:t>C4</w:t>
        </w:r>
      </w:ins>
      <w:r w:rsidRPr="00A3320B">
        <w:rPr>
          <w:rFonts w:ascii="Times New Roman" w:hAnsi="Times New Roman" w:cs="Times New Roman"/>
          <w:i/>
          <w:sz w:val="22"/>
          <w:szCs w:val="22"/>
        </w:rPr>
        <w:t>. 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Pr="00A3320B" w:rsidRDefault="00AA5D49" w:rsidP="00AA5D49">
      <w:pPr>
        <w:rPr>
          <w:rFonts w:ascii="Times New Roman" w:hAnsi="Times New Roman" w:cs="Times New Roman"/>
          <w:sz w:val="18"/>
          <w:szCs w:val="18"/>
        </w:rPr>
      </w:pPr>
      <w:r w:rsidRPr="00A3320B">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A3320B" w:rsidRDefault="00AA5D49" w:rsidP="00AA5D49">
      <w:pPr>
        <w:rPr>
          <w:rFonts w:ascii="Times New Roman" w:hAnsi="Times New Roman" w:cs="Times New Roman"/>
          <w:sz w:val="18"/>
          <w:szCs w:val="18"/>
        </w:rPr>
      </w:pPr>
    </w:p>
    <w:p w14:paraId="2857AC1A" w14:textId="44442B1E"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59" w:author="Jens Stevens" w:date="2019-10-29T18:18:00Z">
        <w:r w:rsidRPr="00A3320B" w:rsidDel="002E3C45">
          <w:rPr>
            <w:rFonts w:ascii="Times New Roman" w:hAnsi="Times New Roman" w:cs="Times New Roman"/>
            <w:i/>
            <w:sz w:val="22"/>
            <w:szCs w:val="22"/>
          </w:rPr>
          <w:delText>C4</w:delText>
        </w:r>
      </w:del>
      <w:ins w:id="260" w:author="Jens Stevens" w:date="2019-10-29T18:18:00Z">
        <w:r w:rsidR="002E3C45" w:rsidRPr="00A3320B">
          <w:rPr>
            <w:rFonts w:ascii="Times New Roman" w:hAnsi="Times New Roman" w:cs="Times New Roman"/>
            <w:i/>
            <w:sz w:val="22"/>
            <w:szCs w:val="22"/>
          </w:rPr>
          <w:t>C5</w:t>
        </w:r>
      </w:ins>
      <w:r w:rsidRPr="00A3320B">
        <w:rPr>
          <w:rFonts w:ascii="Times New Roman" w:hAnsi="Times New Roman" w:cs="Times New Roman"/>
          <w:i/>
          <w:sz w:val="22"/>
          <w:szCs w:val="22"/>
        </w:rPr>
        <w:t>. Mean (</w:t>
      </w:r>
      <w:proofErr w:type="gramStart"/>
      <w:r w:rsidRPr="00A3320B">
        <w:rPr>
          <w:rFonts w:ascii="Times New Roman" w:hAnsi="Times New Roman" w:cs="Times New Roman"/>
          <w:i/>
          <w:sz w:val="22"/>
          <w:szCs w:val="22"/>
        </w:rPr>
        <w:t>A,C</w:t>
      </w:r>
      <w:proofErr w:type="gramEnd"/>
      <w:r w:rsidRPr="00A3320B">
        <w:rPr>
          <w:rFonts w:ascii="Times New Roman" w:hAnsi="Times New Roman" w:cs="Times New Roman"/>
          <w:i/>
          <w:sz w:val="22"/>
          <w:szCs w:val="22"/>
        </w:rPr>
        <w:t>) and standard deviation (B,D) of patch size for each vegetation class for both ICB (dashed lines) and SCB (dotted lines). Conifer is shown separately (</w:t>
      </w:r>
      <w:proofErr w:type="gramStart"/>
      <w:r w:rsidRPr="00A3320B">
        <w:rPr>
          <w:rFonts w:ascii="Times New Roman" w:hAnsi="Times New Roman" w:cs="Times New Roman"/>
          <w:i/>
          <w:sz w:val="22"/>
          <w:szCs w:val="22"/>
        </w:rPr>
        <w:t>A,B</w:t>
      </w:r>
      <w:proofErr w:type="gramEnd"/>
      <w:r w:rsidRPr="00A3320B">
        <w:rPr>
          <w:rFonts w:ascii="Times New Roman" w:hAnsi="Times New Roman" w:cs="Times New Roman"/>
          <w:i/>
          <w:sz w:val="22"/>
          <w:szCs w:val="22"/>
        </w:rPr>
        <w:t>) from the other vegetation classes due to large differences in scale.</w:t>
      </w:r>
    </w:p>
    <w:p w14:paraId="46723358" w14:textId="77777777" w:rsidR="00AA5D49" w:rsidRPr="00A3320B" w:rsidRDefault="00AA5D49" w:rsidP="00AA5D49">
      <w:pPr>
        <w:rPr>
          <w:rFonts w:ascii="Times New Roman" w:hAnsi="Times New Roman" w:cs="Times New Roman"/>
          <w:i/>
          <w:sz w:val="18"/>
          <w:szCs w:val="18"/>
        </w:rPr>
      </w:pPr>
    </w:p>
    <w:p w14:paraId="26287EE7" w14:textId="77777777" w:rsidR="00AA5D49" w:rsidRPr="00A3320B" w:rsidRDefault="00AA5D49" w:rsidP="00AA5D49">
      <w:pPr>
        <w:rPr>
          <w:rFonts w:ascii="Times New Roman" w:hAnsi="Times New Roman" w:cs="Times New Roman"/>
          <w:i/>
          <w:sz w:val="18"/>
          <w:szCs w:val="18"/>
        </w:rPr>
      </w:pPr>
    </w:p>
    <w:p w14:paraId="7A9925C7" w14:textId="77777777" w:rsidR="00AA5D49" w:rsidRPr="00A3320B" w:rsidRDefault="00AA5D49" w:rsidP="00AA5D49">
      <w:pPr>
        <w:rPr>
          <w:rFonts w:ascii="Times New Roman" w:hAnsi="Times New Roman" w:cs="Times New Roman"/>
          <w:i/>
          <w:sz w:val="18"/>
          <w:szCs w:val="18"/>
        </w:rPr>
      </w:pPr>
      <w:r w:rsidRPr="00A3320B">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7">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sidRPr="00A3320B">
        <w:rPr>
          <w:rFonts w:ascii="Times New Roman" w:hAnsi="Times New Roman" w:cs="Times New Roman"/>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5759" cy="3201571"/>
                    </a:xfrm>
                    <a:prstGeom prst="rect">
                      <a:avLst/>
                    </a:prstGeom>
                  </pic:spPr>
                </pic:pic>
              </a:graphicData>
            </a:graphic>
          </wp:inline>
        </w:drawing>
      </w:r>
    </w:p>
    <w:p w14:paraId="604B3688" w14:textId="469E71E9" w:rsidR="00AA5D49" w:rsidRPr="00A3320B" w:rsidRDefault="00AA5D49" w:rsidP="00AA5D49">
      <w:pPr>
        <w:rPr>
          <w:rFonts w:ascii="Times New Roman" w:hAnsi="Times New Roman" w:cs="Times New Roman"/>
          <w:i/>
          <w:sz w:val="22"/>
          <w:szCs w:val="22"/>
        </w:rPr>
      </w:pPr>
      <w:r w:rsidRPr="00A3320B">
        <w:rPr>
          <w:rFonts w:ascii="Times New Roman" w:hAnsi="Times New Roman" w:cs="Times New Roman"/>
          <w:i/>
          <w:sz w:val="22"/>
          <w:szCs w:val="22"/>
        </w:rPr>
        <w:t xml:space="preserve">Figure </w:t>
      </w:r>
      <w:del w:id="261" w:author="Jens Stevens" w:date="2019-10-29T18:18:00Z">
        <w:r w:rsidRPr="00A3320B" w:rsidDel="002E3C45">
          <w:rPr>
            <w:rFonts w:ascii="Times New Roman" w:hAnsi="Times New Roman" w:cs="Times New Roman"/>
            <w:i/>
            <w:sz w:val="22"/>
            <w:szCs w:val="22"/>
          </w:rPr>
          <w:delText>C5</w:delText>
        </w:r>
      </w:del>
      <w:ins w:id="262" w:author="Jens Stevens" w:date="2019-10-29T18:18:00Z">
        <w:r w:rsidR="002E3C45" w:rsidRPr="00A3320B">
          <w:rPr>
            <w:rFonts w:ascii="Times New Roman" w:hAnsi="Times New Roman" w:cs="Times New Roman"/>
            <w:i/>
            <w:sz w:val="22"/>
            <w:szCs w:val="22"/>
          </w:rPr>
          <w:t>C6</w:t>
        </w:r>
      </w:ins>
      <w:r w:rsidRPr="00A3320B">
        <w:rPr>
          <w:rFonts w:ascii="Times New Roman" w:hAnsi="Times New Roman" w:cs="Times New Roman"/>
          <w:i/>
          <w:sz w:val="22"/>
          <w:szCs w:val="22"/>
        </w:rPr>
        <w:t xml:space="preserve">. Mean area-weighted fractal dimension of patches for each vegetation class for both ICB and SCB. 1997 is omitted due to </w:t>
      </w:r>
      <w:proofErr w:type="gramStart"/>
      <w:r w:rsidRPr="00A3320B">
        <w:rPr>
          <w:rFonts w:ascii="Times New Roman" w:hAnsi="Times New Roman" w:cs="Times New Roman"/>
          <w:i/>
          <w:sz w:val="22"/>
          <w:szCs w:val="22"/>
        </w:rPr>
        <w:t>small  differences</w:t>
      </w:r>
      <w:proofErr w:type="gramEnd"/>
      <w:r w:rsidRPr="00A3320B">
        <w:rPr>
          <w:rFonts w:ascii="Times New Roman" w:hAnsi="Times New Roman" w:cs="Times New Roman"/>
          <w:i/>
          <w:sz w:val="22"/>
          <w:szCs w:val="22"/>
        </w:rPr>
        <w:t xml:space="preserve"> in mapping protocol affecting patch fractal dimension.</w:t>
      </w:r>
    </w:p>
    <w:p w14:paraId="4077E755" w14:textId="77777777" w:rsidR="00AA5D49" w:rsidRPr="00A3320B" w:rsidRDefault="00AA5D49" w:rsidP="00AA5D49">
      <w:pPr>
        <w:rPr>
          <w:rFonts w:ascii="Times New Roman" w:hAnsi="Times New Roman" w:cs="Times New Roman"/>
          <w:i/>
          <w:sz w:val="18"/>
          <w:szCs w:val="18"/>
        </w:rPr>
      </w:pPr>
    </w:p>
    <w:p w14:paraId="0F551DED" w14:textId="7ABF22FF" w:rsidR="00CF5D1A" w:rsidRPr="00A3320B" w:rsidRDefault="00CF5D1A" w:rsidP="00CF5D1A">
      <w:pPr>
        <w:pStyle w:val="Heading1"/>
        <w:rPr>
          <w:rFonts w:ascii="Times New Roman" w:hAnsi="Times New Roman" w:cs="Times New Roman"/>
          <w:color w:val="000000" w:themeColor="text1"/>
        </w:rPr>
      </w:pPr>
      <w:r w:rsidRPr="00A3320B">
        <w:rPr>
          <w:rFonts w:ascii="Times New Roman" w:hAnsi="Times New Roman" w:cs="Times New Roman"/>
          <w:color w:val="000000" w:themeColor="text1"/>
        </w:rPr>
        <w:lastRenderedPageBreak/>
        <w:t xml:space="preserve">Appendix </w:t>
      </w:r>
      <w:r w:rsidR="00AA5D49" w:rsidRPr="00A3320B">
        <w:rPr>
          <w:rFonts w:ascii="Times New Roman" w:hAnsi="Times New Roman" w:cs="Times New Roman"/>
          <w:color w:val="000000" w:themeColor="text1"/>
        </w:rPr>
        <w:t>D</w:t>
      </w:r>
      <w:r w:rsidRPr="00A3320B">
        <w:rPr>
          <w:rFonts w:ascii="Times New Roman" w:hAnsi="Times New Roman" w:cs="Times New Roman"/>
          <w:color w:val="000000" w:themeColor="text1"/>
        </w:rPr>
        <w:t xml:space="preserve">: </w:t>
      </w:r>
      <w:r w:rsidR="007549F4" w:rsidRPr="00A3320B">
        <w:rPr>
          <w:rFonts w:ascii="Times New Roman" w:hAnsi="Times New Roman" w:cs="Times New Roman"/>
          <w:color w:val="000000" w:themeColor="text1"/>
        </w:rPr>
        <w:t>Detailed soil moisture model results</w:t>
      </w:r>
    </w:p>
    <w:p w14:paraId="4F69D8A0" w14:textId="77777777" w:rsidR="00CF5D1A" w:rsidRPr="00A3320B" w:rsidRDefault="00CF5D1A" w:rsidP="00CF5D1A">
      <w:pPr>
        <w:spacing w:line="480" w:lineRule="auto"/>
        <w:rPr>
          <w:rFonts w:ascii="Times New Roman" w:hAnsi="Times New Roman" w:cs="Times New Roman"/>
          <w:color w:val="000000" w:themeColor="text1"/>
        </w:rPr>
      </w:pPr>
    </w:p>
    <w:p w14:paraId="2AA84F90" w14:textId="78B4A83B" w:rsidR="00CF5D1A" w:rsidRPr="00A3320B" w:rsidRDefault="00CF5D1A" w:rsidP="00CF5D1A">
      <w:pPr>
        <w:keepNext/>
        <w:spacing w:line="480" w:lineRule="auto"/>
        <w:rPr>
          <w:rFonts w:ascii="Times New Roman" w:hAnsi="Times New Roman" w:cs="Times New Roman"/>
          <w:color w:val="000000" w:themeColor="text1"/>
        </w:rPr>
      </w:pPr>
    </w:p>
    <w:p w14:paraId="6A8CB6AA" w14:textId="57EF3D4A" w:rsidR="005D4B59" w:rsidRPr="00A3320B" w:rsidRDefault="005D4B59" w:rsidP="005D4B59">
      <w:pPr>
        <w:rPr>
          <w:rFonts w:ascii="Times New Roman" w:hAnsi="Times New Roman" w:cs="Times New Roman"/>
        </w:rPr>
      </w:pPr>
      <w:r w:rsidRPr="00A3320B">
        <w:rPr>
          <w:rFonts w:ascii="Times New Roman" w:hAnsi="Times New Roman" w:cs="Times New Roman"/>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p w14:paraId="693B03A9" w14:textId="532700EA" w:rsidR="00842327" w:rsidRPr="00A3320B" w:rsidRDefault="0060035F" w:rsidP="00151521">
      <w:pPr>
        <w:pStyle w:val="Caption"/>
        <w:rPr>
          <w:rFonts w:ascii="Times New Roman" w:hAnsi="Times New Roman" w:cs="Times New Roman"/>
          <w:color w:val="000000" w:themeColor="text1"/>
          <w:sz w:val="22"/>
          <w:szCs w:val="22"/>
        </w:rPr>
      </w:pPr>
      <w:bookmarkStart w:id="263" w:name="_Ref534405156"/>
      <w:r w:rsidRPr="00A3320B">
        <w:rPr>
          <w:rFonts w:ascii="Times New Roman" w:hAnsi="Times New Roman" w:cs="Times New Roman"/>
          <w:color w:val="000000" w:themeColor="text1"/>
          <w:sz w:val="22"/>
          <w:szCs w:val="22"/>
        </w:rPr>
        <w:t xml:space="preserve">Figure </w:t>
      </w:r>
      <w:bookmarkEnd w:id="263"/>
      <w:r w:rsidR="00AA5D49" w:rsidRPr="00A3320B">
        <w:rPr>
          <w:rFonts w:ascii="Times New Roman" w:hAnsi="Times New Roman" w:cs="Times New Roman"/>
          <w:noProof/>
          <w:color w:val="000000" w:themeColor="text1"/>
          <w:sz w:val="22"/>
          <w:szCs w:val="22"/>
        </w:rPr>
        <w:t>D</w:t>
      </w:r>
      <w:r w:rsidRPr="00A3320B">
        <w:rPr>
          <w:rFonts w:ascii="Times New Roman" w:hAnsi="Times New Roman" w:cs="Times New Roman"/>
          <w:noProof/>
          <w:color w:val="000000" w:themeColor="text1"/>
          <w:sz w:val="22"/>
          <w:szCs w:val="22"/>
        </w:rPr>
        <w:t>1</w:t>
      </w:r>
      <w:r w:rsidRPr="00A3320B">
        <w:rPr>
          <w:rFonts w:ascii="Times New Roman" w:hAnsi="Times New Roman" w:cs="Times New Roman"/>
          <w:color w:val="000000" w:themeColor="text1"/>
          <w:sz w:val="22"/>
          <w:szCs w:val="22"/>
        </w:rPr>
        <w:t>: Relative importance of each variable in predicting plot-level soil moisture for Sugarloaf Creek Basin (</w:t>
      </w:r>
      <w:r w:rsidR="003B15AA" w:rsidRPr="00A3320B">
        <w:rPr>
          <w:rFonts w:ascii="Times New Roman" w:hAnsi="Times New Roman" w:cs="Times New Roman"/>
          <w:color w:val="000000" w:themeColor="text1"/>
          <w:sz w:val="22"/>
          <w:szCs w:val="22"/>
        </w:rPr>
        <w:t>A</w:t>
      </w:r>
      <w:r w:rsidRPr="00A3320B">
        <w:rPr>
          <w:rFonts w:ascii="Times New Roman" w:hAnsi="Times New Roman" w:cs="Times New Roman"/>
          <w:color w:val="000000" w:themeColor="text1"/>
          <w:sz w:val="22"/>
          <w:szCs w:val="22"/>
        </w:rPr>
        <w:t xml:space="preserve">) and </w:t>
      </w:r>
      <w:proofErr w:type="spellStart"/>
      <w:r w:rsidRPr="00A3320B">
        <w:rPr>
          <w:rFonts w:ascii="Times New Roman" w:hAnsi="Times New Roman" w:cs="Times New Roman"/>
          <w:color w:val="000000" w:themeColor="text1"/>
          <w:sz w:val="22"/>
          <w:szCs w:val="22"/>
        </w:rPr>
        <w:t>Illilouette</w:t>
      </w:r>
      <w:proofErr w:type="spellEnd"/>
      <w:r w:rsidRPr="00A3320B">
        <w:rPr>
          <w:rFonts w:ascii="Times New Roman" w:hAnsi="Times New Roman" w:cs="Times New Roman"/>
          <w:color w:val="000000" w:themeColor="text1"/>
          <w:sz w:val="22"/>
          <w:szCs w:val="22"/>
        </w:rPr>
        <w:t xml:space="preserve"> Creek Basin (</w:t>
      </w:r>
      <w:r w:rsidR="003B15AA" w:rsidRPr="00A3320B">
        <w:rPr>
          <w:rFonts w:ascii="Times New Roman" w:hAnsi="Times New Roman" w:cs="Times New Roman"/>
          <w:color w:val="000000" w:themeColor="text1"/>
          <w:sz w:val="22"/>
          <w:szCs w:val="22"/>
        </w:rPr>
        <w:t>B</w:t>
      </w:r>
      <w:r w:rsidRPr="00A3320B">
        <w:rPr>
          <w:rFonts w:ascii="Times New Roman" w:hAnsi="Times New Roman" w:cs="Times New Roman"/>
          <w:color w:val="000000" w:themeColor="text1"/>
          <w:sz w:val="22"/>
          <w:szCs w:val="22"/>
        </w:rPr>
        <w:t xml:space="preserve">). Variables include 2014 vegetation (Current Veg), Distance from nearest stream, </w:t>
      </w:r>
      <w:r w:rsidR="000563B2" w:rsidRPr="00A3320B">
        <w:rPr>
          <w:rFonts w:ascii="Times New Roman" w:hAnsi="Times New Roman" w:cs="Times New Roman"/>
          <w:color w:val="000000" w:themeColor="text1"/>
          <w:sz w:val="22"/>
          <w:szCs w:val="22"/>
        </w:rPr>
        <w:t xml:space="preserve">1973 vegetation, </w:t>
      </w:r>
      <w:r w:rsidRPr="00A3320B">
        <w:rPr>
          <w:rFonts w:ascii="Times New Roman" w:hAnsi="Times New Roman" w:cs="Times New Roman"/>
          <w:color w:val="000000" w:themeColor="text1"/>
          <w:sz w:val="22"/>
          <w:szCs w:val="22"/>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39B95C53"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C8AF59" w14:textId="561D364F" w:rsidR="00842327"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2</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topographic variable.</w:t>
      </w:r>
    </w:p>
    <w:p w14:paraId="61430609" w14:textId="76471031" w:rsidR="00842327" w:rsidRPr="00A3320B" w:rsidRDefault="00842327" w:rsidP="00CF5D1A">
      <w:pPr>
        <w:rPr>
          <w:rFonts w:ascii="Times New Roman" w:hAnsi="Times New Roman" w:cs="Times New Roman"/>
          <w:i/>
          <w:color w:val="000000" w:themeColor="text1"/>
          <w:sz w:val="18"/>
          <w:szCs w:val="18"/>
        </w:rPr>
      </w:pPr>
    </w:p>
    <w:p w14:paraId="1F451B6B" w14:textId="77777777" w:rsidR="00842327" w:rsidRPr="00A3320B" w:rsidRDefault="00842327" w:rsidP="00CF5D1A">
      <w:pPr>
        <w:rPr>
          <w:rFonts w:ascii="Times New Roman" w:hAnsi="Times New Roman" w:cs="Times New Roman"/>
          <w:i/>
          <w:color w:val="000000" w:themeColor="text1"/>
          <w:sz w:val="18"/>
          <w:szCs w:val="18"/>
        </w:rPr>
      </w:pPr>
    </w:p>
    <w:p w14:paraId="5DD1D416" w14:textId="77777777" w:rsidR="00151521" w:rsidRPr="00A3320B" w:rsidRDefault="00842327" w:rsidP="00CF5D1A">
      <w:pPr>
        <w:rPr>
          <w:rFonts w:ascii="Times New Roman" w:hAnsi="Times New Roman" w:cs="Times New Roman"/>
          <w:i/>
          <w:color w:val="000000" w:themeColor="text1"/>
          <w:sz w:val="18"/>
          <w:szCs w:val="18"/>
        </w:rPr>
      </w:pPr>
      <w:r w:rsidRPr="00A3320B">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8A678F" w14:textId="50BC2B31" w:rsidR="00CF5D1A" w:rsidRPr="00A3320B" w:rsidRDefault="00842327" w:rsidP="00CF5D1A">
      <w:pPr>
        <w:rPr>
          <w:rFonts w:ascii="Times New Roman" w:hAnsi="Times New Roman" w:cs="Times New Roman"/>
          <w:i/>
          <w:color w:val="000000" w:themeColor="text1"/>
          <w:sz w:val="22"/>
          <w:szCs w:val="22"/>
        </w:rPr>
      </w:pPr>
      <w:r w:rsidRPr="00A3320B">
        <w:rPr>
          <w:rFonts w:ascii="Times New Roman" w:hAnsi="Times New Roman" w:cs="Times New Roman"/>
          <w:i/>
          <w:color w:val="000000" w:themeColor="text1"/>
          <w:sz w:val="22"/>
          <w:szCs w:val="22"/>
        </w:rPr>
        <w:t xml:space="preserve">Figure </w:t>
      </w:r>
      <w:r w:rsidR="00AA5D49" w:rsidRPr="00A3320B">
        <w:rPr>
          <w:rFonts w:ascii="Times New Roman" w:hAnsi="Times New Roman" w:cs="Times New Roman"/>
          <w:i/>
          <w:noProof/>
          <w:color w:val="000000" w:themeColor="text1"/>
          <w:sz w:val="22"/>
          <w:szCs w:val="22"/>
        </w:rPr>
        <w:t>D</w:t>
      </w:r>
      <w:r w:rsidRPr="00A3320B">
        <w:rPr>
          <w:rFonts w:ascii="Times New Roman" w:hAnsi="Times New Roman" w:cs="Times New Roman"/>
          <w:i/>
          <w:noProof/>
          <w:color w:val="000000" w:themeColor="text1"/>
          <w:sz w:val="22"/>
          <w:szCs w:val="22"/>
        </w:rPr>
        <w:t>3</w:t>
      </w:r>
      <w:r w:rsidRPr="00A3320B">
        <w:rPr>
          <w:rFonts w:ascii="Times New Roman" w:hAnsi="Times New Roman" w:cs="Times New Roman"/>
          <w:i/>
          <w:color w:val="000000" w:themeColor="text1"/>
          <w:sz w:val="22"/>
          <w:szCs w:val="22"/>
        </w:rPr>
        <w:t>: Partial plots showing how the mean soil moisture (across all other possible variable values) varies with each variable. Those variables treated as factors rather than numbers in the model are shown as bar plots.</w:t>
      </w:r>
      <w:r w:rsidR="00687F5B" w:rsidRPr="00A3320B">
        <w:rPr>
          <w:rFonts w:ascii="Times New Roman" w:hAnsi="Times New Roman" w:cs="Times New Roman"/>
          <w:i/>
          <w:color w:val="000000" w:themeColor="text1"/>
          <w:sz w:val="22"/>
          <w:szCs w:val="22"/>
        </w:rPr>
        <w:t xml:space="preserve"> Number of fires varied moisture by less than </w:t>
      </w:r>
      <w:proofErr w:type="gramStart"/>
      <w:r w:rsidR="00687F5B" w:rsidRPr="00A3320B">
        <w:rPr>
          <w:rFonts w:ascii="Times New Roman" w:hAnsi="Times New Roman" w:cs="Times New Roman"/>
          <w:i/>
          <w:color w:val="000000" w:themeColor="text1"/>
          <w:sz w:val="22"/>
          <w:szCs w:val="22"/>
        </w:rPr>
        <w:t>0.4%, and</w:t>
      </w:r>
      <w:proofErr w:type="gramEnd"/>
      <w:r w:rsidR="00687F5B" w:rsidRPr="00A3320B">
        <w:rPr>
          <w:rFonts w:ascii="Times New Roman" w:hAnsi="Times New Roman" w:cs="Times New Roman"/>
          <w:i/>
          <w:color w:val="000000" w:themeColor="text1"/>
          <w:sz w:val="22"/>
          <w:szCs w:val="22"/>
        </w:rPr>
        <w:t xml:space="preserve"> is not shown.</w:t>
      </w:r>
      <w:r w:rsidR="00CF5D1A" w:rsidRPr="00A3320B">
        <w:rPr>
          <w:rFonts w:ascii="Times New Roman" w:hAnsi="Times New Roman" w:cs="Times New Roman"/>
          <w:i/>
          <w:color w:val="000000" w:themeColor="text1"/>
          <w:sz w:val="22"/>
          <w:szCs w:val="22"/>
        </w:rPr>
        <w:br w:type="page"/>
      </w:r>
    </w:p>
    <w:p w14:paraId="75B3B927"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8658" cy="2969217"/>
                    </a:xfrm>
                    <a:prstGeom prst="rect">
                      <a:avLst/>
                    </a:prstGeom>
                  </pic:spPr>
                </pic:pic>
              </a:graphicData>
            </a:graphic>
          </wp:inline>
        </w:drawing>
      </w:r>
    </w:p>
    <w:p w14:paraId="0AD31611" w14:textId="64DECC43" w:rsidR="00CF5D1A" w:rsidRPr="00A3320B" w:rsidRDefault="00CF5D1A" w:rsidP="00CF5D1A">
      <w:pPr>
        <w:pStyle w:val="Caption"/>
        <w:rPr>
          <w:rFonts w:ascii="Times New Roman" w:hAnsi="Times New Roman" w:cs="Times New Roman"/>
          <w:color w:val="000000" w:themeColor="text1"/>
          <w:sz w:val="22"/>
          <w:szCs w:val="22"/>
        </w:rPr>
      </w:pPr>
      <w:bookmarkStart w:id="264" w:name="_Ref189030"/>
      <w:r w:rsidRPr="00A3320B">
        <w:rPr>
          <w:rFonts w:ascii="Times New Roman" w:hAnsi="Times New Roman" w:cs="Times New Roman"/>
          <w:color w:val="000000" w:themeColor="text1"/>
          <w:sz w:val="22"/>
          <w:szCs w:val="22"/>
        </w:rPr>
        <w:t xml:space="preserve">Figure </w:t>
      </w:r>
      <w:bookmarkEnd w:id="264"/>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4</w:t>
      </w:r>
      <w:r w:rsidRPr="00A3320B">
        <w:rPr>
          <w:rFonts w:ascii="Times New Roman" w:hAnsi="Times New Roman" w:cs="Times New Roman"/>
          <w:color w:val="000000" w:themeColor="text1"/>
          <w:sz w:val="22"/>
          <w:szCs w:val="22"/>
        </w:rPr>
        <w:t>. Modeled versus measured soil moisture in SCB (site means). Red points are calculated using a model trained on ICB data; black points are from a model trained on SCB data.</w:t>
      </w:r>
    </w:p>
    <w:p w14:paraId="5F023841" w14:textId="77777777" w:rsidR="00CF5D1A" w:rsidRPr="00A3320B" w:rsidRDefault="00CF5D1A" w:rsidP="00CF5D1A">
      <w:pPr>
        <w:rPr>
          <w:rFonts w:ascii="Times New Roman" w:hAnsi="Times New Roman" w:cs="Times New Roman"/>
          <w:color w:val="000000" w:themeColor="text1"/>
        </w:rPr>
      </w:pPr>
    </w:p>
    <w:p w14:paraId="73350AA6" w14:textId="77777777" w:rsidR="00CF5D1A" w:rsidRPr="00A3320B" w:rsidRDefault="00CF5D1A" w:rsidP="00CF5D1A">
      <w:pPr>
        <w:keepNext/>
        <w:rPr>
          <w:rFonts w:ascii="Times New Roman" w:hAnsi="Times New Roman" w:cs="Times New Roman"/>
          <w:color w:val="000000" w:themeColor="text1"/>
        </w:rPr>
      </w:pPr>
      <w:r w:rsidRPr="00A3320B">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0916" cy="2960909"/>
                    </a:xfrm>
                    <a:prstGeom prst="rect">
                      <a:avLst/>
                    </a:prstGeom>
                  </pic:spPr>
                </pic:pic>
              </a:graphicData>
            </a:graphic>
          </wp:inline>
        </w:drawing>
      </w:r>
    </w:p>
    <w:p w14:paraId="1AFC1737" w14:textId="65FF41FE" w:rsidR="007549F4" w:rsidRPr="00A3320B" w:rsidRDefault="00CF5D1A" w:rsidP="007549F4">
      <w:pPr>
        <w:pStyle w:val="Caption"/>
        <w:rPr>
          <w:rFonts w:ascii="Times New Roman" w:hAnsi="Times New Roman" w:cs="Times New Roman"/>
          <w:color w:val="000000" w:themeColor="text1"/>
          <w:sz w:val="22"/>
          <w:szCs w:val="22"/>
        </w:rPr>
      </w:pPr>
      <w:bookmarkStart w:id="265" w:name="_Ref2328677"/>
      <w:r w:rsidRPr="00A3320B">
        <w:rPr>
          <w:rFonts w:ascii="Times New Roman" w:hAnsi="Times New Roman" w:cs="Times New Roman"/>
          <w:color w:val="000000" w:themeColor="text1"/>
          <w:sz w:val="22"/>
          <w:szCs w:val="22"/>
        </w:rPr>
        <w:t xml:space="preserve">Figure </w:t>
      </w:r>
      <w:bookmarkEnd w:id="265"/>
      <w:r w:rsidR="00AA5D49" w:rsidRPr="00A3320B">
        <w:rPr>
          <w:rFonts w:ascii="Times New Roman" w:hAnsi="Times New Roman" w:cs="Times New Roman"/>
          <w:noProof/>
          <w:color w:val="000000" w:themeColor="text1"/>
          <w:sz w:val="22"/>
          <w:szCs w:val="22"/>
        </w:rPr>
        <w:t>D</w:t>
      </w:r>
      <w:r w:rsidR="008607A1" w:rsidRPr="00A3320B">
        <w:rPr>
          <w:rFonts w:ascii="Times New Roman" w:hAnsi="Times New Roman" w:cs="Times New Roman"/>
          <w:noProof/>
          <w:color w:val="000000" w:themeColor="text1"/>
          <w:sz w:val="22"/>
          <w:szCs w:val="22"/>
        </w:rPr>
        <w:t>5</w:t>
      </w:r>
      <w:r w:rsidRPr="00A3320B">
        <w:rPr>
          <w:rFonts w:ascii="Times New Roman" w:hAnsi="Times New Roman" w:cs="Times New Roman"/>
          <w:color w:val="000000" w:themeColor="text1"/>
          <w:sz w:val="22"/>
          <w:szCs w:val="22"/>
        </w:rPr>
        <w:t xml:space="preserve">. Errors in predicting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soil moisture using a model trained on </w:t>
      </w:r>
      <w:r w:rsidR="003303F7" w:rsidRPr="00A3320B">
        <w:rPr>
          <w:rFonts w:ascii="Times New Roman" w:hAnsi="Times New Roman" w:cs="Times New Roman"/>
          <w:color w:val="000000" w:themeColor="text1"/>
          <w:sz w:val="22"/>
          <w:szCs w:val="22"/>
        </w:rPr>
        <w:t>SCB</w:t>
      </w:r>
      <w:r w:rsidRPr="00A3320B">
        <w:rPr>
          <w:rFonts w:ascii="Times New Roman" w:hAnsi="Times New Roman" w:cs="Times New Roman"/>
          <w:color w:val="000000" w:themeColor="text1"/>
          <w:sz w:val="22"/>
          <w:szCs w:val="22"/>
        </w:rPr>
        <w:t xml:space="preserve"> data (grey) and on ICB data (red).</w:t>
      </w:r>
    </w:p>
    <w:p w14:paraId="0C93A071" w14:textId="65CC2BBB" w:rsidR="008F62A9" w:rsidRPr="00A3320B" w:rsidRDefault="008F62A9" w:rsidP="00151521">
      <w:pPr>
        <w:rPr>
          <w:rFonts w:ascii="Times New Roman" w:hAnsi="Times New Roman" w:cs="Times New Roman"/>
        </w:rPr>
      </w:pPr>
      <w:r w:rsidRPr="00A3320B">
        <w:rPr>
          <w:rFonts w:ascii="Times New Roman" w:hAnsi="Times New Roman" w:cs="Times New Roman"/>
          <w:noProof/>
          <w:lang w:eastAsia="en-US"/>
        </w:rPr>
        <w:lastRenderedPageBreak/>
        <w:drawing>
          <wp:inline distT="0" distB="0" distL="0" distR="0" wp14:anchorId="5D111CBE" wp14:editId="1617B6AF">
            <wp:extent cx="4543425" cy="454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0_Plot_1column.jpg"/>
                    <pic:cNvPicPr/>
                  </pic:nvPicPr>
                  <pic:blipFill>
                    <a:blip r:embed="rId24">
                      <a:extLst>
                        <a:ext uri="{28A0092B-C50C-407E-A947-70E740481C1C}">
                          <a14:useLocalDpi xmlns:a14="http://schemas.microsoft.com/office/drawing/2010/main" val="0"/>
                        </a:ext>
                      </a:extLst>
                    </a:blip>
                    <a:stretch>
                      <a:fillRect/>
                    </a:stretch>
                  </pic:blipFill>
                  <pic:spPr>
                    <a:xfrm>
                      <a:off x="0" y="0"/>
                      <a:ext cx="4543425" cy="4543425"/>
                    </a:xfrm>
                    <a:prstGeom prst="rect">
                      <a:avLst/>
                    </a:prstGeom>
                  </pic:spPr>
                </pic:pic>
              </a:graphicData>
            </a:graphic>
          </wp:inline>
        </w:drawing>
      </w:r>
    </w:p>
    <w:p w14:paraId="13FB3DEE" w14:textId="36E7ECEA" w:rsidR="00962E8F" w:rsidRPr="00A3320B" w:rsidRDefault="008F62A9" w:rsidP="00962E8F">
      <w:pPr>
        <w:rPr>
          <w:rFonts w:ascii="Times New Roman" w:hAnsi="Times New Roman" w:cs="Times New Roman"/>
          <w:color w:val="000000" w:themeColor="text1"/>
          <w:sz w:val="22"/>
          <w:szCs w:val="22"/>
        </w:rPr>
      </w:pPr>
      <w:r w:rsidRPr="00A3320B">
        <w:rPr>
          <w:rFonts w:ascii="Times New Roman" w:hAnsi="Times New Roman" w:cs="Times New Roman"/>
          <w:i/>
          <w:sz w:val="22"/>
          <w:szCs w:val="22"/>
        </w:rPr>
        <w:t xml:space="preserve">Figure D6. Model results for </w:t>
      </w:r>
      <w:proofErr w:type="spellStart"/>
      <w:r w:rsidRPr="00A3320B">
        <w:rPr>
          <w:rFonts w:ascii="Times New Roman" w:hAnsi="Times New Roman" w:cs="Times New Roman"/>
          <w:i/>
          <w:sz w:val="22"/>
          <w:szCs w:val="22"/>
        </w:rPr>
        <w:t>Illilouette</w:t>
      </w:r>
      <w:proofErr w:type="spellEnd"/>
      <w:r w:rsidRPr="00A3320B">
        <w:rPr>
          <w:rFonts w:ascii="Times New Roman" w:hAnsi="Times New Roman" w:cs="Times New Roman"/>
          <w:i/>
          <w:sz w:val="22"/>
          <w:szCs w:val="22"/>
        </w:rPr>
        <w:t xml:space="preserve"> Creek Basin </w:t>
      </w:r>
      <w:r w:rsidR="009F7092" w:rsidRPr="00A3320B">
        <w:rPr>
          <w:rFonts w:ascii="Times New Roman" w:hAnsi="Times New Roman" w:cs="Times New Roman"/>
          <w:i/>
          <w:sz w:val="22"/>
          <w:szCs w:val="22"/>
        </w:rPr>
        <w:t xml:space="preserve">(ICB) </w:t>
      </w:r>
      <w:r w:rsidRPr="00A3320B">
        <w:rPr>
          <w:rFonts w:ascii="Times New Roman" w:hAnsi="Times New Roman" w:cs="Times New Roman"/>
          <w:i/>
          <w:sz w:val="22"/>
          <w:szCs w:val="22"/>
        </w:rPr>
        <w:t xml:space="preserve">showing </w:t>
      </w:r>
      <w:r w:rsidR="009F7092" w:rsidRPr="00A3320B">
        <w:rPr>
          <w:rFonts w:ascii="Times New Roman" w:hAnsi="Times New Roman" w:cs="Times New Roman"/>
          <w:i/>
          <w:sz w:val="22"/>
          <w:szCs w:val="22"/>
        </w:rPr>
        <w:t>volumetric water content (VWC</w:t>
      </w:r>
      <w:r w:rsidR="006F14EA" w:rsidRPr="00A3320B">
        <w:rPr>
          <w:rFonts w:ascii="Times New Roman" w:hAnsi="Times New Roman" w:cs="Times New Roman"/>
          <w:i/>
          <w:sz w:val="22"/>
          <w:szCs w:val="22"/>
        </w:rPr>
        <w:t>, as a proportion between 0 and 1</w:t>
      </w:r>
      <w:r w:rsidR="009F7092" w:rsidRPr="00A3320B">
        <w:rPr>
          <w:rFonts w:ascii="Times New Roman" w:hAnsi="Times New Roman" w:cs="Times New Roman"/>
          <w:i/>
          <w:sz w:val="22"/>
          <w:szCs w:val="22"/>
        </w:rPr>
        <w:t>)</w:t>
      </w:r>
      <w:r w:rsidRPr="00A3320B">
        <w:rPr>
          <w:rFonts w:ascii="Times New Roman" w:hAnsi="Times New Roman" w:cs="Times New Roman"/>
          <w:i/>
          <w:sz w:val="22"/>
          <w:szCs w:val="22"/>
        </w:rPr>
        <w:t xml:space="preserve"> at many points across the watershed </w:t>
      </w:r>
      <w:r w:rsidR="009F7092" w:rsidRPr="00A3320B">
        <w:rPr>
          <w:rFonts w:ascii="Times New Roman" w:hAnsi="Times New Roman" w:cs="Times New Roman"/>
          <w:i/>
          <w:sz w:val="22"/>
          <w:szCs w:val="22"/>
        </w:rPr>
        <w:t xml:space="preserve">using 2014 vegetation (after 40+ years of wildfires) versus 1970 vegetation (after nearly a century of fire suppression). Green points represent locations which were conifer-dominated in 1970 but converted to dense meadow by 2014. Black and blue represent locations which remained conifer or meadow, respectively. These model results suggest a much greater impact of fires on soil moisture in ICB compared to SCB (See Figure </w:t>
      </w:r>
      <w:ins w:id="266" w:author="Gabrielle" w:date="2019-11-06T11:09:00Z">
        <w:r w:rsidR="006C55E2">
          <w:rPr>
            <w:rFonts w:ascii="Times New Roman" w:hAnsi="Times New Roman" w:cs="Times New Roman"/>
            <w:i/>
            <w:sz w:val="22"/>
            <w:szCs w:val="22"/>
          </w:rPr>
          <w:t>8</w:t>
        </w:r>
      </w:ins>
      <w:del w:id="267" w:author="Gabrielle" w:date="2019-11-06T11:09:00Z">
        <w:r w:rsidR="009F7092" w:rsidRPr="00A3320B" w:rsidDel="006C55E2">
          <w:rPr>
            <w:rFonts w:ascii="Times New Roman" w:hAnsi="Times New Roman" w:cs="Times New Roman"/>
            <w:i/>
            <w:sz w:val="22"/>
            <w:szCs w:val="22"/>
          </w:rPr>
          <w:delText>7</w:delText>
        </w:r>
      </w:del>
      <w:r w:rsidR="009F7092" w:rsidRPr="00A3320B">
        <w:rPr>
          <w:rFonts w:ascii="Times New Roman" w:hAnsi="Times New Roman" w:cs="Times New Roman"/>
          <w:i/>
          <w:sz w:val="22"/>
          <w:szCs w:val="22"/>
        </w:rPr>
        <w:t xml:space="preserve"> in the main document). This figure is reproduced from </w:t>
      </w:r>
      <w:proofErr w:type="spellStart"/>
      <w:r w:rsidR="009F7092" w:rsidRPr="00A3320B">
        <w:rPr>
          <w:rFonts w:ascii="Times New Roman" w:hAnsi="Times New Roman" w:cs="Times New Roman"/>
          <w:i/>
          <w:sz w:val="22"/>
          <w:szCs w:val="22"/>
        </w:rPr>
        <w:t>Boisramé</w:t>
      </w:r>
      <w:proofErr w:type="spellEnd"/>
      <w:r w:rsidR="009F7092" w:rsidRPr="00A3320B">
        <w:rPr>
          <w:rFonts w:ascii="Times New Roman" w:hAnsi="Times New Roman" w:cs="Times New Roman"/>
          <w:i/>
          <w:sz w:val="22"/>
          <w:szCs w:val="22"/>
        </w:rPr>
        <w:t xml:space="preserve"> et al. (2018).</w:t>
      </w:r>
    </w:p>
    <w:p w14:paraId="394EA0A5" w14:textId="628DFFF4" w:rsidR="00962E8F" w:rsidRPr="00A3320B" w:rsidRDefault="00962E8F">
      <w:pPr>
        <w:rPr>
          <w:rFonts w:ascii="Times New Roman" w:hAnsi="Times New Roman" w:cs="Times New Roman"/>
        </w:rPr>
      </w:pPr>
      <w:r w:rsidRPr="00A3320B">
        <w:rPr>
          <w:rFonts w:ascii="Times New Roman" w:hAnsi="Times New Roman" w:cs="Times New Roman"/>
        </w:rPr>
        <w:br w:type="page"/>
      </w:r>
    </w:p>
    <w:p w14:paraId="676BFF50" w14:textId="77777777" w:rsidR="00A67E8E" w:rsidRPr="00A67E8E" w:rsidRDefault="003D164C" w:rsidP="00CF4EBF">
      <w:pPr>
        <w:pStyle w:val="EndNoteBibliographyTitle"/>
        <w:ind w:left="720" w:hanging="720"/>
        <w:rPr>
          <w:b/>
          <w:noProof/>
        </w:rPr>
      </w:pPr>
      <w:r w:rsidRPr="00A3320B">
        <w:lastRenderedPageBreak/>
        <w:fldChar w:fldCharType="begin"/>
      </w:r>
      <w:r w:rsidRPr="00A3320B">
        <w:instrText xml:space="preserve"> ADDIN EN.REFLIST </w:instrText>
      </w:r>
      <w:r w:rsidRPr="00A3320B">
        <w:fldChar w:fldCharType="separate"/>
      </w:r>
      <w:r w:rsidR="00A67E8E" w:rsidRPr="00A67E8E">
        <w:rPr>
          <w:b/>
          <w:noProof/>
        </w:rPr>
        <w:t>Literature Cited</w:t>
      </w:r>
    </w:p>
    <w:p w14:paraId="561F50FF" w14:textId="77777777" w:rsidR="00A67E8E" w:rsidRPr="00A67E8E" w:rsidRDefault="00A67E8E" w:rsidP="00CF4EBF">
      <w:pPr>
        <w:pStyle w:val="EndNoteBibliographyTitle"/>
        <w:ind w:left="720" w:hanging="720"/>
        <w:rPr>
          <w:b/>
          <w:noProof/>
        </w:rPr>
      </w:pPr>
    </w:p>
    <w:p w14:paraId="47821AD5" w14:textId="77777777" w:rsidR="00A67E8E" w:rsidRPr="00A67E8E" w:rsidRDefault="00A67E8E" w:rsidP="00CF4EBF">
      <w:pPr>
        <w:pStyle w:val="EndNoteBibliography"/>
        <w:ind w:left="720" w:hanging="720"/>
        <w:rPr>
          <w:noProof/>
        </w:rPr>
      </w:pPr>
      <w:r w:rsidRPr="00A67E8E">
        <w:rPr>
          <w:noProof/>
        </w:rPr>
        <w:t>Boisramé GFS, Thompson SE, Kelly M, Cavalli J, Wilkin KM, Stephens SL. 2017. Vegetation change during 40years of repeated managed wildfires in the Sierra Nevada, California. Forest Ecology and Management 402: 241-252.</w:t>
      </w:r>
    </w:p>
    <w:p w14:paraId="4B034DD6" w14:textId="77777777" w:rsidR="00A67E8E" w:rsidRPr="00A67E8E" w:rsidRDefault="00A67E8E" w:rsidP="00CF4EBF">
      <w:pPr>
        <w:pStyle w:val="EndNoteBibliography"/>
        <w:ind w:left="720" w:hanging="720"/>
        <w:rPr>
          <w:noProof/>
        </w:rPr>
      </w:pPr>
      <w:r w:rsidRPr="00A67E8E">
        <w:rPr>
          <w:noProof/>
        </w:rPr>
        <w:t>Boisramé GFS, Thompson SE, Tague C, Stephens SL. 2019. Restoring a natural fire regime alters the water balance of a Sierra Nevada catchment. Water Resources Research 55: 5751– 5769.</w:t>
      </w:r>
    </w:p>
    <w:p w14:paraId="2A66BFD3" w14:textId="77777777" w:rsidR="00A67E8E" w:rsidRPr="00A67E8E" w:rsidRDefault="00A67E8E" w:rsidP="00CF4EBF">
      <w:pPr>
        <w:pStyle w:val="EndNoteBibliography"/>
        <w:ind w:left="720" w:hanging="720"/>
        <w:rPr>
          <w:noProof/>
        </w:rPr>
      </w:pPr>
      <w:r w:rsidRPr="00A67E8E">
        <w:rPr>
          <w:noProof/>
        </w:rPr>
        <w:t>Cushman SA, McGarigal K, Neel MC. 2008. Parsimony in landscape metrics: Strength, universality, and consistency. Ecological Indicators 8: 691-703.</w:t>
      </w:r>
    </w:p>
    <w:p w14:paraId="3A6A4696" w14:textId="77777777" w:rsidR="00A67E8E" w:rsidRPr="00A67E8E" w:rsidRDefault="00A67E8E" w:rsidP="00CF4EBF">
      <w:pPr>
        <w:pStyle w:val="EndNoteBibliography"/>
        <w:ind w:left="720" w:hanging="720"/>
        <w:rPr>
          <w:noProof/>
        </w:rPr>
      </w:pPr>
      <w:r w:rsidRPr="00A67E8E">
        <w:rPr>
          <w:noProof/>
        </w:rPr>
        <w:t>Henn B, Newman AJ, Livneh B, Daly C, Lundquist JD. 2018. An assessment of differences in gridded precipitation datasets in complex terrain. Journal of Hydrology 556: 1205-1219.</w:t>
      </w:r>
    </w:p>
    <w:p w14:paraId="062546C3" w14:textId="77777777" w:rsidR="00A67E8E" w:rsidRPr="00A67E8E" w:rsidRDefault="00A67E8E" w:rsidP="00CF4EBF">
      <w:pPr>
        <w:pStyle w:val="EndNoteBibliography"/>
        <w:ind w:left="720" w:hanging="720"/>
        <w:rPr>
          <w:noProof/>
        </w:rPr>
      </w:pPr>
      <w:r w:rsidRPr="00A67E8E">
        <w:rPr>
          <w:noProof/>
        </w:rPr>
        <w:t>Kane VR, Lutz JA, Alina Cansler C, Povak NA, Churchill DJ, Smith DF, Kane JT, North MP. 2015. Water balance and topography predict fire and forest structure patterns. Forest Ecology and Management 338: 1-13.</w:t>
      </w:r>
    </w:p>
    <w:p w14:paraId="1B957334" w14:textId="77777777" w:rsidR="00A67E8E" w:rsidRPr="00A67E8E" w:rsidRDefault="00A67E8E" w:rsidP="00CF4EBF">
      <w:pPr>
        <w:pStyle w:val="EndNoteBibliography"/>
        <w:ind w:left="720" w:hanging="720"/>
        <w:rPr>
          <w:noProof/>
        </w:rPr>
      </w:pPr>
      <w:r w:rsidRPr="00A67E8E">
        <w:rPr>
          <w:noProof/>
        </w:rPr>
        <w:t>Little RJA. 1988. Missing-data adjustments in large surveys. Journal of Business &amp; Economic Statistics 6: 287-296.</w:t>
      </w:r>
    </w:p>
    <w:p w14:paraId="11BBCB53" w14:textId="77777777" w:rsidR="00A67E8E" w:rsidRPr="00A67E8E" w:rsidRDefault="00A67E8E" w:rsidP="00CF4EBF">
      <w:pPr>
        <w:pStyle w:val="EndNoteBibliography"/>
        <w:ind w:left="720" w:hanging="720"/>
        <w:rPr>
          <w:noProof/>
        </w:rPr>
      </w:pPr>
      <w:r w:rsidRPr="00A67E8E">
        <w:rPr>
          <w:noProof/>
        </w:rPr>
        <w:t>McGarigal K, Cushman SA, Ene EJ. 2012. FRAGSTATS v4: spatial pattern analysis program for categorical and continuous maps. Computer software program produced by the authors at the University of Massachusetts, Amherst. Available at the following web site: http://www.umass.edu/landeco/research/fragstats/fragstats.html.</w:t>
      </w:r>
    </w:p>
    <w:p w14:paraId="056D0570" w14:textId="77777777" w:rsidR="00A67E8E" w:rsidRPr="00A67E8E" w:rsidRDefault="00A67E8E" w:rsidP="00CF4EBF">
      <w:pPr>
        <w:pStyle w:val="EndNoteBibliography"/>
        <w:ind w:left="720" w:hanging="720"/>
        <w:rPr>
          <w:noProof/>
        </w:rPr>
      </w:pPr>
      <w:r w:rsidRPr="00A67E8E">
        <w:rPr>
          <w:noProof/>
        </w:rPr>
        <w:t>Miller JD, Thode AE. 2007. Quantifying burn severity in a heterogeneous landscape with a relative version of the delta Normalized Burn Ratio (dNBR). Remote Sensing of Environment 109: 66-80.</w:t>
      </w:r>
    </w:p>
    <w:p w14:paraId="4FDFB167" w14:textId="77777777" w:rsidR="00A67E8E" w:rsidRPr="00A67E8E" w:rsidRDefault="00A67E8E" w:rsidP="00CF4EBF">
      <w:pPr>
        <w:pStyle w:val="EndNoteBibliography"/>
        <w:ind w:left="720" w:hanging="720"/>
        <w:rPr>
          <w:noProof/>
        </w:rPr>
      </w:pPr>
      <w:r w:rsidRPr="00A67E8E">
        <w:rPr>
          <w:noProof/>
        </w:rPr>
        <w:t>Romme WH. 1982. Fire and landscape diversity in subalpine forests of Yellowstone National Park. Ecological Monographs 52: 199-221.</w:t>
      </w:r>
    </w:p>
    <w:p w14:paraId="1F2DB0BC" w14:textId="42764FC9" w:rsidR="003D164C" w:rsidRPr="00A3320B" w:rsidRDefault="003D164C" w:rsidP="00CF4EBF">
      <w:pPr>
        <w:ind w:left="720" w:hanging="720"/>
        <w:rPr>
          <w:rFonts w:ascii="Times New Roman" w:hAnsi="Times New Roman" w:cs="Times New Roman"/>
          <w:color w:val="000000" w:themeColor="text1"/>
        </w:rPr>
      </w:pPr>
      <w:r w:rsidRPr="00A3320B">
        <w:rPr>
          <w:rFonts w:ascii="Times New Roman" w:hAnsi="Times New Roman" w:cs="Times New Roman"/>
          <w:color w:val="000000" w:themeColor="text1"/>
        </w:rPr>
        <w:fldChar w:fldCharType="end"/>
      </w:r>
    </w:p>
    <w:sectPr w:rsidR="003D164C" w:rsidRPr="00A3320B" w:rsidSect="009F01C6">
      <w:type w:val="continuous"/>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2822AB" w14:textId="77777777" w:rsidR="00435A23" w:rsidRDefault="00435A23" w:rsidP="003303F7">
      <w:r>
        <w:separator/>
      </w:r>
    </w:p>
  </w:endnote>
  <w:endnote w:type="continuationSeparator" w:id="0">
    <w:p w14:paraId="63F1BCC4" w14:textId="77777777" w:rsidR="00435A23" w:rsidRDefault="00435A23"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ymbol">
    <w:panose1 w:val="05050102010706020507"/>
    <w:charset w:val="02"/>
    <w:family w:val="decorative"/>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60263" w14:textId="77777777" w:rsidR="00435A23" w:rsidRDefault="00435A23" w:rsidP="003303F7">
      <w:r>
        <w:separator/>
      </w:r>
    </w:p>
  </w:footnote>
  <w:footnote w:type="continuationSeparator" w:id="0">
    <w:p w14:paraId="08B5E611" w14:textId="77777777" w:rsidR="00435A23" w:rsidRDefault="00435A23" w:rsidP="003303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23CB4"/>
    <w:multiLevelType w:val="hybridMultilevel"/>
    <w:tmpl w:val="4C28034A"/>
    <w:lvl w:ilvl="0" w:tplc="82DA5CEC">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3973D00"/>
    <w:multiLevelType w:val="hybridMultilevel"/>
    <w:tmpl w:val="5226F196"/>
    <w:lvl w:ilvl="0" w:tplc="997820CA">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E1A7C2D"/>
    <w:multiLevelType w:val="hybridMultilevel"/>
    <w:tmpl w:val="9C9A4812"/>
    <w:lvl w:ilvl="0" w:tplc="E80EF506">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vens, Jens T">
    <w15:presenceInfo w15:providerId="AD" w15:userId="S::jtstevens@usgs.gov::afb58fa2-2f59-4c9d-bf04-2b3906c540ad"/>
  </w15:person>
  <w15:person w15:author="Gabrielle Boisrame">
    <w15:presenceInfo w15:providerId="AD" w15:userId="S-1-5-21-2983108227-3104936336-457092868-27413"/>
  </w15:person>
  <w15:person w15:author="Jens Stevens">
    <w15:presenceInfo w15:providerId="Windows Live" w15:userId="ea8d6281ed9038ac"/>
  </w15:person>
  <w15:person w15:author="Gabrielle">
    <w15:presenceInfo w15:providerId="None" w15:userId="Gabriel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systems&lt;/Style&gt;&lt;LeftDelim&gt;{&lt;/LeftDelim&gt;&lt;RightDelim&gt;}&lt;/RightDelim&gt;&lt;FontName&gt;Times New Roman&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1132&lt;/item&gt;&lt;item&gt;2622&lt;/item&gt;&lt;item&gt;2634&lt;/item&gt;&lt;item&gt;3563&lt;/item&gt;&lt;item&gt;3725&lt;/item&gt;&lt;item&gt;3736&lt;/item&gt;&lt;item&gt;3757&lt;/item&gt;&lt;item&gt;3765&lt;/item&gt;&lt;item&gt;3793&lt;/item&gt;&lt;/record-ids&gt;&lt;/item&gt;&lt;/Libraries&gt;"/>
  </w:docVars>
  <w:rsids>
    <w:rsidRoot w:val="00CF5D1A"/>
    <w:rsid w:val="00001A7F"/>
    <w:rsid w:val="00010427"/>
    <w:rsid w:val="000118E9"/>
    <w:rsid w:val="00011D24"/>
    <w:rsid w:val="000155E5"/>
    <w:rsid w:val="000563B2"/>
    <w:rsid w:val="00064A28"/>
    <w:rsid w:val="00070B79"/>
    <w:rsid w:val="00073B35"/>
    <w:rsid w:val="00074A9B"/>
    <w:rsid w:val="000B16B1"/>
    <w:rsid w:val="000B70F7"/>
    <w:rsid w:val="000C5960"/>
    <w:rsid w:val="000D076C"/>
    <w:rsid w:val="000D2A3B"/>
    <w:rsid w:val="000D4D80"/>
    <w:rsid w:val="000F10A8"/>
    <w:rsid w:val="000F11AE"/>
    <w:rsid w:val="000F21B7"/>
    <w:rsid w:val="001159C0"/>
    <w:rsid w:val="00135441"/>
    <w:rsid w:val="0014213B"/>
    <w:rsid w:val="00151521"/>
    <w:rsid w:val="0016288C"/>
    <w:rsid w:val="001668F1"/>
    <w:rsid w:val="00181865"/>
    <w:rsid w:val="001916BB"/>
    <w:rsid w:val="001956EB"/>
    <w:rsid w:val="001A15DD"/>
    <w:rsid w:val="001A22BB"/>
    <w:rsid w:val="001A576E"/>
    <w:rsid w:val="001A6B4F"/>
    <w:rsid w:val="001B299F"/>
    <w:rsid w:val="001E59E8"/>
    <w:rsid w:val="001F179A"/>
    <w:rsid w:val="001F4625"/>
    <w:rsid w:val="0020020C"/>
    <w:rsid w:val="002128F6"/>
    <w:rsid w:val="0021536B"/>
    <w:rsid w:val="00222CF6"/>
    <w:rsid w:val="00225386"/>
    <w:rsid w:val="0023451D"/>
    <w:rsid w:val="00251A7D"/>
    <w:rsid w:val="0025564C"/>
    <w:rsid w:val="00263D14"/>
    <w:rsid w:val="002719CF"/>
    <w:rsid w:val="00287B33"/>
    <w:rsid w:val="00292D5F"/>
    <w:rsid w:val="002A668D"/>
    <w:rsid w:val="002B0A1B"/>
    <w:rsid w:val="002C22DE"/>
    <w:rsid w:val="002D25B9"/>
    <w:rsid w:val="002E3130"/>
    <w:rsid w:val="002E3C45"/>
    <w:rsid w:val="002F3625"/>
    <w:rsid w:val="00310C77"/>
    <w:rsid w:val="003303F7"/>
    <w:rsid w:val="003319B7"/>
    <w:rsid w:val="00335C43"/>
    <w:rsid w:val="003370D0"/>
    <w:rsid w:val="00354D61"/>
    <w:rsid w:val="00355D2E"/>
    <w:rsid w:val="0035695A"/>
    <w:rsid w:val="0036311B"/>
    <w:rsid w:val="0036555F"/>
    <w:rsid w:val="00385943"/>
    <w:rsid w:val="00385DE6"/>
    <w:rsid w:val="003B0255"/>
    <w:rsid w:val="003B15AA"/>
    <w:rsid w:val="003B4FA9"/>
    <w:rsid w:val="003B6CB5"/>
    <w:rsid w:val="003C70D5"/>
    <w:rsid w:val="003D164C"/>
    <w:rsid w:val="003F2AD4"/>
    <w:rsid w:val="0040203B"/>
    <w:rsid w:val="004225F2"/>
    <w:rsid w:val="00426F39"/>
    <w:rsid w:val="0043163C"/>
    <w:rsid w:val="00431E74"/>
    <w:rsid w:val="00435A23"/>
    <w:rsid w:val="00441CE5"/>
    <w:rsid w:val="00441D44"/>
    <w:rsid w:val="00446598"/>
    <w:rsid w:val="0045798E"/>
    <w:rsid w:val="00460321"/>
    <w:rsid w:val="004778A9"/>
    <w:rsid w:val="0049023C"/>
    <w:rsid w:val="00490CF8"/>
    <w:rsid w:val="00490E59"/>
    <w:rsid w:val="0049216A"/>
    <w:rsid w:val="00492537"/>
    <w:rsid w:val="00494297"/>
    <w:rsid w:val="004B723D"/>
    <w:rsid w:val="00502578"/>
    <w:rsid w:val="00503803"/>
    <w:rsid w:val="00510998"/>
    <w:rsid w:val="0051199F"/>
    <w:rsid w:val="00512CA7"/>
    <w:rsid w:val="00535568"/>
    <w:rsid w:val="00536B89"/>
    <w:rsid w:val="00540299"/>
    <w:rsid w:val="00543A9F"/>
    <w:rsid w:val="00556323"/>
    <w:rsid w:val="00560192"/>
    <w:rsid w:val="00570D67"/>
    <w:rsid w:val="005747C8"/>
    <w:rsid w:val="00575D3F"/>
    <w:rsid w:val="00581AA7"/>
    <w:rsid w:val="00584815"/>
    <w:rsid w:val="0059455A"/>
    <w:rsid w:val="00594B0A"/>
    <w:rsid w:val="005C12F0"/>
    <w:rsid w:val="005C57E6"/>
    <w:rsid w:val="005C5E99"/>
    <w:rsid w:val="005D1C42"/>
    <w:rsid w:val="005D4B59"/>
    <w:rsid w:val="005D7CA4"/>
    <w:rsid w:val="005E034E"/>
    <w:rsid w:val="005E06EB"/>
    <w:rsid w:val="0060035F"/>
    <w:rsid w:val="00603013"/>
    <w:rsid w:val="0060501A"/>
    <w:rsid w:val="006235D2"/>
    <w:rsid w:val="0062731F"/>
    <w:rsid w:val="0062769E"/>
    <w:rsid w:val="00632327"/>
    <w:rsid w:val="00641B54"/>
    <w:rsid w:val="006509C3"/>
    <w:rsid w:val="00666AF0"/>
    <w:rsid w:val="00667CB6"/>
    <w:rsid w:val="00687F5B"/>
    <w:rsid w:val="00694334"/>
    <w:rsid w:val="00695974"/>
    <w:rsid w:val="006A1818"/>
    <w:rsid w:val="006A51AB"/>
    <w:rsid w:val="006B24D4"/>
    <w:rsid w:val="006C1817"/>
    <w:rsid w:val="006C55E2"/>
    <w:rsid w:val="006E1EAA"/>
    <w:rsid w:val="006E424D"/>
    <w:rsid w:val="006E43F2"/>
    <w:rsid w:val="006E4CEA"/>
    <w:rsid w:val="006F14EA"/>
    <w:rsid w:val="006F395B"/>
    <w:rsid w:val="00710DA0"/>
    <w:rsid w:val="00721559"/>
    <w:rsid w:val="00733219"/>
    <w:rsid w:val="0074215F"/>
    <w:rsid w:val="00745BD0"/>
    <w:rsid w:val="00753FBB"/>
    <w:rsid w:val="007549F4"/>
    <w:rsid w:val="00763CA2"/>
    <w:rsid w:val="00794D6C"/>
    <w:rsid w:val="007A1F76"/>
    <w:rsid w:val="007A3A61"/>
    <w:rsid w:val="007A6538"/>
    <w:rsid w:val="007B375B"/>
    <w:rsid w:val="007C1E57"/>
    <w:rsid w:val="007F4FBB"/>
    <w:rsid w:val="008142CD"/>
    <w:rsid w:val="0081795E"/>
    <w:rsid w:val="008203BD"/>
    <w:rsid w:val="0082107E"/>
    <w:rsid w:val="008231EE"/>
    <w:rsid w:val="00842327"/>
    <w:rsid w:val="00842389"/>
    <w:rsid w:val="008607A1"/>
    <w:rsid w:val="008764F7"/>
    <w:rsid w:val="00876A0D"/>
    <w:rsid w:val="0088600D"/>
    <w:rsid w:val="00893664"/>
    <w:rsid w:val="008A63EB"/>
    <w:rsid w:val="008A7EA4"/>
    <w:rsid w:val="008D5B07"/>
    <w:rsid w:val="008D5B6C"/>
    <w:rsid w:val="008E1743"/>
    <w:rsid w:val="008E2B0D"/>
    <w:rsid w:val="008E5EA9"/>
    <w:rsid w:val="008F1C2F"/>
    <w:rsid w:val="008F61A3"/>
    <w:rsid w:val="008F62A9"/>
    <w:rsid w:val="00914AD8"/>
    <w:rsid w:val="0092485D"/>
    <w:rsid w:val="0093611E"/>
    <w:rsid w:val="009549AA"/>
    <w:rsid w:val="00962E8F"/>
    <w:rsid w:val="00975652"/>
    <w:rsid w:val="00987915"/>
    <w:rsid w:val="009A2E4E"/>
    <w:rsid w:val="009B1A20"/>
    <w:rsid w:val="009B5AB5"/>
    <w:rsid w:val="009C3DCC"/>
    <w:rsid w:val="009D4D41"/>
    <w:rsid w:val="009E3B6B"/>
    <w:rsid w:val="009F01C6"/>
    <w:rsid w:val="009F6C63"/>
    <w:rsid w:val="009F7092"/>
    <w:rsid w:val="00A031C6"/>
    <w:rsid w:val="00A12E0D"/>
    <w:rsid w:val="00A23110"/>
    <w:rsid w:val="00A234C7"/>
    <w:rsid w:val="00A30343"/>
    <w:rsid w:val="00A3320B"/>
    <w:rsid w:val="00A5491A"/>
    <w:rsid w:val="00A57443"/>
    <w:rsid w:val="00A67E8E"/>
    <w:rsid w:val="00A8606F"/>
    <w:rsid w:val="00A867B5"/>
    <w:rsid w:val="00A90442"/>
    <w:rsid w:val="00A944A8"/>
    <w:rsid w:val="00AA4068"/>
    <w:rsid w:val="00AA5D49"/>
    <w:rsid w:val="00AB031A"/>
    <w:rsid w:val="00AC39CA"/>
    <w:rsid w:val="00AD223A"/>
    <w:rsid w:val="00AE1FF5"/>
    <w:rsid w:val="00AF0E1F"/>
    <w:rsid w:val="00B013B9"/>
    <w:rsid w:val="00B02C80"/>
    <w:rsid w:val="00B125FB"/>
    <w:rsid w:val="00B20B05"/>
    <w:rsid w:val="00B2718F"/>
    <w:rsid w:val="00B4497D"/>
    <w:rsid w:val="00B46652"/>
    <w:rsid w:val="00B5689D"/>
    <w:rsid w:val="00B70D8A"/>
    <w:rsid w:val="00B736BF"/>
    <w:rsid w:val="00B746B9"/>
    <w:rsid w:val="00B90D0E"/>
    <w:rsid w:val="00B91C1C"/>
    <w:rsid w:val="00BB02DB"/>
    <w:rsid w:val="00BB3E45"/>
    <w:rsid w:val="00BC3F8B"/>
    <w:rsid w:val="00BC7199"/>
    <w:rsid w:val="00BC764E"/>
    <w:rsid w:val="00BC7D59"/>
    <w:rsid w:val="00BE137C"/>
    <w:rsid w:val="00BE430B"/>
    <w:rsid w:val="00BF4625"/>
    <w:rsid w:val="00BF5627"/>
    <w:rsid w:val="00BF68B0"/>
    <w:rsid w:val="00C31BA2"/>
    <w:rsid w:val="00C4579B"/>
    <w:rsid w:val="00C53F75"/>
    <w:rsid w:val="00C55898"/>
    <w:rsid w:val="00C56843"/>
    <w:rsid w:val="00C65480"/>
    <w:rsid w:val="00C6666E"/>
    <w:rsid w:val="00C7305B"/>
    <w:rsid w:val="00C80E58"/>
    <w:rsid w:val="00C86281"/>
    <w:rsid w:val="00C86F20"/>
    <w:rsid w:val="00C934CE"/>
    <w:rsid w:val="00C95C18"/>
    <w:rsid w:val="00CA3391"/>
    <w:rsid w:val="00CB1D7C"/>
    <w:rsid w:val="00CD3498"/>
    <w:rsid w:val="00CE24C2"/>
    <w:rsid w:val="00CE2D4C"/>
    <w:rsid w:val="00CF4EBF"/>
    <w:rsid w:val="00CF5D1A"/>
    <w:rsid w:val="00D1115A"/>
    <w:rsid w:val="00D41CAC"/>
    <w:rsid w:val="00D6377B"/>
    <w:rsid w:val="00D76E15"/>
    <w:rsid w:val="00D8236C"/>
    <w:rsid w:val="00D868CA"/>
    <w:rsid w:val="00D941DC"/>
    <w:rsid w:val="00DB2115"/>
    <w:rsid w:val="00DB2AE6"/>
    <w:rsid w:val="00DB5B05"/>
    <w:rsid w:val="00DB6FAC"/>
    <w:rsid w:val="00DC0C89"/>
    <w:rsid w:val="00DD1691"/>
    <w:rsid w:val="00DD6EF0"/>
    <w:rsid w:val="00DE0555"/>
    <w:rsid w:val="00DE642A"/>
    <w:rsid w:val="00DF7477"/>
    <w:rsid w:val="00E103E5"/>
    <w:rsid w:val="00E14878"/>
    <w:rsid w:val="00E20048"/>
    <w:rsid w:val="00E218F9"/>
    <w:rsid w:val="00E27FF8"/>
    <w:rsid w:val="00E361D9"/>
    <w:rsid w:val="00E549EE"/>
    <w:rsid w:val="00E554EC"/>
    <w:rsid w:val="00E621A0"/>
    <w:rsid w:val="00E64D9C"/>
    <w:rsid w:val="00E80DFD"/>
    <w:rsid w:val="00EB6236"/>
    <w:rsid w:val="00EC3F6E"/>
    <w:rsid w:val="00EC4D4B"/>
    <w:rsid w:val="00EE1846"/>
    <w:rsid w:val="00EE4159"/>
    <w:rsid w:val="00EE7C8A"/>
    <w:rsid w:val="00F0305D"/>
    <w:rsid w:val="00F07A10"/>
    <w:rsid w:val="00F179F8"/>
    <w:rsid w:val="00F376A0"/>
    <w:rsid w:val="00F513F3"/>
    <w:rsid w:val="00F56C79"/>
    <w:rsid w:val="00F65C43"/>
    <w:rsid w:val="00F67097"/>
    <w:rsid w:val="00F73762"/>
    <w:rsid w:val="00F90897"/>
    <w:rsid w:val="00F9571E"/>
    <w:rsid w:val="00F969E4"/>
    <w:rsid w:val="00FB7BE2"/>
    <w:rsid w:val="00FD108D"/>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16288C"/>
    <w:rPr>
      <w:rFonts w:ascii="Times New Roman" w:hAnsi="Times New Roman" w:cs="Times New Roman"/>
      <w:lang w:eastAsia="ja-JP"/>
    </w:rPr>
  </w:style>
  <w:style w:type="paragraph" w:customStyle="1" w:styleId="EndNoteBibliography">
    <w:name w:val="EndNote Bibliography"/>
    <w:basedOn w:val="Normal"/>
    <w:link w:val="EndNoteBibliographyChar"/>
    <w:rsid w:val="0016288C"/>
    <w:rPr>
      <w:rFonts w:ascii="Times New Roman" w:hAnsi="Times New Roman" w:cs="Times New Roman"/>
    </w:rPr>
  </w:style>
  <w:style w:type="character" w:customStyle="1" w:styleId="EndNoteBibliographyChar">
    <w:name w:val="EndNote Bibliography Char"/>
    <w:basedOn w:val="DefaultParagraphFont"/>
    <w:link w:val="EndNoteBibliography"/>
    <w:rsid w:val="0016288C"/>
    <w:rPr>
      <w:rFonts w:ascii="Times New Roman" w:hAnsi="Times New Roman" w:cs="Times New Roman"/>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 w:type="paragraph" w:styleId="ListParagraph">
    <w:name w:val="List Paragraph"/>
    <w:basedOn w:val="Normal"/>
    <w:uiPriority w:val="34"/>
    <w:qFormat/>
    <w:rsid w:val="00F513F3"/>
    <w:pPr>
      <w:ind w:left="720"/>
      <w:contextualSpacing/>
    </w:pPr>
  </w:style>
  <w:style w:type="paragraph" w:customStyle="1" w:styleId="Default">
    <w:name w:val="Default"/>
    <w:rsid w:val="00543A9F"/>
    <w:pPr>
      <w:autoSpaceDE w:val="0"/>
      <w:autoSpaceDN w:val="0"/>
      <w:adjustRightInd w:val="0"/>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662589210">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 w:id="1588732235">
      <w:bodyDiv w:val="1"/>
      <w:marLeft w:val="0"/>
      <w:marRight w:val="0"/>
      <w:marTop w:val="0"/>
      <w:marBottom w:val="0"/>
      <w:divBdr>
        <w:top w:val="none" w:sz="0" w:space="0" w:color="auto"/>
        <w:left w:val="none" w:sz="0" w:space="0" w:color="auto"/>
        <w:bottom w:val="none" w:sz="0" w:space="0" w:color="auto"/>
        <w:right w:val="none" w:sz="0" w:space="0" w:color="auto"/>
      </w:divBdr>
    </w:div>
    <w:div w:id="2032561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hyperlink" Target="http://www.prism.oregonstate.edu" TargetMode="Externa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7357C-D25F-A142-AD07-C00E4D7F5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5828</Words>
  <Characters>33225</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Stevens, Jens T</cp:lastModifiedBy>
  <cp:revision>2</cp:revision>
  <dcterms:created xsi:type="dcterms:W3CDTF">2019-11-08T18:36:00Z</dcterms:created>
  <dcterms:modified xsi:type="dcterms:W3CDTF">2019-11-08T18:36:00Z</dcterms:modified>
</cp:coreProperties>
</file>