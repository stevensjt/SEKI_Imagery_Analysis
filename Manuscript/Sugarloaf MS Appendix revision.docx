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4040E1" w14:textId="11EDB92F" w:rsidR="0036555F" w:rsidRPr="0016288C" w:rsidRDefault="0036555F" w:rsidP="0036555F">
      <w:pPr>
        <w:pStyle w:val="Heading1"/>
        <w:rPr>
          <w:rFonts w:ascii="Times New Roman" w:hAnsi="Times New Roman" w:cs="Times New Roman"/>
          <w:color w:val="000000" w:themeColor="text1"/>
        </w:rPr>
      </w:pPr>
      <w:r w:rsidRPr="0016288C">
        <w:rPr>
          <w:rFonts w:ascii="Times New Roman" w:hAnsi="Times New Roman" w:cs="Times New Roman"/>
          <w:color w:val="000000" w:themeColor="text1"/>
        </w:rPr>
        <w:t xml:space="preserve">Appendix A: Sugarloaf Creek Basin </w:t>
      </w:r>
      <w:r>
        <w:rPr>
          <w:rFonts w:ascii="Times New Roman" w:hAnsi="Times New Roman" w:cs="Times New Roman"/>
          <w:color w:val="000000" w:themeColor="text1"/>
        </w:rPr>
        <w:t>Site Information</w:t>
      </w:r>
    </w:p>
    <w:p w14:paraId="08811F5A" w14:textId="77777777" w:rsidR="00BC3F8B" w:rsidRPr="0036555F" w:rsidRDefault="00BC3F8B" w:rsidP="00441D44">
      <w:pPr>
        <w:rPr>
          <w:rFonts w:ascii="Times New Roman" w:hAnsi="Times New Roman" w:cs="Times New Roman"/>
          <w:color w:val="000000" w:themeColor="text1"/>
        </w:rPr>
      </w:pPr>
    </w:p>
    <w:p w14:paraId="4F59A9D7" w14:textId="12701C92" w:rsidR="00441D44" w:rsidRPr="003D164C" w:rsidRDefault="00441D44" w:rsidP="00441D44">
      <w:pPr>
        <w:rPr>
          <w:rFonts w:ascii="Times New Roman" w:hAnsi="Times New Roman" w:cs="Times New Roman"/>
          <w:i/>
          <w:color w:val="000000" w:themeColor="text1"/>
        </w:rPr>
      </w:pPr>
      <w:r w:rsidRPr="003D164C">
        <w:rPr>
          <w:rFonts w:ascii="Times New Roman" w:hAnsi="Times New Roman" w:cs="Times New Roman"/>
          <w:i/>
          <w:color w:val="000000" w:themeColor="text1"/>
        </w:rPr>
        <w:t>Table A</w:t>
      </w:r>
      <w:r w:rsidR="0036555F" w:rsidRPr="003D164C">
        <w:rPr>
          <w:rFonts w:ascii="Times New Roman" w:hAnsi="Times New Roman" w:cs="Times New Roman"/>
          <w:i/>
          <w:color w:val="000000" w:themeColor="text1"/>
        </w:rPr>
        <w:t>1</w:t>
      </w:r>
      <w:r w:rsidRPr="003D164C">
        <w:rPr>
          <w:rFonts w:ascii="Times New Roman" w:hAnsi="Times New Roman" w:cs="Times New Roman"/>
          <w:i/>
          <w:color w:val="000000" w:themeColor="text1"/>
        </w:rPr>
        <w:t>. All fires from FRAP (2017) perimeter database the burned within SCB. Fires included in the analysis burned 57% of SCB.</w:t>
      </w:r>
    </w:p>
    <w:tbl>
      <w:tblPr>
        <w:tblStyle w:val="TableGrid"/>
        <w:tblW w:w="0" w:type="auto"/>
        <w:tblLook w:val="04A0" w:firstRow="1" w:lastRow="0" w:firstColumn="1" w:lastColumn="0" w:noHBand="0" w:noVBand="1"/>
      </w:tblPr>
      <w:tblGrid>
        <w:gridCol w:w="726"/>
        <w:gridCol w:w="1632"/>
        <w:gridCol w:w="1080"/>
        <w:gridCol w:w="990"/>
        <w:gridCol w:w="1440"/>
        <w:gridCol w:w="1071"/>
        <w:gridCol w:w="1071"/>
        <w:gridCol w:w="1350"/>
      </w:tblGrid>
      <w:tr w:rsidR="006E4CEA" w:rsidRPr="0016288C" w14:paraId="502431E6" w14:textId="77777777" w:rsidTr="006E4CEA">
        <w:trPr>
          <w:trHeight w:val="300"/>
        </w:trPr>
        <w:tc>
          <w:tcPr>
            <w:tcW w:w="726" w:type="dxa"/>
            <w:tcBorders>
              <w:left w:val="nil"/>
              <w:right w:val="nil"/>
            </w:tcBorders>
            <w:noWrap/>
            <w:vAlign w:val="center"/>
            <w:hideMark/>
          </w:tcPr>
          <w:p w14:paraId="3DD58C4D"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Year</w:t>
            </w:r>
          </w:p>
        </w:tc>
        <w:tc>
          <w:tcPr>
            <w:tcW w:w="1632" w:type="dxa"/>
            <w:tcBorders>
              <w:left w:val="nil"/>
              <w:right w:val="nil"/>
            </w:tcBorders>
            <w:noWrap/>
            <w:vAlign w:val="center"/>
            <w:hideMark/>
          </w:tcPr>
          <w:p w14:paraId="44742EBA"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Name</w:t>
            </w:r>
          </w:p>
        </w:tc>
        <w:tc>
          <w:tcPr>
            <w:tcW w:w="1080" w:type="dxa"/>
            <w:tcBorders>
              <w:left w:val="nil"/>
              <w:right w:val="nil"/>
            </w:tcBorders>
            <w:noWrap/>
            <w:vAlign w:val="center"/>
            <w:hideMark/>
          </w:tcPr>
          <w:p w14:paraId="38317DB9"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Report date</w:t>
            </w:r>
          </w:p>
        </w:tc>
        <w:tc>
          <w:tcPr>
            <w:tcW w:w="990" w:type="dxa"/>
            <w:tcBorders>
              <w:left w:val="nil"/>
              <w:right w:val="nil"/>
            </w:tcBorders>
            <w:noWrap/>
            <w:vAlign w:val="center"/>
            <w:hideMark/>
          </w:tcPr>
          <w:p w14:paraId="5DB0E81D"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Total area (ha)</w:t>
            </w:r>
          </w:p>
        </w:tc>
        <w:tc>
          <w:tcPr>
            <w:tcW w:w="1440" w:type="dxa"/>
            <w:tcBorders>
              <w:left w:val="nil"/>
              <w:right w:val="nil"/>
            </w:tcBorders>
            <w:noWrap/>
            <w:vAlign w:val="center"/>
            <w:hideMark/>
          </w:tcPr>
          <w:p w14:paraId="66C58C6E"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Area of watershed burned (ha)</w:t>
            </w:r>
          </w:p>
        </w:tc>
        <w:tc>
          <w:tcPr>
            <w:tcW w:w="1071" w:type="dxa"/>
            <w:tcBorders>
              <w:left w:val="nil"/>
              <w:right w:val="nil"/>
            </w:tcBorders>
          </w:tcPr>
          <w:p w14:paraId="758583B2" w14:textId="25F052C2" w:rsidR="006E4CEA" w:rsidRPr="0016288C" w:rsidRDefault="006E4CEA" w:rsidP="006E43F2">
            <w:pPr>
              <w:jc w:val="center"/>
              <w:rPr>
                <w:rFonts w:ascii="Times New Roman" w:hAnsi="Times New Roman" w:cs="Times New Roman"/>
                <w:color w:val="000000" w:themeColor="text1"/>
              </w:rPr>
            </w:pPr>
            <w:commentRangeStart w:id="0"/>
            <w:r>
              <w:rPr>
                <w:rFonts w:ascii="Times New Roman" w:hAnsi="Times New Roman" w:cs="Times New Roman"/>
                <w:color w:val="000000" w:themeColor="text1"/>
              </w:rPr>
              <w:t>Percent high-severity (%)</w:t>
            </w:r>
          </w:p>
        </w:tc>
        <w:tc>
          <w:tcPr>
            <w:tcW w:w="1071" w:type="dxa"/>
            <w:tcBorders>
              <w:left w:val="nil"/>
              <w:right w:val="nil"/>
            </w:tcBorders>
          </w:tcPr>
          <w:p w14:paraId="2CB8EA09" w14:textId="7A113B01" w:rsidR="006E4CEA" w:rsidRPr="0016288C" w:rsidRDefault="006E4CEA" w:rsidP="006E43F2">
            <w:pPr>
              <w:jc w:val="center"/>
              <w:rPr>
                <w:rFonts w:ascii="Times New Roman" w:hAnsi="Times New Roman" w:cs="Times New Roman"/>
                <w:color w:val="000000" w:themeColor="text1"/>
              </w:rPr>
            </w:pPr>
            <w:r>
              <w:rPr>
                <w:rFonts w:ascii="Times New Roman" w:hAnsi="Times New Roman" w:cs="Times New Roman"/>
                <w:color w:val="000000" w:themeColor="text1"/>
              </w:rPr>
              <w:t>Area high-severity (ha)</w:t>
            </w:r>
            <w:commentRangeEnd w:id="0"/>
            <w:r w:rsidR="0093611E">
              <w:rPr>
                <w:rStyle w:val="CommentReference"/>
              </w:rPr>
              <w:commentReference w:id="0"/>
            </w:r>
          </w:p>
        </w:tc>
        <w:tc>
          <w:tcPr>
            <w:tcW w:w="1350" w:type="dxa"/>
            <w:tcBorders>
              <w:left w:val="nil"/>
              <w:right w:val="nil"/>
            </w:tcBorders>
            <w:noWrap/>
            <w:vAlign w:val="center"/>
            <w:hideMark/>
          </w:tcPr>
          <w:p w14:paraId="43A94761" w14:textId="2D76416E"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Included in analyses?</w:t>
            </w:r>
          </w:p>
        </w:tc>
      </w:tr>
      <w:tr w:rsidR="006E4CEA" w:rsidRPr="0016288C" w14:paraId="493F9420" w14:textId="77777777" w:rsidTr="006E4CEA">
        <w:trPr>
          <w:trHeight w:val="300"/>
        </w:trPr>
        <w:tc>
          <w:tcPr>
            <w:tcW w:w="726" w:type="dxa"/>
            <w:tcBorders>
              <w:left w:val="nil"/>
              <w:bottom w:val="nil"/>
              <w:right w:val="nil"/>
            </w:tcBorders>
            <w:noWrap/>
            <w:hideMark/>
          </w:tcPr>
          <w:p w14:paraId="179B2058"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1952</w:t>
            </w:r>
          </w:p>
        </w:tc>
        <w:tc>
          <w:tcPr>
            <w:tcW w:w="1632" w:type="dxa"/>
            <w:tcBorders>
              <w:left w:val="nil"/>
              <w:bottom w:val="nil"/>
              <w:right w:val="nil"/>
            </w:tcBorders>
            <w:noWrap/>
            <w:hideMark/>
          </w:tcPr>
          <w:p w14:paraId="35349700"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Sugarloaf</w:t>
            </w:r>
          </w:p>
        </w:tc>
        <w:tc>
          <w:tcPr>
            <w:tcW w:w="1080" w:type="dxa"/>
            <w:tcBorders>
              <w:left w:val="nil"/>
              <w:bottom w:val="nil"/>
              <w:right w:val="nil"/>
            </w:tcBorders>
            <w:noWrap/>
            <w:hideMark/>
          </w:tcPr>
          <w:p w14:paraId="3D91BC55"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19-Jun</w:t>
            </w:r>
          </w:p>
        </w:tc>
        <w:tc>
          <w:tcPr>
            <w:tcW w:w="990" w:type="dxa"/>
            <w:tcBorders>
              <w:left w:val="nil"/>
              <w:bottom w:val="nil"/>
              <w:right w:val="nil"/>
            </w:tcBorders>
            <w:noWrap/>
            <w:vAlign w:val="center"/>
            <w:hideMark/>
          </w:tcPr>
          <w:p w14:paraId="1AF2E0D9"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15</w:t>
            </w:r>
          </w:p>
        </w:tc>
        <w:tc>
          <w:tcPr>
            <w:tcW w:w="1440" w:type="dxa"/>
            <w:tcBorders>
              <w:left w:val="nil"/>
              <w:bottom w:val="nil"/>
              <w:right w:val="nil"/>
            </w:tcBorders>
            <w:noWrap/>
            <w:vAlign w:val="center"/>
            <w:hideMark/>
          </w:tcPr>
          <w:p w14:paraId="72A8A1BF"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15</w:t>
            </w:r>
          </w:p>
        </w:tc>
        <w:tc>
          <w:tcPr>
            <w:tcW w:w="1071" w:type="dxa"/>
            <w:tcBorders>
              <w:left w:val="nil"/>
              <w:bottom w:val="nil"/>
              <w:right w:val="nil"/>
            </w:tcBorders>
          </w:tcPr>
          <w:p w14:paraId="7109490D" w14:textId="77777777" w:rsidR="006E4CEA" w:rsidRPr="0016288C" w:rsidRDefault="006E4CEA" w:rsidP="006E43F2">
            <w:pPr>
              <w:jc w:val="center"/>
              <w:rPr>
                <w:rFonts w:ascii="Times New Roman" w:hAnsi="Times New Roman" w:cs="Times New Roman"/>
                <w:color w:val="000000" w:themeColor="text1"/>
              </w:rPr>
            </w:pPr>
          </w:p>
        </w:tc>
        <w:tc>
          <w:tcPr>
            <w:tcW w:w="1071" w:type="dxa"/>
            <w:tcBorders>
              <w:left w:val="nil"/>
              <w:bottom w:val="nil"/>
              <w:right w:val="nil"/>
            </w:tcBorders>
          </w:tcPr>
          <w:p w14:paraId="401123A0" w14:textId="77777777" w:rsidR="006E4CEA" w:rsidRPr="0016288C" w:rsidRDefault="006E4CEA" w:rsidP="006E43F2">
            <w:pPr>
              <w:jc w:val="center"/>
              <w:rPr>
                <w:rFonts w:ascii="Times New Roman" w:hAnsi="Times New Roman" w:cs="Times New Roman"/>
                <w:color w:val="000000" w:themeColor="text1"/>
              </w:rPr>
            </w:pPr>
          </w:p>
        </w:tc>
        <w:tc>
          <w:tcPr>
            <w:tcW w:w="1350" w:type="dxa"/>
            <w:tcBorders>
              <w:left w:val="nil"/>
              <w:bottom w:val="nil"/>
              <w:right w:val="nil"/>
            </w:tcBorders>
            <w:noWrap/>
            <w:vAlign w:val="center"/>
            <w:hideMark/>
          </w:tcPr>
          <w:p w14:paraId="4A521013" w14:textId="4CF72346" w:rsidR="006E4CEA" w:rsidRPr="0016288C" w:rsidRDefault="006E4CEA" w:rsidP="006E43F2">
            <w:pPr>
              <w:jc w:val="center"/>
              <w:rPr>
                <w:rFonts w:ascii="Times New Roman" w:hAnsi="Times New Roman" w:cs="Times New Roman"/>
                <w:color w:val="000000" w:themeColor="text1"/>
                <w:sz w:val="24"/>
                <w:szCs w:val="24"/>
              </w:rPr>
            </w:pPr>
          </w:p>
        </w:tc>
      </w:tr>
      <w:tr w:rsidR="006E4CEA" w:rsidRPr="0016288C" w14:paraId="48B35625" w14:textId="77777777" w:rsidTr="006E4CEA">
        <w:trPr>
          <w:trHeight w:val="300"/>
        </w:trPr>
        <w:tc>
          <w:tcPr>
            <w:tcW w:w="726" w:type="dxa"/>
            <w:tcBorders>
              <w:top w:val="nil"/>
              <w:left w:val="nil"/>
              <w:bottom w:val="nil"/>
              <w:right w:val="nil"/>
            </w:tcBorders>
            <w:noWrap/>
            <w:hideMark/>
          </w:tcPr>
          <w:p w14:paraId="272266B2"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1964</w:t>
            </w:r>
          </w:p>
        </w:tc>
        <w:tc>
          <w:tcPr>
            <w:tcW w:w="1632" w:type="dxa"/>
            <w:tcBorders>
              <w:top w:val="nil"/>
              <w:left w:val="nil"/>
              <w:bottom w:val="nil"/>
              <w:right w:val="nil"/>
            </w:tcBorders>
            <w:noWrap/>
            <w:hideMark/>
          </w:tcPr>
          <w:p w14:paraId="6DCA70AF"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0A51E85B"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2-Oct</w:t>
            </w:r>
          </w:p>
        </w:tc>
        <w:tc>
          <w:tcPr>
            <w:tcW w:w="990" w:type="dxa"/>
            <w:tcBorders>
              <w:top w:val="nil"/>
              <w:left w:val="nil"/>
              <w:bottom w:val="nil"/>
              <w:right w:val="nil"/>
            </w:tcBorders>
            <w:noWrap/>
            <w:vAlign w:val="center"/>
            <w:hideMark/>
          </w:tcPr>
          <w:p w14:paraId="034BAB6D"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5</w:t>
            </w:r>
          </w:p>
        </w:tc>
        <w:tc>
          <w:tcPr>
            <w:tcW w:w="1440" w:type="dxa"/>
            <w:tcBorders>
              <w:top w:val="nil"/>
              <w:left w:val="nil"/>
              <w:bottom w:val="nil"/>
              <w:right w:val="nil"/>
            </w:tcBorders>
            <w:noWrap/>
            <w:vAlign w:val="center"/>
            <w:hideMark/>
          </w:tcPr>
          <w:p w14:paraId="08FC2933"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5</w:t>
            </w:r>
          </w:p>
        </w:tc>
        <w:tc>
          <w:tcPr>
            <w:tcW w:w="1071" w:type="dxa"/>
            <w:tcBorders>
              <w:top w:val="nil"/>
              <w:left w:val="nil"/>
              <w:bottom w:val="nil"/>
              <w:right w:val="nil"/>
            </w:tcBorders>
          </w:tcPr>
          <w:p w14:paraId="368655C7" w14:textId="77777777" w:rsidR="006E4CEA" w:rsidRPr="0016288C" w:rsidRDefault="006E4CEA" w:rsidP="006E43F2">
            <w:pPr>
              <w:jc w:val="center"/>
              <w:rPr>
                <w:color w:val="000000" w:themeColor="text1"/>
              </w:rPr>
            </w:pPr>
          </w:p>
        </w:tc>
        <w:tc>
          <w:tcPr>
            <w:tcW w:w="1071" w:type="dxa"/>
            <w:tcBorders>
              <w:top w:val="nil"/>
              <w:left w:val="nil"/>
              <w:bottom w:val="nil"/>
              <w:right w:val="nil"/>
            </w:tcBorders>
          </w:tcPr>
          <w:p w14:paraId="7DA094E3" w14:textId="77777777" w:rsidR="006E4CEA" w:rsidRPr="0016288C" w:rsidRDefault="006E4CEA" w:rsidP="006E43F2">
            <w:pPr>
              <w:jc w:val="center"/>
              <w:rPr>
                <w:color w:val="000000" w:themeColor="text1"/>
              </w:rPr>
            </w:pPr>
          </w:p>
        </w:tc>
        <w:tc>
          <w:tcPr>
            <w:tcW w:w="1350" w:type="dxa"/>
            <w:tcBorders>
              <w:top w:val="nil"/>
              <w:left w:val="nil"/>
              <w:bottom w:val="nil"/>
              <w:right w:val="nil"/>
            </w:tcBorders>
            <w:noWrap/>
            <w:vAlign w:val="center"/>
            <w:hideMark/>
          </w:tcPr>
          <w:p w14:paraId="4CC550A3" w14:textId="6C9079E1" w:rsidR="006E4CEA" w:rsidRPr="0016288C" w:rsidRDefault="006E4CEA" w:rsidP="006E43F2">
            <w:pPr>
              <w:jc w:val="center"/>
              <w:rPr>
                <w:color w:val="000000" w:themeColor="text1"/>
              </w:rPr>
            </w:pPr>
          </w:p>
        </w:tc>
      </w:tr>
      <w:tr w:rsidR="006E4CEA" w:rsidRPr="0016288C" w14:paraId="013DCACF" w14:textId="77777777" w:rsidTr="006E4CEA">
        <w:trPr>
          <w:trHeight w:val="300"/>
        </w:trPr>
        <w:tc>
          <w:tcPr>
            <w:tcW w:w="726" w:type="dxa"/>
            <w:tcBorders>
              <w:top w:val="nil"/>
              <w:left w:val="nil"/>
              <w:bottom w:val="nil"/>
              <w:right w:val="nil"/>
            </w:tcBorders>
            <w:noWrap/>
            <w:hideMark/>
          </w:tcPr>
          <w:p w14:paraId="22FCAB4D"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1971</w:t>
            </w:r>
          </w:p>
        </w:tc>
        <w:tc>
          <w:tcPr>
            <w:tcW w:w="1632" w:type="dxa"/>
            <w:tcBorders>
              <w:top w:val="nil"/>
              <w:left w:val="nil"/>
              <w:bottom w:val="nil"/>
              <w:right w:val="nil"/>
            </w:tcBorders>
            <w:noWrap/>
            <w:hideMark/>
          </w:tcPr>
          <w:p w14:paraId="524464FD"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Ball Dome</w:t>
            </w:r>
          </w:p>
        </w:tc>
        <w:tc>
          <w:tcPr>
            <w:tcW w:w="1080" w:type="dxa"/>
            <w:tcBorders>
              <w:top w:val="nil"/>
              <w:left w:val="nil"/>
              <w:bottom w:val="nil"/>
              <w:right w:val="nil"/>
            </w:tcBorders>
            <w:noWrap/>
            <w:hideMark/>
          </w:tcPr>
          <w:p w14:paraId="24E32AB5"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13-Aug</w:t>
            </w:r>
          </w:p>
        </w:tc>
        <w:tc>
          <w:tcPr>
            <w:tcW w:w="990" w:type="dxa"/>
            <w:tcBorders>
              <w:top w:val="nil"/>
              <w:left w:val="nil"/>
              <w:bottom w:val="nil"/>
              <w:right w:val="nil"/>
            </w:tcBorders>
            <w:noWrap/>
            <w:vAlign w:val="center"/>
            <w:hideMark/>
          </w:tcPr>
          <w:p w14:paraId="39EA31B4"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99</w:t>
            </w:r>
          </w:p>
        </w:tc>
        <w:tc>
          <w:tcPr>
            <w:tcW w:w="1440" w:type="dxa"/>
            <w:tcBorders>
              <w:top w:val="nil"/>
              <w:left w:val="nil"/>
              <w:bottom w:val="nil"/>
              <w:right w:val="nil"/>
            </w:tcBorders>
            <w:noWrap/>
            <w:vAlign w:val="center"/>
            <w:hideMark/>
          </w:tcPr>
          <w:p w14:paraId="688198F6"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99</w:t>
            </w:r>
          </w:p>
        </w:tc>
        <w:tc>
          <w:tcPr>
            <w:tcW w:w="1071" w:type="dxa"/>
            <w:tcBorders>
              <w:top w:val="nil"/>
              <w:left w:val="nil"/>
              <w:bottom w:val="nil"/>
              <w:right w:val="nil"/>
            </w:tcBorders>
          </w:tcPr>
          <w:p w14:paraId="36234539" w14:textId="77777777" w:rsidR="006E4CEA" w:rsidRPr="0016288C" w:rsidRDefault="006E4CEA" w:rsidP="006E43F2">
            <w:pPr>
              <w:jc w:val="center"/>
              <w:rPr>
                <w:rFonts w:ascii="Times New Roman" w:hAnsi="Times New Roman" w:cs="Times New Roman"/>
                <w:color w:val="000000" w:themeColor="text1"/>
              </w:rPr>
            </w:pPr>
          </w:p>
        </w:tc>
        <w:tc>
          <w:tcPr>
            <w:tcW w:w="1071" w:type="dxa"/>
            <w:tcBorders>
              <w:top w:val="nil"/>
              <w:left w:val="nil"/>
              <w:bottom w:val="nil"/>
              <w:right w:val="nil"/>
            </w:tcBorders>
          </w:tcPr>
          <w:p w14:paraId="0F343C03" w14:textId="77777777" w:rsidR="006E4CEA" w:rsidRPr="0016288C" w:rsidRDefault="006E4CEA" w:rsidP="006E43F2">
            <w:pPr>
              <w:jc w:val="center"/>
              <w:rPr>
                <w:rFonts w:ascii="Times New Roman" w:hAnsi="Times New Roman" w:cs="Times New Roman"/>
                <w:color w:val="000000" w:themeColor="text1"/>
              </w:rPr>
            </w:pPr>
          </w:p>
        </w:tc>
        <w:tc>
          <w:tcPr>
            <w:tcW w:w="1350" w:type="dxa"/>
            <w:tcBorders>
              <w:top w:val="nil"/>
              <w:left w:val="nil"/>
              <w:bottom w:val="nil"/>
              <w:right w:val="nil"/>
            </w:tcBorders>
            <w:noWrap/>
            <w:vAlign w:val="center"/>
            <w:hideMark/>
          </w:tcPr>
          <w:p w14:paraId="4ED5F5A6" w14:textId="147CB4E4" w:rsidR="006E4CEA" w:rsidRPr="0016288C" w:rsidRDefault="006E4CEA" w:rsidP="006E43F2">
            <w:pPr>
              <w:jc w:val="center"/>
              <w:rPr>
                <w:rFonts w:ascii="Times New Roman" w:hAnsi="Times New Roman" w:cs="Times New Roman"/>
                <w:color w:val="000000" w:themeColor="text1"/>
                <w:sz w:val="24"/>
                <w:szCs w:val="24"/>
              </w:rPr>
            </w:pPr>
          </w:p>
        </w:tc>
      </w:tr>
      <w:tr w:rsidR="006E4CEA" w:rsidRPr="0016288C" w14:paraId="3E2DD6E7" w14:textId="77777777" w:rsidTr="006E4CEA">
        <w:trPr>
          <w:trHeight w:val="300"/>
        </w:trPr>
        <w:tc>
          <w:tcPr>
            <w:tcW w:w="726" w:type="dxa"/>
            <w:tcBorders>
              <w:top w:val="nil"/>
              <w:left w:val="nil"/>
              <w:bottom w:val="nil"/>
              <w:right w:val="nil"/>
            </w:tcBorders>
            <w:noWrap/>
            <w:hideMark/>
          </w:tcPr>
          <w:p w14:paraId="3A9A1116"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1972</w:t>
            </w:r>
          </w:p>
        </w:tc>
        <w:tc>
          <w:tcPr>
            <w:tcW w:w="1632" w:type="dxa"/>
            <w:tcBorders>
              <w:top w:val="nil"/>
              <w:left w:val="nil"/>
              <w:bottom w:val="nil"/>
              <w:right w:val="nil"/>
            </w:tcBorders>
            <w:noWrap/>
            <w:hideMark/>
          </w:tcPr>
          <w:p w14:paraId="438E4113"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 Valley</w:t>
            </w:r>
          </w:p>
        </w:tc>
        <w:tc>
          <w:tcPr>
            <w:tcW w:w="1080" w:type="dxa"/>
            <w:tcBorders>
              <w:top w:val="nil"/>
              <w:left w:val="nil"/>
              <w:bottom w:val="nil"/>
              <w:right w:val="nil"/>
            </w:tcBorders>
            <w:noWrap/>
            <w:hideMark/>
          </w:tcPr>
          <w:p w14:paraId="4363512A"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15-Sep</w:t>
            </w:r>
          </w:p>
        </w:tc>
        <w:tc>
          <w:tcPr>
            <w:tcW w:w="990" w:type="dxa"/>
            <w:tcBorders>
              <w:top w:val="nil"/>
              <w:left w:val="nil"/>
              <w:bottom w:val="nil"/>
              <w:right w:val="nil"/>
            </w:tcBorders>
            <w:noWrap/>
            <w:vAlign w:val="center"/>
            <w:hideMark/>
          </w:tcPr>
          <w:p w14:paraId="542D9B3D"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16</w:t>
            </w:r>
          </w:p>
        </w:tc>
        <w:tc>
          <w:tcPr>
            <w:tcW w:w="1440" w:type="dxa"/>
            <w:tcBorders>
              <w:top w:val="nil"/>
              <w:left w:val="nil"/>
              <w:bottom w:val="nil"/>
              <w:right w:val="nil"/>
            </w:tcBorders>
            <w:noWrap/>
            <w:vAlign w:val="center"/>
            <w:hideMark/>
          </w:tcPr>
          <w:p w14:paraId="74A94AF9"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5</w:t>
            </w:r>
          </w:p>
        </w:tc>
        <w:tc>
          <w:tcPr>
            <w:tcW w:w="1071" w:type="dxa"/>
            <w:tcBorders>
              <w:top w:val="nil"/>
              <w:left w:val="nil"/>
              <w:bottom w:val="nil"/>
              <w:right w:val="nil"/>
            </w:tcBorders>
          </w:tcPr>
          <w:p w14:paraId="245039D2" w14:textId="77777777" w:rsidR="006E4CEA" w:rsidRPr="0016288C" w:rsidRDefault="006E4CEA" w:rsidP="006E43F2">
            <w:pPr>
              <w:jc w:val="center"/>
              <w:rPr>
                <w:rFonts w:ascii="Times New Roman" w:hAnsi="Times New Roman" w:cs="Times New Roman"/>
                <w:color w:val="000000" w:themeColor="text1"/>
              </w:rPr>
            </w:pPr>
          </w:p>
        </w:tc>
        <w:tc>
          <w:tcPr>
            <w:tcW w:w="1071" w:type="dxa"/>
            <w:tcBorders>
              <w:top w:val="nil"/>
              <w:left w:val="nil"/>
              <w:bottom w:val="nil"/>
              <w:right w:val="nil"/>
            </w:tcBorders>
          </w:tcPr>
          <w:p w14:paraId="29E7734D" w14:textId="77777777" w:rsidR="006E4CEA" w:rsidRPr="0016288C" w:rsidRDefault="006E4CEA" w:rsidP="006E43F2">
            <w:pPr>
              <w:jc w:val="center"/>
              <w:rPr>
                <w:rFonts w:ascii="Times New Roman" w:hAnsi="Times New Roman" w:cs="Times New Roman"/>
                <w:color w:val="000000" w:themeColor="text1"/>
              </w:rPr>
            </w:pPr>
          </w:p>
        </w:tc>
        <w:tc>
          <w:tcPr>
            <w:tcW w:w="1350" w:type="dxa"/>
            <w:tcBorders>
              <w:top w:val="nil"/>
              <w:left w:val="nil"/>
              <w:bottom w:val="nil"/>
              <w:right w:val="nil"/>
            </w:tcBorders>
            <w:noWrap/>
            <w:vAlign w:val="center"/>
            <w:hideMark/>
          </w:tcPr>
          <w:p w14:paraId="1DAE2E2B" w14:textId="61EF06DF" w:rsidR="006E4CEA" w:rsidRPr="0016288C" w:rsidRDefault="006E4CEA" w:rsidP="006E43F2">
            <w:pPr>
              <w:jc w:val="center"/>
              <w:rPr>
                <w:rFonts w:ascii="Times New Roman" w:hAnsi="Times New Roman" w:cs="Times New Roman"/>
                <w:color w:val="000000" w:themeColor="text1"/>
                <w:sz w:val="24"/>
                <w:szCs w:val="24"/>
              </w:rPr>
            </w:pPr>
          </w:p>
        </w:tc>
      </w:tr>
      <w:tr w:rsidR="006E4CEA" w:rsidRPr="0016288C" w14:paraId="4302E148" w14:textId="77777777" w:rsidTr="006E4CEA">
        <w:trPr>
          <w:trHeight w:val="300"/>
        </w:trPr>
        <w:tc>
          <w:tcPr>
            <w:tcW w:w="726" w:type="dxa"/>
            <w:tcBorders>
              <w:top w:val="nil"/>
              <w:left w:val="nil"/>
              <w:bottom w:val="nil"/>
              <w:right w:val="nil"/>
            </w:tcBorders>
            <w:noWrap/>
            <w:hideMark/>
          </w:tcPr>
          <w:p w14:paraId="7F9A26FE"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1973</w:t>
            </w:r>
          </w:p>
        </w:tc>
        <w:tc>
          <w:tcPr>
            <w:tcW w:w="1632" w:type="dxa"/>
            <w:tcBorders>
              <w:top w:val="nil"/>
              <w:left w:val="nil"/>
              <w:bottom w:val="nil"/>
              <w:right w:val="nil"/>
            </w:tcBorders>
            <w:noWrap/>
            <w:hideMark/>
          </w:tcPr>
          <w:p w14:paraId="57D6DEA0"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So. Sentinel</w:t>
            </w:r>
          </w:p>
        </w:tc>
        <w:tc>
          <w:tcPr>
            <w:tcW w:w="1080" w:type="dxa"/>
            <w:tcBorders>
              <w:top w:val="nil"/>
              <w:left w:val="nil"/>
              <w:bottom w:val="nil"/>
              <w:right w:val="nil"/>
            </w:tcBorders>
            <w:noWrap/>
            <w:hideMark/>
          </w:tcPr>
          <w:p w14:paraId="69277FCE"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28-Aug</w:t>
            </w:r>
          </w:p>
        </w:tc>
        <w:tc>
          <w:tcPr>
            <w:tcW w:w="990" w:type="dxa"/>
            <w:tcBorders>
              <w:top w:val="nil"/>
              <w:left w:val="nil"/>
              <w:bottom w:val="nil"/>
              <w:right w:val="nil"/>
            </w:tcBorders>
            <w:noWrap/>
            <w:vAlign w:val="center"/>
            <w:hideMark/>
          </w:tcPr>
          <w:p w14:paraId="2B5F0051"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1084</w:t>
            </w:r>
          </w:p>
        </w:tc>
        <w:tc>
          <w:tcPr>
            <w:tcW w:w="1440" w:type="dxa"/>
            <w:tcBorders>
              <w:top w:val="nil"/>
              <w:left w:val="nil"/>
              <w:bottom w:val="nil"/>
              <w:right w:val="nil"/>
            </w:tcBorders>
            <w:noWrap/>
            <w:vAlign w:val="center"/>
            <w:hideMark/>
          </w:tcPr>
          <w:p w14:paraId="769BEE47"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1038</w:t>
            </w:r>
          </w:p>
        </w:tc>
        <w:tc>
          <w:tcPr>
            <w:tcW w:w="1071" w:type="dxa"/>
            <w:tcBorders>
              <w:top w:val="nil"/>
              <w:left w:val="nil"/>
              <w:bottom w:val="nil"/>
              <w:right w:val="nil"/>
            </w:tcBorders>
          </w:tcPr>
          <w:p w14:paraId="4DC63B13" w14:textId="77777777" w:rsidR="006E4CEA" w:rsidRPr="0016288C" w:rsidRDefault="006E4CEA" w:rsidP="006E43F2">
            <w:pPr>
              <w:jc w:val="center"/>
              <w:rPr>
                <w:rFonts w:ascii="Times New Roman" w:hAnsi="Times New Roman" w:cs="Times New Roman"/>
                <w:color w:val="000000" w:themeColor="text1"/>
              </w:rPr>
            </w:pPr>
          </w:p>
        </w:tc>
        <w:tc>
          <w:tcPr>
            <w:tcW w:w="1071" w:type="dxa"/>
            <w:tcBorders>
              <w:top w:val="nil"/>
              <w:left w:val="nil"/>
              <w:bottom w:val="nil"/>
              <w:right w:val="nil"/>
            </w:tcBorders>
          </w:tcPr>
          <w:p w14:paraId="24A52762" w14:textId="77777777" w:rsidR="006E4CEA" w:rsidRPr="0016288C" w:rsidRDefault="006E4CEA" w:rsidP="006E43F2">
            <w:pPr>
              <w:jc w:val="center"/>
              <w:rPr>
                <w:rFonts w:ascii="Times New Roman" w:hAnsi="Times New Roman" w:cs="Times New Roman"/>
                <w:color w:val="000000" w:themeColor="text1"/>
              </w:rPr>
            </w:pPr>
          </w:p>
        </w:tc>
        <w:tc>
          <w:tcPr>
            <w:tcW w:w="1350" w:type="dxa"/>
            <w:tcBorders>
              <w:top w:val="nil"/>
              <w:left w:val="nil"/>
              <w:bottom w:val="nil"/>
              <w:right w:val="nil"/>
            </w:tcBorders>
            <w:noWrap/>
            <w:vAlign w:val="center"/>
            <w:hideMark/>
          </w:tcPr>
          <w:p w14:paraId="5711053D" w14:textId="2F3F2618"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6E4CEA" w:rsidRPr="0016288C" w14:paraId="41FCF9A5" w14:textId="77777777" w:rsidTr="006E4CEA">
        <w:trPr>
          <w:trHeight w:val="300"/>
        </w:trPr>
        <w:tc>
          <w:tcPr>
            <w:tcW w:w="726" w:type="dxa"/>
            <w:tcBorders>
              <w:top w:val="nil"/>
              <w:left w:val="nil"/>
              <w:bottom w:val="nil"/>
              <w:right w:val="nil"/>
            </w:tcBorders>
            <w:noWrap/>
            <w:hideMark/>
          </w:tcPr>
          <w:p w14:paraId="6089651D"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1974</w:t>
            </w:r>
          </w:p>
        </w:tc>
        <w:tc>
          <w:tcPr>
            <w:tcW w:w="1632" w:type="dxa"/>
            <w:tcBorders>
              <w:top w:val="nil"/>
              <w:left w:val="nil"/>
              <w:bottom w:val="nil"/>
              <w:right w:val="nil"/>
            </w:tcBorders>
            <w:noWrap/>
            <w:hideMark/>
          </w:tcPr>
          <w:p w14:paraId="11F90133"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Comanche</w:t>
            </w:r>
          </w:p>
        </w:tc>
        <w:tc>
          <w:tcPr>
            <w:tcW w:w="1080" w:type="dxa"/>
            <w:tcBorders>
              <w:top w:val="nil"/>
              <w:left w:val="nil"/>
              <w:bottom w:val="nil"/>
              <w:right w:val="nil"/>
            </w:tcBorders>
            <w:noWrap/>
            <w:hideMark/>
          </w:tcPr>
          <w:p w14:paraId="18AFB814"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22-Jul</w:t>
            </w:r>
          </w:p>
        </w:tc>
        <w:tc>
          <w:tcPr>
            <w:tcW w:w="990" w:type="dxa"/>
            <w:tcBorders>
              <w:top w:val="nil"/>
              <w:left w:val="nil"/>
              <w:bottom w:val="nil"/>
              <w:right w:val="nil"/>
            </w:tcBorders>
            <w:noWrap/>
            <w:vAlign w:val="center"/>
            <w:hideMark/>
          </w:tcPr>
          <w:p w14:paraId="283593BC"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1219</w:t>
            </w:r>
          </w:p>
        </w:tc>
        <w:tc>
          <w:tcPr>
            <w:tcW w:w="1440" w:type="dxa"/>
            <w:tcBorders>
              <w:top w:val="nil"/>
              <w:left w:val="nil"/>
              <w:bottom w:val="nil"/>
              <w:right w:val="nil"/>
            </w:tcBorders>
            <w:noWrap/>
            <w:vAlign w:val="center"/>
            <w:hideMark/>
          </w:tcPr>
          <w:p w14:paraId="2A715D2E"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1219</w:t>
            </w:r>
          </w:p>
        </w:tc>
        <w:tc>
          <w:tcPr>
            <w:tcW w:w="1071" w:type="dxa"/>
            <w:tcBorders>
              <w:top w:val="nil"/>
              <w:left w:val="nil"/>
              <w:bottom w:val="nil"/>
              <w:right w:val="nil"/>
            </w:tcBorders>
          </w:tcPr>
          <w:p w14:paraId="3428BFF0" w14:textId="77777777" w:rsidR="006E4CEA" w:rsidRPr="0016288C" w:rsidRDefault="006E4CEA" w:rsidP="006E43F2">
            <w:pPr>
              <w:jc w:val="center"/>
              <w:rPr>
                <w:rFonts w:ascii="Times New Roman" w:hAnsi="Times New Roman" w:cs="Times New Roman"/>
                <w:color w:val="000000" w:themeColor="text1"/>
              </w:rPr>
            </w:pPr>
          </w:p>
        </w:tc>
        <w:tc>
          <w:tcPr>
            <w:tcW w:w="1071" w:type="dxa"/>
            <w:tcBorders>
              <w:top w:val="nil"/>
              <w:left w:val="nil"/>
              <w:bottom w:val="nil"/>
              <w:right w:val="nil"/>
            </w:tcBorders>
          </w:tcPr>
          <w:p w14:paraId="5583D4E3" w14:textId="77777777" w:rsidR="006E4CEA" w:rsidRPr="0016288C" w:rsidRDefault="006E4CEA" w:rsidP="006E43F2">
            <w:pPr>
              <w:jc w:val="center"/>
              <w:rPr>
                <w:rFonts w:ascii="Times New Roman" w:hAnsi="Times New Roman" w:cs="Times New Roman"/>
                <w:color w:val="000000" w:themeColor="text1"/>
              </w:rPr>
            </w:pPr>
          </w:p>
        </w:tc>
        <w:tc>
          <w:tcPr>
            <w:tcW w:w="1350" w:type="dxa"/>
            <w:tcBorders>
              <w:top w:val="nil"/>
              <w:left w:val="nil"/>
              <w:bottom w:val="nil"/>
              <w:right w:val="nil"/>
            </w:tcBorders>
            <w:noWrap/>
            <w:vAlign w:val="center"/>
            <w:hideMark/>
          </w:tcPr>
          <w:p w14:paraId="5A1064EF" w14:textId="6EE4AB12"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6E4CEA" w:rsidRPr="0016288C" w14:paraId="402D4581" w14:textId="77777777" w:rsidTr="006E4CEA">
        <w:trPr>
          <w:trHeight w:val="300"/>
        </w:trPr>
        <w:tc>
          <w:tcPr>
            <w:tcW w:w="726" w:type="dxa"/>
            <w:tcBorders>
              <w:top w:val="nil"/>
              <w:left w:val="nil"/>
              <w:bottom w:val="nil"/>
              <w:right w:val="nil"/>
            </w:tcBorders>
            <w:noWrap/>
            <w:hideMark/>
          </w:tcPr>
          <w:p w14:paraId="2101FA19"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1976</w:t>
            </w:r>
          </w:p>
        </w:tc>
        <w:tc>
          <w:tcPr>
            <w:tcW w:w="1632" w:type="dxa"/>
            <w:tcBorders>
              <w:top w:val="nil"/>
              <w:left w:val="nil"/>
              <w:bottom w:val="nil"/>
              <w:right w:val="nil"/>
            </w:tcBorders>
            <w:noWrap/>
            <w:hideMark/>
          </w:tcPr>
          <w:p w14:paraId="63E44BAD"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In Between</w:t>
            </w:r>
          </w:p>
        </w:tc>
        <w:tc>
          <w:tcPr>
            <w:tcW w:w="1080" w:type="dxa"/>
            <w:tcBorders>
              <w:top w:val="nil"/>
              <w:left w:val="nil"/>
              <w:bottom w:val="nil"/>
              <w:right w:val="nil"/>
            </w:tcBorders>
            <w:noWrap/>
            <w:hideMark/>
          </w:tcPr>
          <w:p w14:paraId="48380756"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29-Jul</w:t>
            </w:r>
          </w:p>
        </w:tc>
        <w:tc>
          <w:tcPr>
            <w:tcW w:w="990" w:type="dxa"/>
            <w:tcBorders>
              <w:top w:val="nil"/>
              <w:left w:val="nil"/>
              <w:bottom w:val="nil"/>
              <w:right w:val="nil"/>
            </w:tcBorders>
            <w:noWrap/>
            <w:vAlign w:val="center"/>
            <w:hideMark/>
          </w:tcPr>
          <w:p w14:paraId="287E3FC4"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13</w:t>
            </w:r>
          </w:p>
        </w:tc>
        <w:tc>
          <w:tcPr>
            <w:tcW w:w="1440" w:type="dxa"/>
            <w:tcBorders>
              <w:top w:val="nil"/>
              <w:left w:val="nil"/>
              <w:bottom w:val="nil"/>
              <w:right w:val="nil"/>
            </w:tcBorders>
            <w:noWrap/>
            <w:vAlign w:val="center"/>
            <w:hideMark/>
          </w:tcPr>
          <w:p w14:paraId="0E610DA9"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13</w:t>
            </w:r>
          </w:p>
        </w:tc>
        <w:tc>
          <w:tcPr>
            <w:tcW w:w="1071" w:type="dxa"/>
            <w:tcBorders>
              <w:top w:val="nil"/>
              <w:left w:val="nil"/>
              <w:bottom w:val="nil"/>
              <w:right w:val="nil"/>
            </w:tcBorders>
          </w:tcPr>
          <w:p w14:paraId="4230207A" w14:textId="77777777" w:rsidR="006E4CEA" w:rsidRPr="0016288C" w:rsidRDefault="006E4CEA" w:rsidP="006E43F2">
            <w:pPr>
              <w:jc w:val="center"/>
              <w:rPr>
                <w:rFonts w:ascii="Times New Roman" w:hAnsi="Times New Roman" w:cs="Times New Roman"/>
                <w:color w:val="000000" w:themeColor="text1"/>
              </w:rPr>
            </w:pPr>
          </w:p>
        </w:tc>
        <w:tc>
          <w:tcPr>
            <w:tcW w:w="1071" w:type="dxa"/>
            <w:tcBorders>
              <w:top w:val="nil"/>
              <w:left w:val="nil"/>
              <w:bottom w:val="nil"/>
              <w:right w:val="nil"/>
            </w:tcBorders>
          </w:tcPr>
          <w:p w14:paraId="167FC056" w14:textId="77777777" w:rsidR="006E4CEA" w:rsidRPr="0016288C" w:rsidRDefault="006E4CEA" w:rsidP="006E43F2">
            <w:pPr>
              <w:jc w:val="center"/>
              <w:rPr>
                <w:rFonts w:ascii="Times New Roman" w:hAnsi="Times New Roman" w:cs="Times New Roman"/>
                <w:color w:val="000000" w:themeColor="text1"/>
              </w:rPr>
            </w:pPr>
          </w:p>
        </w:tc>
        <w:tc>
          <w:tcPr>
            <w:tcW w:w="1350" w:type="dxa"/>
            <w:tcBorders>
              <w:top w:val="nil"/>
              <w:left w:val="nil"/>
              <w:bottom w:val="nil"/>
              <w:right w:val="nil"/>
            </w:tcBorders>
            <w:noWrap/>
            <w:vAlign w:val="center"/>
            <w:hideMark/>
          </w:tcPr>
          <w:p w14:paraId="3C55BC80" w14:textId="3D8AF25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6E4CEA" w:rsidRPr="0016288C" w14:paraId="270F413B" w14:textId="77777777" w:rsidTr="006E4CEA">
        <w:trPr>
          <w:trHeight w:val="300"/>
        </w:trPr>
        <w:tc>
          <w:tcPr>
            <w:tcW w:w="726" w:type="dxa"/>
            <w:tcBorders>
              <w:top w:val="nil"/>
              <w:left w:val="nil"/>
              <w:bottom w:val="nil"/>
              <w:right w:val="nil"/>
            </w:tcBorders>
            <w:noWrap/>
            <w:hideMark/>
          </w:tcPr>
          <w:p w14:paraId="23D038E3"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1977</w:t>
            </w:r>
          </w:p>
        </w:tc>
        <w:tc>
          <w:tcPr>
            <w:tcW w:w="1632" w:type="dxa"/>
            <w:tcBorders>
              <w:top w:val="nil"/>
              <w:left w:val="nil"/>
              <w:bottom w:val="nil"/>
              <w:right w:val="nil"/>
            </w:tcBorders>
            <w:noWrap/>
            <w:hideMark/>
          </w:tcPr>
          <w:p w14:paraId="062319D6"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0BA2D128"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20-Jul</w:t>
            </w:r>
          </w:p>
        </w:tc>
        <w:tc>
          <w:tcPr>
            <w:tcW w:w="990" w:type="dxa"/>
            <w:tcBorders>
              <w:top w:val="nil"/>
              <w:left w:val="nil"/>
              <w:bottom w:val="nil"/>
              <w:right w:val="nil"/>
            </w:tcBorders>
            <w:noWrap/>
            <w:vAlign w:val="center"/>
            <w:hideMark/>
          </w:tcPr>
          <w:p w14:paraId="003E97AB"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264</w:t>
            </w:r>
          </w:p>
        </w:tc>
        <w:tc>
          <w:tcPr>
            <w:tcW w:w="1440" w:type="dxa"/>
            <w:tcBorders>
              <w:top w:val="nil"/>
              <w:left w:val="nil"/>
              <w:bottom w:val="nil"/>
              <w:right w:val="nil"/>
            </w:tcBorders>
            <w:noWrap/>
            <w:vAlign w:val="center"/>
            <w:hideMark/>
          </w:tcPr>
          <w:p w14:paraId="7C4D2E12"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264</w:t>
            </w:r>
          </w:p>
        </w:tc>
        <w:tc>
          <w:tcPr>
            <w:tcW w:w="1071" w:type="dxa"/>
            <w:tcBorders>
              <w:top w:val="nil"/>
              <w:left w:val="nil"/>
              <w:bottom w:val="nil"/>
              <w:right w:val="nil"/>
            </w:tcBorders>
          </w:tcPr>
          <w:p w14:paraId="748F6849" w14:textId="77777777" w:rsidR="006E4CEA" w:rsidRPr="0016288C" w:rsidRDefault="006E4CEA" w:rsidP="006E43F2">
            <w:pPr>
              <w:jc w:val="center"/>
              <w:rPr>
                <w:rFonts w:ascii="Times New Roman" w:hAnsi="Times New Roman" w:cs="Times New Roman"/>
                <w:color w:val="000000" w:themeColor="text1"/>
              </w:rPr>
            </w:pPr>
          </w:p>
        </w:tc>
        <w:tc>
          <w:tcPr>
            <w:tcW w:w="1071" w:type="dxa"/>
            <w:tcBorders>
              <w:top w:val="nil"/>
              <w:left w:val="nil"/>
              <w:bottom w:val="nil"/>
              <w:right w:val="nil"/>
            </w:tcBorders>
          </w:tcPr>
          <w:p w14:paraId="7AC5A283" w14:textId="77777777" w:rsidR="006E4CEA" w:rsidRPr="0016288C" w:rsidRDefault="006E4CEA" w:rsidP="006E43F2">
            <w:pPr>
              <w:jc w:val="center"/>
              <w:rPr>
                <w:rFonts w:ascii="Times New Roman" w:hAnsi="Times New Roman" w:cs="Times New Roman"/>
                <w:color w:val="000000" w:themeColor="text1"/>
              </w:rPr>
            </w:pPr>
          </w:p>
        </w:tc>
        <w:tc>
          <w:tcPr>
            <w:tcW w:w="1350" w:type="dxa"/>
            <w:tcBorders>
              <w:top w:val="nil"/>
              <w:left w:val="nil"/>
              <w:bottom w:val="nil"/>
              <w:right w:val="nil"/>
            </w:tcBorders>
            <w:noWrap/>
            <w:vAlign w:val="center"/>
            <w:hideMark/>
          </w:tcPr>
          <w:p w14:paraId="37ED5629" w14:textId="3E0256B8"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6E4CEA" w:rsidRPr="0016288C" w14:paraId="539AB437" w14:textId="77777777" w:rsidTr="006E4CEA">
        <w:trPr>
          <w:trHeight w:val="300"/>
        </w:trPr>
        <w:tc>
          <w:tcPr>
            <w:tcW w:w="726" w:type="dxa"/>
            <w:tcBorders>
              <w:top w:val="nil"/>
              <w:left w:val="nil"/>
              <w:bottom w:val="nil"/>
              <w:right w:val="nil"/>
            </w:tcBorders>
            <w:noWrap/>
            <w:hideMark/>
          </w:tcPr>
          <w:p w14:paraId="0F464236"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1977</w:t>
            </w:r>
          </w:p>
        </w:tc>
        <w:tc>
          <w:tcPr>
            <w:tcW w:w="1632" w:type="dxa"/>
            <w:tcBorders>
              <w:top w:val="nil"/>
              <w:left w:val="nil"/>
              <w:bottom w:val="nil"/>
              <w:right w:val="nil"/>
            </w:tcBorders>
            <w:noWrap/>
            <w:hideMark/>
          </w:tcPr>
          <w:p w14:paraId="1566D9ED"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Ferguson</w:t>
            </w:r>
          </w:p>
        </w:tc>
        <w:tc>
          <w:tcPr>
            <w:tcW w:w="1080" w:type="dxa"/>
            <w:tcBorders>
              <w:top w:val="nil"/>
              <w:left w:val="nil"/>
              <w:bottom w:val="nil"/>
              <w:right w:val="nil"/>
            </w:tcBorders>
            <w:noWrap/>
            <w:hideMark/>
          </w:tcPr>
          <w:p w14:paraId="25C31771"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26-Jun</w:t>
            </w:r>
          </w:p>
        </w:tc>
        <w:tc>
          <w:tcPr>
            <w:tcW w:w="990" w:type="dxa"/>
            <w:tcBorders>
              <w:top w:val="nil"/>
              <w:left w:val="nil"/>
              <w:bottom w:val="nil"/>
              <w:right w:val="nil"/>
            </w:tcBorders>
            <w:noWrap/>
            <w:vAlign w:val="center"/>
            <w:hideMark/>
          </w:tcPr>
          <w:p w14:paraId="48670252"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4219</w:t>
            </w:r>
          </w:p>
        </w:tc>
        <w:tc>
          <w:tcPr>
            <w:tcW w:w="1440" w:type="dxa"/>
            <w:tcBorders>
              <w:top w:val="nil"/>
              <w:left w:val="nil"/>
              <w:bottom w:val="nil"/>
              <w:right w:val="nil"/>
            </w:tcBorders>
            <w:noWrap/>
            <w:vAlign w:val="center"/>
            <w:hideMark/>
          </w:tcPr>
          <w:p w14:paraId="32D0ED70"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1594</w:t>
            </w:r>
          </w:p>
        </w:tc>
        <w:tc>
          <w:tcPr>
            <w:tcW w:w="1071" w:type="dxa"/>
            <w:tcBorders>
              <w:top w:val="nil"/>
              <w:left w:val="nil"/>
              <w:bottom w:val="nil"/>
              <w:right w:val="nil"/>
            </w:tcBorders>
          </w:tcPr>
          <w:p w14:paraId="7D821B73" w14:textId="77777777" w:rsidR="006E4CEA" w:rsidRPr="0016288C" w:rsidRDefault="006E4CEA" w:rsidP="006E43F2">
            <w:pPr>
              <w:jc w:val="center"/>
              <w:rPr>
                <w:rFonts w:ascii="Times New Roman" w:hAnsi="Times New Roman" w:cs="Times New Roman"/>
                <w:color w:val="000000" w:themeColor="text1"/>
              </w:rPr>
            </w:pPr>
          </w:p>
        </w:tc>
        <w:tc>
          <w:tcPr>
            <w:tcW w:w="1071" w:type="dxa"/>
            <w:tcBorders>
              <w:top w:val="nil"/>
              <w:left w:val="nil"/>
              <w:bottom w:val="nil"/>
              <w:right w:val="nil"/>
            </w:tcBorders>
          </w:tcPr>
          <w:p w14:paraId="79A0AD44" w14:textId="77777777" w:rsidR="006E4CEA" w:rsidRPr="0016288C" w:rsidRDefault="006E4CEA" w:rsidP="006E43F2">
            <w:pPr>
              <w:jc w:val="center"/>
              <w:rPr>
                <w:rFonts w:ascii="Times New Roman" w:hAnsi="Times New Roman" w:cs="Times New Roman"/>
                <w:color w:val="000000" w:themeColor="text1"/>
              </w:rPr>
            </w:pPr>
          </w:p>
        </w:tc>
        <w:tc>
          <w:tcPr>
            <w:tcW w:w="1350" w:type="dxa"/>
            <w:tcBorders>
              <w:top w:val="nil"/>
              <w:left w:val="nil"/>
              <w:bottom w:val="nil"/>
              <w:right w:val="nil"/>
            </w:tcBorders>
            <w:noWrap/>
            <w:vAlign w:val="center"/>
            <w:hideMark/>
          </w:tcPr>
          <w:p w14:paraId="1431BFE0" w14:textId="0AF87B59"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6E4CEA" w:rsidRPr="0016288C" w14:paraId="11552F20" w14:textId="77777777" w:rsidTr="006E4CEA">
        <w:trPr>
          <w:trHeight w:val="300"/>
        </w:trPr>
        <w:tc>
          <w:tcPr>
            <w:tcW w:w="726" w:type="dxa"/>
            <w:tcBorders>
              <w:top w:val="nil"/>
              <w:left w:val="nil"/>
              <w:bottom w:val="nil"/>
              <w:right w:val="nil"/>
            </w:tcBorders>
            <w:noWrap/>
            <w:hideMark/>
          </w:tcPr>
          <w:p w14:paraId="71007287"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1980</w:t>
            </w:r>
          </w:p>
        </w:tc>
        <w:tc>
          <w:tcPr>
            <w:tcW w:w="1632" w:type="dxa"/>
            <w:tcBorders>
              <w:top w:val="nil"/>
              <w:left w:val="nil"/>
              <w:bottom w:val="nil"/>
              <w:right w:val="nil"/>
            </w:tcBorders>
            <w:noWrap/>
            <w:hideMark/>
          </w:tcPr>
          <w:p w14:paraId="39368900"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Roaring</w:t>
            </w:r>
          </w:p>
        </w:tc>
        <w:tc>
          <w:tcPr>
            <w:tcW w:w="1080" w:type="dxa"/>
            <w:tcBorders>
              <w:top w:val="nil"/>
              <w:left w:val="nil"/>
              <w:bottom w:val="nil"/>
              <w:right w:val="nil"/>
            </w:tcBorders>
            <w:noWrap/>
            <w:hideMark/>
          </w:tcPr>
          <w:p w14:paraId="7C328476"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1-Aug</w:t>
            </w:r>
          </w:p>
        </w:tc>
        <w:tc>
          <w:tcPr>
            <w:tcW w:w="990" w:type="dxa"/>
            <w:tcBorders>
              <w:top w:val="nil"/>
              <w:left w:val="nil"/>
              <w:bottom w:val="nil"/>
              <w:right w:val="nil"/>
            </w:tcBorders>
            <w:noWrap/>
            <w:vAlign w:val="center"/>
            <w:hideMark/>
          </w:tcPr>
          <w:p w14:paraId="39109D4D"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170</w:t>
            </w:r>
          </w:p>
        </w:tc>
        <w:tc>
          <w:tcPr>
            <w:tcW w:w="1440" w:type="dxa"/>
            <w:tcBorders>
              <w:top w:val="nil"/>
              <w:left w:val="nil"/>
              <w:bottom w:val="nil"/>
              <w:right w:val="nil"/>
            </w:tcBorders>
            <w:noWrap/>
            <w:vAlign w:val="center"/>
            <w:hideMark/>
          </w:tcPr>
          <w:p w14:paraId="4D6F6551"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72</w:t>
            </w:r>
          </w:p>
        </w:tc>
        <w:tc>
          <w:tcPr>
            <w:tcW w:w="1071" w:type="dxa"/>
            <w:tcBorders>
              <w:top w:val="nil"/>
              <w:left w:val="nil"/>
              <w:bottom w:val="nil"/>
              <w:right w:val="nil"/>
            </w:tcBorders>
          </w:tcPr>
          <w:p w14:paraId="2FACF4DE" w14:textId="77777777" w:rsidR="006E4CEA" w:rsidRPr="0016288C" w:rsidRDefault="006E4CEA" w:rsidP="006E43F2">
            <w:pPr>
              <w:jc w:val="center"/>
              <w:rPr>
                <w:rFonts w:ascii="Times New Roman" w:hAnsi="Times New Roman" w:cs="Times New Roman"/>
                <w:color w:val="000000" w:themeColor="text1"/>
              </w:rPr>
            </w:pPr>
          </w:p>
        </w:tc>
        <w:tc>
          <w:tcPr>
            <w:tcW w:w="1071" w:type="dxa"/>
            <w:tcBorders>
              <w:top w:val="nil"/>
              <w:left w:val="nil"/>
              <w:bottom w:val="nil"/>
              <w:right w:val="nil"/>
            </w:tcBorders>
          </w:tcPr>
          <w:p w14:paraId="148BC73E" w14:textId="77777777" w:rsidR="006E4CEA" w:rsidRPr="0016288C" w:rsidRDefault="006E4CEA" w:rsidP="006E43F2">
            <w:pPr>
              <w:jc w:val="center"/>
              <w:rPr>
                <w:rFonts w:ascii="Times New Roman" w:hAnsi="Times New Roman" w:cs="Times New Roman"/>
                <w:color w:val="000000" w:themeColor="text1"/>
              </w:rPr>
            </w:pPr>
          </w:p>
        </w:tc>
        <w:tc>
          <w:tcPr>
            <w:tcW w:w="1350" w:type="dxa"/>
            <w:tcBorders>
              <w:top w:val="nil"/>
              <w:left w:val="nil"/>
              <w:bottom w:val="nil"/>
              <w:right w:val="nil"/>
            </w:tcBorders>
            <w:noWrap/>
            <w:vAlign w:val="center"/>
            <w:hideMark/>
          </w:tcPr>
          <w:p w14:paraId="458EC62B" w14:textId="242402CA"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6E4CEA" w:rsidRPr="0016288C" w14:paraId="3D3616C6" w14:textId="77777777" w:rsidTr="006E4CEA">
        <w:trPr>
          <w:trHeight w:val="300"/>
        </w:trPr>
        <w:tc>
          <w:tcPr>
            <w:tcW w:w="726" w:type="dxa"/>
            <w:tcBorders>
              <w:top w:val="nil"/>
              <w:left w:val="nil"/>
              <w:bottom w:val="nil"/>
              <w:right w:val="nil"/>
            </w:tcBorders>
            <w:noWrap/>
            <w:hideMark/>
          </w:tcPr>
          <w:p w14:paraId="0BFD8764"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1985</w:t>
            </w:r>
          </w:p>
        </w:tc>
        <w:tc>
          <w:tcPr>
            <w:tcW w:w="1632" w:type="dxa"/>
            <w:tcBorders>
              <w:top w:val="nil"/>
              <w:left w:val="nil"/>
              <w:bottom w:val="nil"/>
              <w:right w:val="nil"/>
            </w:tcBorders>
            <w:noWrap/>
            <w:hideMark/>
          </w:tcPr>
          <w:p w14:paraId="183FB39D"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5EDA4EEC"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28-Jul</w:t>
            </w:r>
          </w:p>
        </w:tc>
        <w:tc>
          <w:tcPr>
            <w:tcW w:w="990" w:type="dxa"/>
            <w:tcBorders>
              <w:top w:val="nil"/>
              <w:left w:val="nil"/>
              <w:bottom w:val="nil"/>
              <w:right w:val="nil"/>
            </w:tcBorders>
            <w:noWrap/>
            <w:vAlign w:val="center"/>
            <w:hideMark/>
          </w:tcPr>
          <w:p w14:paraId="7812991C"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1153</w:t>
            </w:r>
          </w:p>
        </w:tc>
        <w:tc>
          <w:tcPr>
            <w:tcW w:w="1440" w:type="dxa"/>
            <w:tcBorders>
              <w:top w:val="nil"/>
              <w:left w:val="nil"/>
              <w:bottom w:val="nil"/>
              <w:right w:val="nil"/>
            </w:tcBorders>
            <w:noWrap/>
            <w:vAlign w:val="center"/>
            <w:hideMark/>
          </w:tcPr>
          <w:p w14:paraId="7C88BE28"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1152</w:t>
            </w:r>
          </w:p>
        </w:tc>
        <w:tc>
          <w:tcPr>
            <w:tcW w:w="1071" w:type="dxa"/>
            <w:tcBorders>
              <w:top w:val="nil"/>
              <w:left w:val="nil"/>
              <w:bottom w:val="nil"/>
              <w:right w:val="nil"/>
            </w:tcBorders>
          </w:tcPr>
          <w:p w14:paraId="7A58D437" w14:textId="77777777" w:rsidR="006E4CEA" w:rsidRPr="0016288C" w:rsidRDefault="006E4CEA" w:rsidP="006E43F2">
            <w:pPr>
              <w:jc w:val="center"/>
              <w:rPr>
                <w:rFonts w:ascii="Times New Roman" w:hAnsi="Times New Roman" w:cs="Times New Roman"/>
                <w:color w:val="000000" w:themeColor="text1"/>
              </w:rPr>
            </w:pPr>
          </w:p>
        </w:tc>
        <w:tc>
          <w:tcPr>
            <w:tcW w:w="1071" w:type="dxa"/>
            <w:tcBorders>
              <w:top w:val="nil"/>
              <w:left w:val="nil"/>
              <w:bottom w:val="nil"/>
              <w:right w:val="nil"/>
            </w:tcBorders>
          </w:tcPr>
          <w:p w14:paraId="0384E9DF" w14:textId="77777777" w:rsidR="006E4CEA" w:rsidRPr="0016288C" w:rsidRDefault="006E4CEA" w:rsidP="006E43F2">
            <w:pPr>
              <w:jc w:val="center"/>
              <w:rPr>
                <w:rFonts w:ascii="Times New Roman" w:hAnsi="Times New Roman" w:cs="Times New Roman"/>
                <w:color w:val="000000" w:themeColor="text1"/>
              </w:rPr>
            </w:pPr>
          </w:p>
        </w:tc>
        <w:tc>
          <w:tcPr>
            <w:tcW w:w="1350" w:type="dxa"/>
            <w:tcBorders>
              <w:top w:val="nil"/>
              <w:left w:val="nil"/>
              <w:bottom w:val="nil"/>
              <w:right w:val="nil"/>
            </w:tcBorders>
            <w:noWrap/>
            <w:vAlign w:val="center"/>
            <w:hideMark/>
          </w:tcPr>
          <w:p w14:paraId="24F3EF75" w14:textId="5167506B"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6E4CEA" w:rsidRPr="0016288C" w14:paraId="3CE2DCBE" w14:textId="77777777" w:rsidTr="006E4CEA">
        <w:trPr>
          <w:trHeight w:val="300"/>
        </w:trPr>
        <w:tc>
          <w:tcPr>
            <w:tcW w:w="726" w:type="dxa"/>
            <w:tcBorders>
              <w:top w:val="nil"/>
              <w:left w:val="nil"/>
              <w:bottom w:val="nil"/>
              <w:right w:val="nil"/>
            </w:tcBorders>
            <w:noWrap/>
            <w:hideMark/>
          </w:tcPr>
          <w:p w14:paraId="5F147767"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1988</w:t>
            </w:r>
          </w:p>
        </w:tc>
        <w:tc>
          <w:tcPr>
            <w:tcW w:w="1632" w:type="dxa"/>
            <w:tcBorders>
              <w:top w:val="nil"/>
              <w:left w:val="nil"/>
              <w:bottom w:val="nil"/>
              <w:right w:val="nil"/>
            </w:tcBorders>
            <w:noWrap/>
            <w:hideMark/>
          </w:tcPr>
          <w:p w14:paraId="2F35A394" w14:textId="77777777" w:rsidR="006E4CEA" w:rsidRPr="0016288C" w:rsidRDefault="006E4CEA" w:rsidP="006E43F2">
            <w:pPr>
              <w:rPr>
                <w:rFonts w:ascii="Times New Roman" w:hAnsi="Times New Roman" w:cs="Times New Roman"/>
                <w:color w:val="000000" w:themeColor="text1"/>
                <w:sz w:val="24"/>
                <w:szCs w:val="24"/>
              </w:rPr>
            </w:pPr>
            <w:proofErr w:type="spellStart"/>
            <w:r w:rsidRPr="0016288C">
              <w:rPr>
                <w:rFonts w:ascii="Times New Roman" w:hAnsi="Times New Roman" w:cs="Times New Roman"/>
                <w:color w:val="000000" w:themeColor="text1"/>
                <w:sz w:val="24"/>
                <w:szCs w:val="24"/>
              </w:rPr>
              <w:t>Sugarbaby</w:t>
            </w:r>
            <w:proofErr w:type="spellEnd"/>
          </w:p>
        </w:tc>
        <w:tc>
          <w:tcPr>
            <w:tcW w:w="1080" w:type="dxa"/>
            <w:tcBorders>
              <w:top w:val="nil"/>
              <w:left w:val="nil"/>
              <w:bottom w:val="nil"/>
              <w:right w:val="nil"/>
            </w:tcBorders>
            <w:noWrap/>
            <w:hideMark/>
          </w:tcPr>
          <w:p w14:paraId="37D13397"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20-Jun</w:t>
            </w:r>
          </w:p>
        </w:tc>
        <w:tc>
          <w:tcPr>
            <w:tcW w:w="990" w:type="dxa"/>
            <w:tcBorders>
              <w:top w:val="nil"/>
              <w:left w:val="nil"/>
              <w:bottom w:val="nil"/>
              <w:right w:val="nil"/>
            </w:tcBorders>
            <w:noWrap/>
            <w:vAlign w:val="center"/>
            <w:hideMark/>
          </w:tcPr>
          <w:p w14:paraId="6FB504FD"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3</w:t>
            </w:r>
          </w:p>
        </w:tc>
        <w:tc>
          <w:tcPr>
            <w:tcW w:w="1440" w:type="dxa"/>
            <w:tcBorders>
              <w:top w:val="nil"/>
              <w:left w:val="nil"/>
              <w:bottom w:val="nil"/>
              <w:right w:val="nil"/>
            </w:tcBorders>
            <w:noWrap/>
            <w:vAlign w:val="center"/>
            <w:hideMark/>
          </w:tcPr>
          <w:p w14:paraId="0E8D55A6"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3</w:t>
            </w:r>
          </w:p>
        </w:tc>
        <w:tc>
          <w:tcPr>
            <w:tcW w:w="1071" w:type="dxa"/>
            <w:tcBorders>
              <w:top w:val="nil"/>
              <w:left w:val="nil"/>
              <w:bottom w:val="nil"/>
              <w:right w:val="nil"/>
            </w:tcBorders>
          </w:tcPr>
          <w:p w14:paraId="66425946" w14:textId="77777777" w:rsidR="006E4CEA" w:rsidRPr="0016288C" w:rsidRDefault="006E4CEA" w:rsidP="006E43F2">
            <w:pPr>
              <w:jc w:val="center"/>
              <w:rPr>
                <w:rFonts w:ascii="Times New Roman" w:hAnsi="Times New Roman" w:cs="Times New Roman"/>
                <w:color w:val="000000" w:themeColor="text1"/>
              </w:rPr>
            </w:pPr>
          </w:p>
        </w:tc>
        <w:tc>
          <w:tcPr>
            <w:tcW w:w="1071" w:type="dxa"/>
            <w:tcBorders>
              <w:top w:val="nil"/>
              <w:left w:val="nil"/>
              <w:bottom w:val="nil"/>
              <w:right w:val="nil"/>
            </w:tcBorders>
          </w:tcPr>
          <w:p w14:paraId="0FBCACAD" w14:textId="77777777" w:rsidR="006E4CEA" w:rsidRPr="0016288C" w:rsidRDefault="006E4CEA" w:rsidP="006E43F2">
            <w:pPr>
              <w:jc w:val="center"/>
              <w:rPr>
                <w:rFonts w:ascii="Times New Roman" w:hAnsi="Times New Roman" w:cs="Times New Roman"/>
                <w:color w:val="000000" w:themeColor="text1"/>
              </w:rPr>
            </w:pPr>
          </w:p>
        </w:tc>
        <w:tc>
          <w:tcPr>
            <w:tcW w:w="1350" w:type="dxa"/>
            <w:tcBorders>
              <w:top w:val="nil"/>
              <w:left w:val="nil"/>
              <w:bottom w:val="nil"/>
              <w:right w:val="nil"/>
            </w:tcBorders>
            <w:noWrap/>
            <w:vAlign w:val="center"/>
            <w:hideMark/>
          </w:tcPr>
          <w:p w14:paraId="5F1B7EF8" w14:textId="1D0CD10D"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6E4CEA" w:rsidRPr="0016288C" w14:paraId="2BBA0AB6" w14:textId="77777777" w:rsidTr="006E4CEA">
        <w:trPr>
          <w:trHeight w:val="300"/>
        </w:trPr>
        <w:tc>
          <w:tcPr>
            <w:tcW w:w="726" w:type="dxa"/>
            <w:tcBorders>
              <w:top w:val="nil"/>
              <w:left w:val="nil"/>
              <w:bottom w:val="nil"/>
              <w:right w:val="nil"/>
            </w:tcBorders>
            <w:noWrap/>
            <w:hideMark/>
          </w:tcPr>
          <w:p w14:paraId="663B2709"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1992</w:t>
            </w:r>
          </w:p>
        </w:tc>
        <w:tc>
          <w:tcPr>
            <w:tcW w:w="1632" w:type="dxa"/>
            <w:tcBorders>
              <w:top w:val="nil"/>
              <w:left w:val="nil"/>
              <w:bottom w:val="nil"/>
              <w:right w:val="nil"/>
            </w:tcBorders>
            <w:noWrap/>
            <w:hideMark/>
          </w:tcPr>
          <w:p w14:paraId="06555F16"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Ellis Meadow</w:t>
            </w:r>
          </w:p>
        </w:tc>
        <w:tc>
          <w:tcPr>
            <w:tcW w:w="1080" w:type="dxa"/>
            <w:tcBorders>
              <w:top w:val="nil"/>
              <w:left w:val="nil"/>
              <w:bottom w:val="nil"/>
              <w:right w:val="nil"/>
            </w:tcBorders>
            <w:noWrap/>
            <w:hideMark/>
          </w:tcPr>
          <w:p w14:paraId="142D882A"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2-Jun</w:t>
            </w:r>
          </w:p>
        </w:tc>
        <w:tc>
          <w:tcPr>
            <w:tcW w:w="990" w:type="dxa"/>
            <w:tcBorders>
              <w:top w:val="nil"/>
              <w:left w:val="nil"/>
              <w:bottom w:val="nil"/>
              <w:right w:val="nil"/>
            </w:tcBorders>
            <w:noWrap/>
            <w:vAlign w:val="center"/>
            <w:hideMark/>
          </w:tcPr>
          <w:p w14:paraId="31CD7D70"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23</w:t>
            </w:r>
          </w:p>
        </w:tc>
        <w:tc>
          <w:tcPr>
            <w:tcW w:w="1440" w:type="dxa"/>
            <w:tcBorders>
              <w:top w:val="nil"/>
              <w:left w:val="nil"/>
              <w:bottom w:val="nil"/>
              <w:right w:val="nil"/>
            </w:tcBorders>
            <w:noWrap/>
            <w:vAlign w:val="center"/>
            <w:hideMark/>
          </w:tcPr>
          <w:p w14:paraId="335204C9"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23</w:t>
            </w:r>
          </w:p>
        </w:tc>
        <w:tc>
          <w:tcPr>
            <w:tcW w:w="1071" w:type="dxa"/>
            <w:tcBorders>
              <w:top w:val="nil"/>
              <w:left w:val="nil"/>
              <w:bottom w:val="nil"/>
              <w:right w:val="nil"/>
            </w:tcBorders>
          </w:tcPr>
          <w:p w14:paraId="1A229862" w14:textId="77777777" w:rsidR="006E4CEA" w:rsidRPr="0016288C" w:rsidRDefault="006E4CEA" w:rsidP="006E43F2">
            <w:pPr>
              <w:jc w:val="center"/>
              <w:rPr>
                <w:rFonts w:ascii="Times New Roman" w:hAnsi="Times New Roman" w:cs="Times New Roman"/>
                <w:color w:val="000000" w:themeColor="text1"/>
              </w:rPr>
            </w:pPr>
          </w:p>
        </w:tc>
        <w:tc>
          <w:tcPr>
            <w:tcW w:w="1071" w:type="dxa"/>
            <w:tcBorders>
              <w:top w:val="nil"/>
              <w:left w:val="nil"/>
              <w:bottom w:val="nil"/>
              <w:right w:val="nil"/>
            </w:tcBorders>
          </w:tcPr>
          <w:p w14:paraId="312269BE" w14:textId="77777777" w:rsidR="006E4CEA" w:rsidRPr="0016288C" w:rsidRDefault="006E4CEA" w:rsidP="006E43F2">
            <w:pPr>
              <w:jc w:val="center"/>
              <w:rPr>
                <w:rFonts w:ascii="Times New Roman" w:hAnsi="Times New Roman" w:cs="Times New Roman"/>
                <w:color w:val="000000" w:themeColor="text1"/>
              </w:rPr>
            </w:pPr>
          </w:p>
        </w:tc>
        <w:tc>
          <w:tcPr>
            <w:tcW w:w="1350" w:type="dxa"/>
            <w:tcBorders>
              <w:top w:val="nil"/>
              <w:left w:val="nil"/>
              <w:bottom w:val="nil"/>
              <w:right w:val="nil"/>
            </w:tcBorders>
            <w:noWrap/>
            <w:vAlign w:val="center"/>
            <w:hideMark/>
          </w:tcPr>
          <w:p w14:paraId="6C8E575A" w14:textId="5439313A"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6E4CEA" w:rsidRPr="0016288C" w14:paraId="06E1FAF7" w14:textId="77777777" w:rsidTr="006E4CEA">
        <w:trPr>
          <w:trHeight w:val="300"/>
        </w:trPr>
        <w:tc>
          <w:tcPr>
            <w:tcW w:w="726" w:type="dxa"/>
            <w:tcBorders>
              <w:top w:val="nil"/>
              <w:left w:val="nil"/>
              <w:bottom w:val="nil"/>
              <w:right w:val="nil"/>
            </w:tcBorders>
            <w:noWrap/>
            <w:hideMark/>
          </w:tcPr>
          <w:p w14:paraId="1B39BB11"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1997</w:t>
            </w:r>
          </w:p>
        </w:tc>
        <w:tc>
          <w:tcPr>
            <w:tcW w:w="1632" w:type="dxa"/>
            <w:tcBorders>
              <w:top w:val="nil"/>
              <w:left w:val="nil"/>
              <w:bottom w:val="nil"/>
              <w:right w:val="nil"/>
            </w:tcBorders>
            <w:noWrap/>
            <w:hideMark/>
          </w:tcPr>
          <w:p w14:paraId="10CA3194"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37DCA94C"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15-Aug</w:t>
            </w:r>
          </w:p>
        </w:tc>
        <w:tc>
          <w:tcPr>
            <w:tcW w:w="990" w:type="dxa"/>
            <w:tcBorders>
              <w:top w:val="nil"/>
              <w:left w:val="nil"/>
              <w:bottom w:val="nil"/>
              <w:right w:val="nil"/>
            </w:tcBorders>
            <w:noWrap/>
            <w:vAlign w:val="center"/>
            <w:hideMark/>
          </w:tcPr>
          <w:p w14:paraId="27579ABC"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114</w:t>
            </w:r>
          </w:p>
        </w:tc>
        <w:tc>
          <w:tcPr>
            <w:tcW w:w="1440" w:type="dxa"/>
            <w:tcBorders>
              <w:top w:val="nil"/>
              <w:left w:val="nil"/>
              <w:bottom w:val="nil"/>
              <w:right w:val="nil"/>
            </w:tcBorders>
            <w:noWrap/>
            <w:vAlign w:val="center"/>
            <w:hideMark/>
          </w:tcPr>
          <w:p w14:paraId="66D7D4C5"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114</w:t>
            </w:r>
          </w:p>
        </w:tc>
        <w:tc>
          <w:tcPr>
            <w:tcW w:w="1071" w:type="dxa"/>
            <w:tcBorders>
              <w:top w:val="nil"/>
              <w:left w:val="nil"/>
              <w:bottom w:val="nil"/>
              <w:right w:val="nil"/>
            </w:tcBorders>
          </w:tcPr>
          <w:p w14:paraId="7CE7F67E" w14:textId="77777777" w:rsidR="006E4CEA" w:rsidRPr="0016288C" w:rsidRDefault="006E4CEA" w:rsidP="006E43F2">
            <w:pPr>
              <w:jc w:val="center"/>
              <w:rPr>
                <w:rFonts w:ascii="Times New Roman" w:hAnsi="Times New Roman" w:cs="Times New Roman"/>
                <w:color w:val="000000" w:themeColor="text1"/>
              </w:rPr>
            </w:pPr>
          </w:p>
        </w:tc>
        <w:tc>
          <w:tcPr>
            <w:tcW w:w="1071" w:type="dxa"/>
            <w:tcBorders>
              <w:top w:val="nil"/>
              <w:left w:val="nil"/>
              <w:bottom w:val="nil"/>
              <w:right w:val="nil"/>
            </w:tcBorders>
          </w:tcPr>
          <w:p w14:paraId="6E0009CA" w14:textId="77777777" w:rsidR="006E4CEA" w:rsidRPr="0016288C" w:rsidRDefault="006E4CEA" w:rsidP="006E43F2">
            <w:pPr>
              <w:jc w:val="center"/>
              <w:rPr>
                <w:rFonts w:ascii="Times New Roman" w:hAnsi="Times New Roman" w:cs="Times New Roman"/>
                <w:color w:val="000000" w:themeColor="text1"/>
              </w:rPr>
            </w:pPr>
          </w:p>
        </w:tc>
        <w:tc>
          <w:tcPr>
            <w:tcW w:w="1350" w:type="dxa"/>
            <w:tcBorders>
              <w:top w:val="nil"/>
              <w:left w:val="nil"/>
              <w:bottom w:val="nil"/>
              <w:right w:val="nil"/>
            </w:tcBorders>
            <w:noWrap/>
            <w:vAlign w:val="center"/>
            <w:hideMark/>
          </w:tcPr>
          <w:p w14:paraId="010A656F" w14:textId="103F788A"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6E4CEA" w:rsidRPr="0016288C" w14:paraId="32DB9888" w14:textId="77777777" w:rsidTr="006E4CEA">
        <w:trPr>
          <w:trHeight w:val="300"/>
        </w:trPr>
        <w:tc>
          <w:tcPr>
            <w:tcW w:w="726" w:type="dxa"/>
            <w:tcBorders>
              <w:top w:val="nil"/>
              <w:left w:val="nil"/>
              <w:bottom w:val="nil"/>
              <w:right w:val="nil"/>
            </w:tcBorders>
            <w:noWrap/>
            <w:hideMark/>
          </w:tcPr>
          <w:p w14:paraId="26658C95"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1999</w:t>
            </w:r>
          </w:p>
        </w:tc>
        <w:tc>
          <w:tcPr>
            <w:tcW w:w="1632" w:type="dxa"/>
            <w:tcBorders>
              <w:top w:val="nil"/>
              <w:left w:val="nil"/>
              <w:bottom w:val="nil"/>
              <w:right w:val="nil"/>
            </w:tcBorders>
            <w:noWrap/>
            <w:hideMark/>
          </w:tcPr>
          <w:p w14:paraId="20CEED9C"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3D7E41B7"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18-Sep</w:t>
            </w:r>
          </w:p>
        </w:tc>
        <w:tc>
          <w:tcPr>
            <w:tcW w:w="990" w:type="dxa"/>
            <w:tcBorders>
              <w:top w:val="nil"/>
              <w:left w:val="nil"/>
              <w:bottom w:val="nil"/>
              <w:right w:val="nil"/>
            </w:tcBorders>
            <w:noWrap/>
            <w:vAlign w:val="center"/>
            <w:hideMark/>
          </w:tcPr>
          <w:p w14:paraId="2FABE8FA"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232</w:t>
            </w:r>
          </w:p>
        </w:tc>
        <w:tc>
          <w:tcPr>
            <w:tcW w:w="1440" w:type="dxa"/>
            <w:tcBorders>
              <w:top w:val="nil"/>
              <w:left w:val="nil"/>
              <w:bottom w:val="nil"/>
              <w:right w:val="nil"/>
            </w:tcBorders>
            <w:noWrap/>
            <w:vAlign w:val="center"/>
            <w:hideMark/>
          </w:tcPr>
          <w:p w14:paraId="711598BB"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232</w:t>
            </w:r>
          </w:p>
        </w:tc>
        <w:tc>
          <w:tcPr>
            <w:tcW w:w="1071" w:type="dxa"/>
            <w:tcBorders>
              <w:top w:val="nil"/>
              <w:left w:val="nil"/>
              <w:bottom w:val="nil"/>
              <w:right w:val="nil"/>
            </w:tcBorders>
          </w:tcPr>
          <w:p w14:paraId="0EC2C1F2" w14:textId="77777777" w:rsidR="006E4CEA" w:rsidRPr="0016288C" w:rsidRDefault="006E4CEA" w:rsidP="006E43F2">
            <w:pPr>
              <w:jc w:val="center"/>
              <w:rPr>
                <w:rFonts w:ascii="Times New Roman" w:hAnsi="Times New Roman" w:cs="Times New Roman"/>
                <w:color w:val="000000" w:themeColor="text1"/>
              </w:rPr>
            </w:pPr>
          </w:p>
        </w:tc>
        <w:tc>
          <w:tcPr>
            <w:tcW w:w="1071" w:type="dxa"/>
            <w:tcBorders>
              <w:top w:val="nil"/>
              <w:left w:val="nil"/>
              <w:bottom w:val="nil"/>
              <w:right w:val="nil"/>
            </w:tcBorders>
          </w:tcPr>
          <w:p w14:paraId="01E50CE5" w14:textId="77777777" w:rsidR="006E4CEA" w:rsidRPr="0016288C" w:rsidRDefault="006E4CEA" w:rsidP="006E43F2">
            <w:pPr>
              <w:jc w:val="center"/>
              <w:rPr>
                <w:rFonts w:ascii="Times New Roman" w:hAnsi="Times New Roman" w:cs="Times New Roman"/>
                <w:color w:val="000000" w:themeColor="text1"/>
              </w:rPr>
            </w:pPr>
          </w:p>
        </w:tc>
        <w:tc>
          <w:tcPr>
            <w:tcW w:w="1350" w:type="dxa"/>
            <w:tcBorders>
              <w:top w:val="nil"/>
              <w:left w:val="nil"/>
              <w:bottom w:val="nil"/>
              <w:right w:val="nil"/>
            </w:tcBorders>
            <w:noWrap/>
            <w:vAlign w:val="center"/>
            <w:hideMark/>
          </w:tcPr>
          <w:p w14:paraId="64913CEF" w14:textId="12848B6A"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6E4CEA" w:rsidRPr="0016288C" w14:paraId="563CB098" w14:textId="77777777" w:rsidTr="006E4CEA">
        <w:trPr>
          <w:trHeight w:val="300"/>
        </w:trPr>
        <w:tc>
          <w:tcPr>
            <w:tcW w:w="726" w:type="dxa"/>
            <w:tcBorders>
              <w:top w:val="nil"/>
              <w:left w:val="nil"/>
              <w:bottom w:val="nil"/>
              <w:right w:val="nil"/>
            </w:tcBorders>
            <w:noWrap/>
            <w:hideMark/>
          </w:tcPr>
          <w:p w14:paraId="2D776EFA"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2003</w:t>
            </w:r>
          </w:p>
        </w:tc>
        <w:tc>
          <w:tcPr>
            <w:tcW w:w="1632" w:type="dxa"/>
            <w:tcBorders>
              <w:top w:val="nil"/>
              <w:left w:val="nil"/>
              <w:bottom w:val="nil"/>
              <w:right w:val="nil"/>
            </w:tcBorders>
            <w:noWrap/>
            <w:hideMark/>
          </w:tcPr>
          <w:p w14:paraId="59E930EE"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6206F892"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28-Jul</w:t>
            </w:r>
          </w:p>
        </w:tc>
        <w:tc>
          <w:tcPr>
            <w:tcW w:w="990" w:type="dxa"/>
            <w:tcBorders>
              <w:top w:val="nil"/>
              <w:left w:val="nil"/>
              <w:bottom w:val="nil"/>
              <w:right w:val="nil"/>
            </w:tcBorders>
            <w:noWrap/>
            <w:vAlign w:val="center"/>
            <w:hideMark/>
          </w:tcPr>
          <w:p w14:paraId="407AD846" w14:textId="108B2288"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1429</w:t>
            </w:r>
          </w:p>
        </w:tc>
        <w:tc>
          <w:tcPr>
            <w:tcW w:w="1440" w:type="dxa"/>
            <w:tcBorders>
              <w:top w:val="nil"/>
              <w:left w:val="nil"/>
              <w:bottom w:val="nil"/>
              <w:right w:val="nil"/>
            </w:tcBorders>
            <w:noWrap/>
            <w:vAlign w:val="center"/>
            <w:hideMark/>
          </w:tcPr>
          <w:p w14:paraId="43C7CA19" w14:textId="76F8FCC3"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1427</w:t>
            </w:r>
          </w:p>
        </w:tc>
        <w:tc>
          <w:tcPr>
            <w:tcW w:w="1071" w:type="dxa"/>
            <w:tcBorders>
              <w:top w:val="nil"/>
              <w:left w:val="nil"/>
              <w:bottom w:val="nil"/>
              <w:right w:val="nil"/>
            </w:tcBorders>
          </w:tcPr>
          <w:p w14:paraId="20A81E79" w14:textId="77777777" w:rsidR="006E4CEA" w:rsidRPr="0016288C" w:rsidRDefault="006E4CEA" w:rsidP="006E43F2">
            <w:pPr>
              <w:jc w:val="center"/>
              <w:rPr>
                <w:rFonts w:ascii="Times New Roman" w:hAnsi="Times New Roman" w:cs="Times New Roman"/>
                <w:color w:val="000000" w:themeColor="text1"/>
              </w:rPr>
            </w:pPr>
          </w:p>
        </w:tc>
        <w:tc>
          <w:tcPr>
            <w:tcW w:w="1071" w:type="dxa"/>
            <w:tcBorders>
              <w:top w:val="nil"/>
              <w:left w:val="nil"/>
              <w:bottom w:val="nil"/>
              <w:right w:val="nil"/>
            </w:tcBorders>
          </w:tcPr>
          <w:p w14:paraId="017F668C" w14:textId="77777777" w:rsidR="006E4CEA" w:rsidRPr="0016288C" w:rsidRDefault="006E4CEA" w:rsidP="006E43F2">
            <w:pPr>
              <w:jc w:val="center"/>
              <w:rPr>
                <w:rFonts w:ascii="Times New Roman" w:hAnsi="Times New Roman" w:cs="Times New Roman"/>
                <w:color w:val="000000" w:themeColor="text1"/>
              </w:rPr>
            </w:pPr>
          </w:p>
        </w:tc>
        <w:tc>
          <w:tcPr>
            <w:tcW w:w="1350" w:type="dxa"/>
            <w:tcBorders>
              <w:top w:val="nil"/>
              <w:left w:val="nil"/>
              <w:bottom w:val="nil"/>
              <w:right w:val="nil"/>
            </w:tcBorders>
            <w:noWrap/>
            <w:vAlign w:val="center"/>
            <w:hideMark/>
          </w:tcPr>
          <w:p w14:paraId="62A104A9" w14:textId="4B2C6730"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6E4CEA" w:rsidRPr="0016288C" w14:paraId="057A134E" w14:textId="77777777" w:rsidTr="006E4CEA">
        <w:trPr>
          <w:trHeight w:val="300"/>
        </w:trPr>
        <w:tc>
          <w:tcPr>
            <w:tcW w:w="726" w:type="dxa"/>
            <w:tcBorders>
              <w:top w:val="nil"/>
              <w:left w:val="nil"/>
              <w:bottom w:val="nil"/>
              <w:right w:val="nil"/>
            </w:tcBorders>
            <w:noWrap/>
            <w:hideMark/>
          </w:tcPr>
          <w:p w14:paraId="714F91F4"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2004</w:t>
            </w:r>
          </w:p>
        </w:tc>
        <w:tc>
          <w:tcPr>
            <w:tcW w:w="1632" w:type="dxa"/>
            <w:tcBorders>
              <w:top w:val="nil"/>
              <w:left w:val="nil"/>
              <w:bottom w:val="nil"/>
              <w:right w:val="nil"/>
            </w:tcBorders>
            <w:noWrap/>
            <w:hideMark/>
          </w:tcPr>
          <w:p w14:paraId="149F3C92"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Ferguson</w:t>
            </w:r>
          </w:p>
        </w:tc>
        <w:tc>
          <w:tcPr>
            <w:tcW w:w="1080" w:type="dxa"/>
            <w:tcBorders>
              <w:top w:val="nil"/>
              <w:left w:val="nil"/>
              <w:bottom w:val="nil"/>
              <w:right w:val="nil"/>
            </w:tcBorders>
            <w:noWrap/>
            <w:hideMark/>
          </w:tcPr>
          <w:p w14:paraId="3BE37B7D"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7-Jul</w:t>
            </w:r>
          </w:p>
        </w:tc>
        <w:tc>
          <w:tcPr>
            <w:tcW w:w="990" w:type="dxa"/>
            <w:tcBorders>
              <w:top w:val="nil"/>
              <w:left w:val="nil"/>
              <w:bottom w:val="nil"/>
              <w:right w:val="nil"/>
            </w:tcBorders>
            <w:noWrap/>
            <w:vAlign w:val="center"/>
            <w:hideMark/>
          </w:tcPr>
          <w:p w14:paraId="21054B12"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w:t>
            </w:r>
          </w:p>
        </w:tc>
        <w:tc>
          <w:tcPr>
            <w:tcW w:w="1440" w:type="dxa"/>
            <w:tcBorders>
              <w:top w:val="nil"/>
              <w:left w:val="nil"/>
              <w:bottom w:val="nil"/>
              <w:right w:val="nil"/>
            </w:tcBorders>
            <w:noWrap/>
            <w:vAlign w:val="center"/>
            <w:hideMark/>
          </w:tcPr>
          <w:p w14:paraId="631DB127"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w:t>
            </w:r>
          </w:p>
        </w:tc>
        <w:tc>
          <w:tcPr>
            <w:tcW w:w="1071" w:type="dxa"/>
            <w:tcBorders>
              <w:top w:val="nil"/>
              <w:left w:val="nil"/>
              <w:bottom w:val="nil"/>
              <w:right w:val="nil"/>
            </w:tcBorders>
          </w:tcPr>
          <w:p w14:paraId="317E102C" w14:textId="77777777" w:rsidR="006E4CEA" w:rsidRPr="0016288C" w:rsidRDefault="006E4CEA" w:rsidP="006E43F2">
            <w:pPr>
              <w:jc w:val="center"/>
              <w:rPr>
                <w:rFonts w:ascii="Times New Roman" w:hAnsi="Times New Roman" w:cs="Times New Roman"/>
                <w:color w:val="000000" w:themeColor="text1"/>
              </w:rPr>
            </w:pPr>
          </w:p>
        </w:tc>
        <w:tc>
          <w:tcPr>
            <w:tcW w:w="1071" w:type="dxa"/>
            <w:tcBorders>
              <w:top w:val="nil"/>
              <w:left w:val="nil"/>
              <w:bottom w:val="nil"/>
              <w:right w:val="nil"/>
            </w:tcBorders>
          </w:tcPr>
          <w:p w14:paraId="4CE370E1" w14:textId="77777777" w:rsidR="006E4CEA" w:rsidRPr="0016288C" w:rsidRDefault="006E4CEA" w:rsidP="006E43F2">
            <w:pPr>
              <w:jc w:val="center"/>
              <w:rPr>
                <w:rFonts w:ascii="Times New Roman" w:hAnsi="Times New Roman" w:cs="Times New Roman"/>
                <w:color w:val="000000" w:themeColor="text1"/>
              </w:rPr>
            </w:pPr>
          </w:p>
        </w:tc>
        <w:tc>
          <w:tcPr>
            <w:tcW w:w="1350" w:type="dxa"/>
            <w:tcBorders>
              <w:top w:val="nil"/>
              <w:left w:val="nil"/>
              <w:bottom w:val="nil"/>
              <w:right w:val="nil"/>
            </w:tcBorders>
            <w:noWrap/>
            <w:vAlign w:val="center"/>
            <w:hideMark/>
          </w:tcPr>
          <w:p w14:paraId="0522072E" w14:textId="0F8DC5A1" w:rsidR="006E4CEA" w:rsidRPr="0016288C" w:rsidRDefault="006E4CEA" w:rsidP="006E43F2">
            <w:pPr>
              <w:jc w:val="center"/>
              <w:rPr>
                <w:rFonts w:ascii="Times New Roman" w:hAnsi="Times New Roman" w:cs="Times New Roman"/>
                <w:color w:val="000000" w:themeColor="text1"/>
                <w:sz w:val="24"/>
                <w:szCs w:val="24"/>
              </w:rPr>
            </w:pPr>
          </w:p>
        </w:tc>
      </w:tr>
      <w:tr w:rsidR="006E4CEA" w:rsidRPr="0016288C" w14:paraId="1CD5ACA6" w14:textId="77777777" w:rsidTr="006E4CEA">
        <w:trPr>
          <w:trHeight w:val="300"/>
        </w:trPr>
        <w:tc>
          <w:tcPr>
            <w:tcW w:w="726" w:type="dxa"/>
            <w:tcBorders>
              <w:top w:val="nil"/>
              <w:left w:val="nil"/>
              <w:right w:val="nil"/>
            </w:tcBorders>
            <w:noWrap/>
            <w:hideMark/>
          </w:tcPr>
          <w:p w14:paraId="37435587"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2006</w:t>
            </w:r>
          </w:p>
        </w:tc>
        <w:tc>
          <w:tcPr>
            <w:tcW w:w="1632" w:type="dxa"/>
            <w:tcBorders>
              <w:top w:val="nil"/>
              <w:left w:val="nil"/>
              <w:right w:val="nil"/>
            </w:tcBorders>
            <w:noWrap/>
            <w:hideMark/>
          </w:tcPr>
          <w:p w14:paraId="2D34ECBE"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Pond</w:t>
            </w:r>
          </w:p>
        </w:tc>
        <w:tc>
          <w:tcPr>
            <w:tcW w:w="1080" w:type="dxa"/>
            <w:tcBorders>
              <w:top w:val="nil"/>
              <w:left w:val="nil"/>
              <w:right w:val="nil"/>
            </w:tcBorders>
            <w:noWrap/>
            <w:hideMark/>
          </w:tcPr>
          <w:p w14:paraId="626B008D" w14:textId="77777777" w:rsidR="006E4CEA" w:rsidRPr="0016288C" w:rsidRDefault="006E4CEA"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13-Aug</w:t>
            </w:r>
          </w:p>
        </w:tc>
        <w:tc>
          <w:tcPr>
            <w:tcW w:w="990" w:type="dxa"/>
            <w:tcBorders>
              <w:top w:val="nil"/>
              <w:left w:val="nil"/>
              <w:right w:val="nil"/>
            </w:tcBorders>
            <w:noWrap/>
            <w:vAlign w:val="center"/>
            <w:hideMark/>
          </w:tcPr>
          <w:p w14:paraId="3E00FEA9"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5</w:t>
            </w:r>
          </w:p>
        </w:tc>
        <w:tc>
          <w:tcPr>
            <w:tcW w:w="1440" w:type="dxa"/>
            <w:tcBorders>
              <w:top w:val="nil"/>
              <w:left w:val="nil"/>
              <w:right w:val="nil"/>
            </w:tcBorders>
            <w:noWrap/>
            <w:vAlign w:val="center"/>
            <w:hideMark/>
          </w:tcPr>
          <w:p w14:paraId="47366047" w14:textId="77777777" w:rsidR="006E4CEA" w:rsidRPr="0016288C" w:rsidRDefault="006E4CEA"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0</w:t>
            </w:r>
          </w:p>
        </w:tc>
        <w:tc>
          <w:tcPr>
            <w:tcW w:w="1071" w:type="dxa"/>
            <w:tcBorders>
              <w:top w:val="nil"/>
              <w:left w:val="nil"/>
              <w:right w:val="nil"/>
            </w:tcBorders>
          </w:tcPr>
          <w:p w14:paraId="307F9C54" w14:textId="77777777" w:rsidR="006E4CEA" w:rsidRPr="0016288C" w:rsidRDefault="006E4CEA" w:rsidP="006E43F2">
            <w:pPr>
              <w:jc w:val="center"/>
              <w:rPr>
                <w:rFonts w:ascii="Times New Roman" w:hAnsi="Times New Roman" w:cs="Times New Roman"/>
                <w:color w:val="000000" w:themeColor="text1"/>
              </w:rPr>
            </w:pPr>
          </w:p>
        </w:tc>
        <w:tc>
          <w:tcPr>
            <w:tcW w:w="1071" w:type="dxa"/>
            <w:tcBorders>
              <w:top w:val="nil"/>
              <w:left w:val="nil"/>
              <w:right w:val="nil"/>
            </w:tcBorders>
          </w:tcPr>
          <w:p w14:paraId="3CA72E9C" w14:textId="77777777" w:rsidR="006E4CEA" w:rsidRPr="0016288C" w:rsidRDefault="006E4CEA" w:rsidP="006E43F2">
            <w:pPr>
              <w:jc w:val="center"/>
              <w:rPr>
                <w:rFonts w:ascii="Times New Roman" w:hAnsi="Times New Roman" w:cs="Times New Roman"/>
                <w:color w:val="000000" w:themeColor="text1"/>
              </w:rPr>
            </w:pPr>
          </w:p>
        </w:tc>
        <w:tc>
          <w:tcPr>
            <w:tcW w:w="1350" w:type="dxa"/>
            <w:tcBorders>
              <w:top w:val="nil"/>
              <w:left w:val="nil"/>
              <w:right w:val="nil"/>
            </w:tcBorders>
            <w:noWrap/>
            <w:vAlign w:val="center"/>
            <w:hideMark/>
          </w:tcPr>
          <w:p w14:paraId="0C185731" w14:textId="4C6E4057" w:rsidR="006E4CEA" w:rsidRPr="0016288C" w:rsidRDefault="006E4CEA" w:rsidP="006E43F2">
            <w:pPr>
              <w:jc w:val="center"/>
              <w:rPr>
                <w:rFonts w:ascii="Times New Roman" w:hAnsi="Times New Roman" w:cs="Times New Roman"/>
                <w:color w:val="000000" w:themeColor="text1"/>
                <w:sz w:val="24"/>
                <w:szCs w:val="24"/>
              </w:rPr>
            </w:pPr>
          </w:p>
        </w:tc>
      </w:tr>
    </w:tbl>
    <w:p w14:paraId="4C4D1879" w14:textId="77777777" w:rsidR="00441D44" w:rsidRPr="0016288C" w:rsidRDefault="00441D44" w:rsidP="00441D44">
      <w:pPr>
        <w:rPr>
          <w:rFonts w:ascii="Times New Roman" w:hAnsi="Times New Roman" w:cs="Times New Roman"/>
          <w:color w:val="000000" w:themeColor="text1"/>
        </w:rPr>
      </w:pPr>
    </w:p>
    <w:p w14:paraId="216D7448" w14:textId="652D3354" w:rsidR="00641B54" w:rsidRDefault="00E549EE">
      <w:pPr>
        <w:rPr>
          <w:rFonts w:ascii="Times New Roman" w:hAnsi="Times New Roman" w:cs="Times New Roman"/>
          <w:color w:val="000000" w:themeColor="text1"/>
        </w:rPr>
      </w:pPr>
      <w:ins w:id="1" w:author="Jens Stevens" w:date="2019-10-25T14:39:00Z">
        <w:r>
          <w:rPr>
            <w:rFonts w:ascii="Times New Roman" w:hAnsi="Times New Roman" w:cs="Times New Roman"/>
            <w:color w:val="000000" w:themeColor="text1"/>
          </w:rPr>
          <w:t xml:space="preserve">Brandon: In addition </w:t>
        </w:r>
      </w:ins>
      <w:ins w:id="2" w:author="Jens Stevens" w:date="2019-10-25T14:40:00Z">
        <w:r>
          <w:rPr>
            <w:rFonts w:ascii="Times New Roman" w:hAnsi="Times New Roman" w:cs="Times New Roman"/>
            <w:color w:val="000000" w:themeColor="text1"/>
          </w:rPr>
          <w:t>to filling out the columns above, per the second reviewer’s initial comment, could you possibly either do the same for ICB fires since 1984 (possibly a second table here), or if that information already exists somewhere</w:t>
        </w:r>
      </w:ins>
      <w:ins w:id="3" w:author="Jens Stevens" w:date="2019-10-25T14:41:00Z">
        <w:r>
          <w:rPr>
            <w:rFonts w:ascii="Times New Roman" w:hAnsi="Times New Roman" w:cs="Times New Roman"/>
            <w:color w:val="000000" w:themeColor="text1"/>
          </w:rPr>
          <w:t xml:space="preserve">, provide a point of comparison for “percent high-severity in SCB compared to ICB since 1984”? </w:t>
        </w:r>
      </w:ins>
      <w:bookmarkStart w:id="4" w:name="_GoBack"/>
      <w:bookmarkEnd w:id="4"/>
    </w:p>
    <w:p w14:paraId="4B7F18A1" w14:textId="77777777" w:rsidR="0036555F" w:rsidRDefault="0036555F">
      <w:pPr>
        <w:rPr>
          <w:rFonts w:ascii="Times New Roman" w:hAnsi="Times New Roman" w:cs="Times New Roman"/>
          <w:color w:val="000000" w:themeColor="text1"/>
        </w:rPr>
      </w:pPr>
      <w:r>
        <w:rPr>
          <w:rFonts w:ascii="Times New Roman" w:hAnsi="Times New Roman" w:cs="Times New Roman"/>
          <w:color w:val="000000" w:themeColor="text1"/>
        </w:rPr>
        <w:br w:type="page"/>
      </w:r>
    </w:p>
    <w:p w14:paraId="78513646" w14:textId="77777777" w:rsidR="009D4D41" w:rsidRPr="003D164C" w:rsidRDefault="009D4D41" w:rsidP="009D4D41">
      <w:pPr>
        <w:rPr>
          <w:rFonts w:ascii="Times New Roman" w:hAnsi="Times New Roman" w:cs="Times New Roman"/>
          <w:i/>
          <w:color w:val="000000" w:themeColor="text1"/>
        </w:rPr>
      </w:pPr>
      <w:r w:rsidRPr="003D164C">
        <w:rPr>
          <w:rFonts w:ascii="Times New Roman" w:hAnsi="Times New Roman" w:cs="Times New Roman"/>
          <w:i/>
          <w:color w:val="000000" w:themeColor="text1"/>
        </w:rPr>
        <w:lastRenderedPageBreak/>
        <w:t xml:space="preserve">Table A2. Specific discharge </w:t>
      </w:r>
      <w:r w:rsidRPr="003D164C">
        <w:rPr>
          <w:rFonts w:ascii="Times New Roman" w:hAnsi="Times New Roman" w:cs="Times New Roman"/>
          <w:i/>
        </w:rPr>
        <w:t>(total streamflow volume divided by watershed area)</w:t>
      </w:r>
      <w:r w:rsidRPr="003D164C">
        <w:rPr>
          <w:rFonts w:ascii="Times New Roman" w:hAnsi="Times New Roman" w:cs="Times New Roman"/>
          <w:i/>
          <w:color w:val="000000" w:themeColor="text1"/>
        </w:rPr>
        <w:t xml:space="preserve"> from the Merced Watershed (which contains ICB) and South Fork Kings River Watershed (which contains SCB) illustrate drier conditions in the region including SCB.</w:t>
      </w:r>
      <w:r>
        <w:rPr>
          <w:rFonts w:ascii="Times New Roman" w:hAnsi="Times New Roman" w:cs="Times New Roman"/>
          <w:i/>
          <w:color w:val="000000" w:themeColor="text1"/>
        </w:rPr>
        <w:t xml:space="preserve"> IRMA = </w:t>
      </w:r>
      <w:r w:rsidRPr="00152E11">
        <w:rPr>
          <w:rFonts w:ascii="Times New Roman" w:hAnsi="Times New Roman" w:cs="Times New Roman"/>
          <w:i/>
          <w:color w:val="000000" w:themeColor="text1"/>
        </w:rPr>
        <w:t>irma.nps.gov/</w:t>
      </w:r>
      <w:proofErr w:type="spellStart"/>
      <w:r w:rsidRPr="00152E11">
        <w:rPr>
          <w:rFonts w:ascii="Times New Roman" w:hAnsi="Times New Roman" w:cs="Times New Roman"/>
          <w:i/>
          <w:color w:val="000000" w:themeColor="text1"/>
        </w:rPr>
        <w:t>AQWebPortal</w:t>
      </w:r>
      <w:proofErr w:type="spellEnd"/>
    </w:p>
    <w:tbl>
      <w:tblPr>
        <w:tblStyle w:val="TableGrid"/>
        <w:tblW w:w="0" w:type="auto"/>
        <w:tblLayout w:type="fixed"/>
        <w:tblLook w:val="04A0" w:firstRow="1" w:lastRow="0" w:firstColumn="1" w:lastColumn="0" w:noHBand="0" w:noVBand="1"/>
      </w:tblPr>
      <w:tblGrid>
        <w:gridCol w:w="1255"/>
        <w:gridCol w:w="1530"/>
        <w:gridCol w:w="1170"/>
        <w:gridCol w:w="1530"/>
        <w:gridCol w:w="1530"/>
        <w:gridCol w:w="810"/>
        <w:gridCol w:w="1525"/>
      </w:tblGrid>
      <w:tr w:rsidR="009D4D41" w14:paraId="0C3F6FD8" w14:textId="77777777" w:rsidTr="00721559">
        <w:tc>
          <w:tcPr>
            <w:tcW w:w="1255" w:type="dxa"/>
          </w:tcPr>
          <w:p w14:paraId="5E9C0441" w14:textId="77777777" w:rsidR="009D4D41" w:rsidRPr="003F2AD4" w:rsidRDefault="009D4D41" w:rsidP="00721559">
            <w:pPr>
              <w:rPr>
                <w:rFonts w:ascii="Times New Roman" w:hAnsi="Times New Roman" w:cs="Times New Roman"/>
                <w:b/>
                <w:color w:val="000000" w:themeColor="text1"/>
              </w:rPr>
            </w:pPr>
            <w:r w:rsidRPr="003F2AD4">
              <w:rPr>
                <w:rFonts w:ascii="Times New Roman" w:hAnsi="Times New Roman" w:cs="Times New Roman"/>
                <w:b/>
                <w:color w:val="000000" w:themeColor="text1"/>
              </w:rPr>
              <w:t>Large Watershed</w:t>
            </w:r>
          </w:p>
        </w:tc>
        <w:tc>
          <w:tcPr>
            <w:tcW w:w="1530" w:type="dxa"/>
          </w:tcPr>
          <w:p w14:paraId="225C0FF3" w14:textId="77777777" w:rsidR="009D4D41" w:rsidRPr="003F2AD4" w:rsidRDefault="009D4D41" w:rsidP="00721559">
            <w:pPr>
              <w:rPr>
                <w:rFonts w:ascii="Times New Roman" w:hAnsi="Times New Roman" w:cs="Times New Roman"/>
                <w:b/>
                <w:color w:val="000000" w:themeColor="text1"/>
              </w:rPr>
            </w:pPr>
            <w:r w:rsidRPr="003F2AD4">
              <w:rPr>
                <w:rFonts w:ascii="Times New Roman" w:hAnsi="Times New Roman" w:cs="Times New Roman"/>
                <w:b/>
                <w:color w:val="000000" w:themeColor="text1"/>
              </w:rPr>
              <w:t>Sub-Watershed Measurement Point</w:t>
            </w:r>
          </w:p>
        </w:tc>
        <w:tc>
          <w:tcPr>
            <w:tcW w:w="1170" w:type="dxa"/>
          </w:tcPr>
          <w:p w14:paraId="40DCAB0E" w14:textId="77777777" w:rsidR="009D4D41" w:rsidRPr="003F2AD4" w:rsidRDefault="009D4D41" w:rsidP="00721559">
            <w:pPr>
              <w:rPr>
                <w:rFonts w:ascii="Times New Roman" w:hAnsi="Times New Roman" w:cs="Times New Roman"/>
                <w:b/>
                <w:color w:val="000000" w:themeColor="text1"/>
              </w:rPr>
            </w:pPr>
            <w:r w:rsidRPr="003F2AD4">
              <w:rPr>
                <w:rFonts w:ascii="Times New Roman" w:hAnsi="Times New Roman" w:cs="Times New Roman"/>
                <w:b/>
                <w:color w:val="000000" w:themeColor="text1"/>
              </w:rPr>
              <w:t>Gage #</w:t>
            </w:r>
            <w:r>
              <w:rPr>
                <w:rFonts w:ascii="Times New Roman" w:hAnsi="Times New Roman" w:cs="Times New Roman"/>
                <w:b/>
                <w:color w:val="000000" w:themeColor="text1"/>
              </w:rPr>
              <w:t xml:space="preserve"> or Data Source</w:t>
            </w:r>
          </w:p>
        </w:tc>
        <w:tc>
          <w:tcPr>
            <w:tcW w:w="1530" w:type="dxa"/>
          </w:tcPr>
          <w:p w14:paraId="6C9B0064" w14:textId="77777777" w:rsidR="009D4D41" w:rsidRPr="003F2AD4" w:rsidRDefault="009D4D41" w:rsidP="00721559">
            <w:pPr>
              <w:rPr>
                <w:rFonts w:ascii="Times New Roman" w:hAnsi="Times New Roman" w:cs="Times New Roman"/>
                <w:b/>
                <w:color w:val="000000" w:themeColor="text1"/>
              </w:rPr>
            </w:pPr>
            <w:r w:rsidRPr="003F2AD4">
              <w:rPr>
                <w:rFonts w:ascii="Times New Roman" w:hAnsi="Times New Roman" w:cs="Times New Roman"/>
                <w:b/>
                <w:color w:val="000000" w:themeColor="text1"/>
              </w:rPr>
              <w:t>Lat/Lon</w:t>
            </w:r>
          </w:p>
        </w:tc>
        <w:tc>
          <w:tcPr>
            <w:tcW w:w="1530" w:type="dxa"/>
          </w:tcPr>
          <w:p w14:paraId="116AE109" w14:textId="77777777" w:rsidR="009D4D41" w:rsidRPr="003F2AD4" w:rsidRDefault="009D4D41" w:rsidP="00721559">
            <w:pPr>
              <w:rPr>
                <w:rFonts w:ascii="Times New Roman" w:hAnsi="Times New Roman" w:cs="Times New Roman"/>
                <w:b/>
                <w:color w:val="000000" w:themeColor="text1"/>
              </w:rPr>
            </w:pPr>
            <w:r w:rsidRPr="003F2AD4">
              <w:rPr>
                <w:rFonts w:ascii="Times New Roman" w:hAnsi="Times New Roman" w:cs="Times New Roman"/>
                <w:b/>
                <w:color w:val="000000" w:themeColor="text1"/>
              </w:rPr>
              <w:t>Sub-watershed Area</w:t>
            </w:r>
          </w:p>
        </w:tc>
        <w:tc>
          <w:tcPr>
            <w:tcW w:w="810" w:type="dxa"/>
          </w:tcPr>
          <w:p w14:paraId="4C47CE8A" w14:textId="77777777" w:rsidR="009D4D41" w:rsidRPr="003F2AD4" w:rsidRDefault="009D4D41" w:rsidP="00721559">
            <w:pPr>
              <w:rPr>
                <w:rFonts w:ascii="Times New Roman" w:hAnsi="Times New Roman" w:cs="Times New Roman"/>
                <w:b/>
                <w:color w:val="000000" w:themeColor="text1"/>
              </w:rPr>
            </w:pPr>
            <w:r w:rsidRPr="003F2AD4">
              <w:rPr>
                <w:rFonts w:ascii="Times New Roman" w:hAnsi="Times New Roman" w:cs="Times New Roman"/>
                <w:b/>
                <w:color w:val="000000" w:themeColor="text1"/>
              </w:rPr>
              <w:t>Years</w:t>
            </w:r>
          </w:p>
        </w:tc>
        <w:tc>
          <w:tcPr>
            <w:tcW w:w="1525" w:type="dxa"/>
          </w:tcPr>
          <w:p w14:paraId="79CB6DC7" w14:textId="77777777" w:rsidR="009D4D41" w:rsidRPr="003F2AD4" w:rsidRDefault="009D4D41" w:rsidP="00721559">
            <w:pPr>
              <w:rPr>
                <w:rFonts w:ascii="Times New Roman" w:hAnsi="Times New Roman" w:cs="Times New Roman"/>
                <w:b/>
                <w:color w:val="000000" w:themeColor="text1"/>
              </w:rPr>
            </w:pPr>
            <w:r w:rsidRPr="003F2AD4">
              <w:rPr>
                <w:rFonts w:ascii="Times New Roman" w:hAnsi="Times New Roman" w:cs="Times New Roman"/>
                <w:b/>
                <w:color w:val="000000" w:themeColor="text1"/>
              </w:rPr>
              <w:t>Mean Annual Specific Discharge (Flow/Area)</w:t>
            </w:r>
          </w:p>
        </w:tc>
      </w:tr>
      <w:tr w:rsidR="009D4D41" w14:paraId="562DB5F7" w14:textId="77777777" w:rsidTr="00721559">
        <w:tc>
          <w:tcPr>
            <w:tcW w:w="1255" w:type="dxa"/>
          </w:tcPr>
          <w:p w14:paraId="78B27161"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South Fork Kings</w:t>
            </w:r>
          </w:p>
        </w:tc>
        <w:tc>
          <w:tcPr>
            <w:tcW w:w="1530" w:type="dxa"/>
          </w:tcPr>
          <w:p w14:paraId="70B4941D"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SF Kings River Near Cedar Grove</w:t>
            </w:r>
            <w:r>
              <w:rPr>
                <w:rFonts w:ascii="Times New Roman" w:hAnsi="Times New Roman" w:cs="Times New Roman"/>
              </w:rPr>
              <w:t>,</w:t>
            </w:r>
            <w:r w:rsidRPr="00EF599F">
              <w:rPr>
                <w:rFonts w:ascii="Times New Roman" w:hAnsi="Times New Roman" w:cs="Times New Roman"/>
              </w:rPr>
              <w:t xml:space="preserve"> CA</w:t>
            </w:r>
          </w:p>
        </w:tc>
        <w:tc>
          <w:tcPr>
            <w:tcW w:w="1170" w:type="dxa"/>
          </w:tcPr>
          <w:p w14:paraId="5AA322BB" w14:textId="77777777" w:rsidR="009D4D41" w:rsidRDefault="009D4D41" w:rsidP="00721559">
            <w:pPr>
              <w:rPr>
                <w:rFonts w:ascii="Times New Roman" w:hAnsi="Times New Roman" w:cs="Times New Roman"/>
              </w:rPr>
            </w:pPr>
            <w:r>
              <w:rPr>
                <w:rFonts w:ascii="Times New Roman" w:hAnsi="Times New Roman" w:cs="Times New Roman"/>
              </w:rPr>
              <w:t>USGS</w:t>
            </w:r>
          </w:p>
          <w:p w14:paraId="3F784610"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11212500</w:t>
            </w:r>
          </w:p>
        </w:tc>
        <w:tc>
          <w:tcPr>
            <w:tcW w:w="1530" w:type="dxa"/>
          </w:tcPr>
          <w:p w14:paraId="04249D65" w14:textId="77777777" w:rsidR="009D4D41" w:rsidRDefault="009D4D41" w:rsidP="00721559">
            <w:pPr>
              <w:rPr>
                <w:rFonts w:ascii="Times New Roman" w:hAnsi="Times New Roman" w:cs="Times New Roman"/>
                <w:color w:val="000000" w:themeColor="text1"/>
              </w:rPr>
            </w:pPr>
            <w:r>
              <w:rPr>
                <w:rFonts w:ascii="Times New Roman" w:hAnsi="Times New Roman" w:cs="Times New Roman"/>
              </w:rPr>
              <w:t>36</w:t>
            </w:r>
            <w:r w:rsidRPr="00EF599F">
              <w:rPr>
                <w:rFonts w:ascii="Times New Roman" w:hAnsi="Times New Roman" w:cs="Times New Roman"/>
                <w:vertAlign w:val="superscript"/>
              </w:rPr>
              <w:t>o</w:t>
            </w:r>
            <w:r>
              <w:rPr>
                <w:rFonts w:ascii="Times New Roman" w:hAnsi="Times New Roman" w:cs="Times New Roman"/>
              </w:rPr>
              <w:t>48’25” N</w:t>
            </w:r>
            <w:r w:rsidRPr="00EF599F">
              <w:rPr>
                <w:rFonts w:ascii="Times New Roman" w:hAnsi="Times New Roman" w:cs="Times New Roman"/>
              </w:rPr>
              <w:t xml:space="preserve"> 118</w:t>
            </w:r>
            <w:r w:rsidRPr="00EF599F">
              <w:rPr>
                <w:rFonts w:ascii="Times New Roman" w:hAnsi="Times New Roman" w:cs="Times New Roman"/>
                <w:vertAlign w:val="superscript"/>
              </w:rPr>
              <w:t>o</w:t>
            </w:r>
            <w:r w:rsidRPr="00EF599F">
              <w:rPr>
                <w:rFonts w:ascii="Times New Roman" w:hAnsi="Times New Roman" w:cs="Times New Roman"/>
              </w:rPr>
              <w:t>44’55”</w:t>
            </w:r>
            <w:r>
              <w:rPr>
                <w:rFonts w:ascii="Times New Roman" w:hAnsi="Times New Roman" w:cs="Times New Roman"/>
              </w:rPr>
              <w:t xml:space="preserve"> W</w:t>
            </w:r>
          </w:p>
        </w:tc>
        <w:tc>
          <w:tcPr>
            <w:tcW w:w="1530" w:type="dxa"/>
          </w:tcPr>
          <w:p w14:paraId="0BB6ED68"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1056 km</w:t>
            </w:r>
            <w:r w:rsidRPr="00EF599F">
              <w:rPr>
                <w:rFonts w:ascii="Times New Roman" w:hAnsi="Times New Roman" w:cs="Times New Roman"/>
                <w:vertAlign w:val="superscript"/>
              </w:rPr>
              <w:t>2</w:t>
            </w:r>
          </w:p>
        </w:tc>
        <w:tc>
          <w:tcPr>
            <w:tcW w:w="810" w:type="dxa"/>
          </w:tcPr>
          <w:p w14:paraId="03BE6DBA"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1950-1957</w:t>
            </w:r>
          </w:p>
        </w:tc>
        <w:tc>
          <w:tcPr>
            <w:tcW w:w="1525" w:type="dxa"/>
          </w:tcPr>
          <w:p w14:paraId="3B841BDD"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0.55 m/</w:t>
            </w:r>
            <w:proofErr w:type="spellStart"/>
            <w:r w:rsidRPr="00EF599F">
              <w:rPr>
                <w:rFonts w:ascii="Times New Roman" w:hAnsi="Times New Roman" w:cs="Times New Roman"/>
              </w:rPr>
              <w:t>yr</w:t>
            </w:r>
            <w:proofErr w:type="spellEnd"/>
          </w:p>
        </w:tc>
      </w:tr>
      <w:tr w:rsidR="009D4D41" w14:paraId="4E3E25AE" w14:textId="77777777" w:rsidTr="00721559">
        <w:tc>
          <w:tcPr>
            <w:tcW w:w="1255" w:type="dxa"/>
          </w:tcPr>
          <w:p w14:paraId="32AAA5EA"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South Fork Kings</w:t>
            </w:r>
          </w:p>
        </w:tc>
        <w:tc>
          <w:tcPr>
            <w:tcW w:w="1530" w:type="dxa"/>
          </w:tcPr>
          <w:p w14:paraId="57ABCC09"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Kings River near Hume, CA</w:t>
            </w:r>
          </w:p>
        </w:tc>
        <w:tc>
          <w:tcPr>
            <w:tcW w:w="1170" w:type="dxa"/>
          </w:tcPr>
          <w:p w14:paraId="74BF60CA" w14:textId="77777777" w:rsidR="009D4D41" w:rsidRDefault="009D4D41" w:rsidP="00721559">
            <w:pPr>
              <w:rPr>
                <w:rFonts w:ascii="Times New Roman" w:hAnsi="Times New Roman" w:cs="Times New Roman"/>
              </w:rPr>
            </w:pPr>
            <w:r>
              <w:rPr>
                <w:rFonts w:ascii="Times New Roman" w:hAnsi="Times New Roman" w:cs="Times New Roman"/>
              </w:rPr>
              <w:t>USGS</w:t>
            </w:r>
          </w:p>
          <w:p w14:paraId="6CF11852"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11213000</w:t>
            </w:r>
          </w:p>
        </w:tc>
        <w:tc>
          <w:tcPr>
            <w:tcW w:w="1530" w:type="dxa"/>
          </w:tcPr>
          <w:p w14:paraId="783EF434" w14:textId="77777777" w:rsidR="009D4D41" w:rsidRDefault="009D4D41" w:rsidP="00721559">
            <w:pPr>
              <w:rPr>
                <w:rFonts w:ascii="Times New Roman" w:hAnsi="Times New Roman" w:cs="Times New Roman"/>
              </w:rPr>
            </w:pPr>
            <w:r w:rsidRPr="00EF599F">
              <w:rPr>
                <w:rFonts w:ascii="Times New Roman" w:hAnsi="Times New Roman" w:cs="Times New Roman"/>
              </w:rPr>
              <w:t>36</w:t>
            </w:r>
            <w:r w:rsidRPr="00EF599F">
              <w:rPr>
                <w:rFonts w:ascii="Times New Roman" w:hAnsi="Times New Roman" w:cs="Times New Roman"/>
                <w:vertAlign w:val="superscript"/>
              </w:rPr>
              <w:t>o</w:t>
            </w:r>
            <w:r>
              <w:rPr>
                <w:rFonts w:ascii="Times New Roman" w:hAnsi="Times New Roman" w:cs="Times New Roman"/>
              </w:rPr>
              <w:t>50’50” N</w:t>
            </w:r>
          </w:p>
          <w:p w14:paraId="222B56D1"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118</w:t>
            </w:r>
            <w:r w:rsidRPr="00EF599F">
              <w:rPr>
                <w:rFonts w:ascii="Times New Roman" w:hAnsi="Times New Roman" w:cs="Times New Roman"/>
                <w:vertAlign w:val="superscript"/>
              </w:rPr>
              <w:t>o</w:t>
            </w:r>
            <w:r w:rsidRPr="00EF599F">
              <w:rPr>
                <w:rFonts w:ascii="Times New Roman" w:hAnsi="Times New Roman" w:cs="Times New Roman"/>
              </w:rPr>
              <w:t>53’50”</w:t>
            </w:r>
            <w:r>
              <w:rPr>
                <w:rFonts w:ascii="Times New Roman" w:hAnsi="Times New Roman" w:cs="Times New Roman"/>
              </w:rPr>
              <w:t xml:space="preserve"> W</w:t>
            </w:r>
          </w:p>
        </w:tc>
        <w:tc>
          <w:tcPr>
            <w:tcW w:w="1530" w:type="dxa"/>
          </w:tcPr>
          <w:p w14:paraId="73AE675D"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2160 km</w:t>
            </w:r>
            <w:r w:rsidRPr="00EF599F">
              <w:rPr>
                <w:rFonts w:ascii="Times New Roman" w:hAnsi="Times New Roman" w:cs="Times New Roman"/>
                <w:vertAlign w:val="superscript"/>
              </w:rPr>
              <w:t>2</w:t>
            </w:r>
          </w:p>
        </w:tc>
        <w:tc>
          <w:tcPr>
            <w:tcW w:w="810" w:type="dxa"/>
          </w:tcPr>
          <w:p w14:paraId="04C05A04"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1921-1958</w:t>
            </w:r>
          </w:p>
        </w:tc>
        <w:tc>
          <w:tcPr>
            <w:tcW w:w="1525" w:type="dxa"/>
          </w:tcPr>
          <w:p w14:paraId="624A0F69"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0.48 m/</w:t>
            </w:r>
            <w:proofErr w:type="spellStart"/>
            <w:r w:rsidRPr="00EF599F">
              <w:rPr>
                <w:rFonts w:ascii="Times New Roman" w:hAnsi="Times New Roman" w:cs="Times New Roman"/>
              </w:rPr>
              <w:t>yr</w:t>
            </w:r>
            <w:proofErr w:type="spellEnd"/>
          </w:p>
        </w:tc>
      </w:tr>
      <w:tr w:rsidR="009D4D41" w14:paraId="17D377E3" w14:textId="77777777" w:rsidTr="00721559">
        <w:tc>
          <w:tcPr>
            <w:tcW w:w="1255" w:type="dxa"/>
          </w:tcPr>
          <w:p w14:paraId="41386BB0"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Merced</w:t>
            </w:r>
          </w:p>
        </w:tc>
        <w:tc>
          <w:tcPr>
            <w:tcW w:w="1530" w:type="dxa"/>
          </w:tcPr>
          <w:p w14:paraId="2C8812DC" w14:textId="77777777" w:rsidR="009D4D41" w:rsidRDefault="009D4D41" w:rsidP="00721559">
            <w:pPr>
              <w:rPr>
                <w:rFonts w:ascii="Times New Roman" w:hAnsi="Times New Roman" w:cs="Times New Roman"/>
                <w:color w:val="000000" w:themeColor="text1"/>
              </w:rPr>
            </w:pPr>
            <w:proofErr w:type="spellStart"/>
            <w:r>
              <w:rPr>
                <w:rFonts w:ascii="Times New Roman" w:hAnsi="Times New Roman" w:cs="Times New Roman"/>
                <w:color w:val="000000" w:themeColor="text1"/>
              </w:rPr>
              <w:t>Illilouette</w:t>
            </w:r>
            <w:proofErr w:type="spellEnd"/>
            <w:r>
              <w:rPr>
                <w:rFonts w:ascii="Times New Roman" w:hAnsi="Times New Roman" w:cs="Times New Roman"/>
                <w:color w:val="000000" w:themeColor="text1"/>
              </w:rPr>
              <w:t xml:space="preserve"> Creek at Ill. Falls Bridge</w:t>
            </w:r>
          </w:p>
        </w:tc>
        <w:tc>
          <w:tcPr>
            <w:tcW w:w="1170" w:type="dxa"/>
          </w:tcPr>
          <w:p w14:paraId="7B48462E" w14:textId="77777777" w:rsidR="009D4D41" w:rsidRPr="00152E11" w:rsidRDefault="009D4D41" w:rsidP="00721559">
            <w:pPr>
              <w:rPr>
                <w:rFonts w:ascii="Times New Roman" w:hAnsi="Times New Roman" w:cs="Times New Roman"/>
                <w:i/>
                <w:color w:val="000000" w:themeColor="text1"/>
              </w:rPr>
            </w:pPr>
            <w:r w:rsidRPr="00152E11">
              <w:rPr>
                <w:rFonts w:ascii="Times New Roman" w:hAnsi="Times New Roman" w:cs="Times New Roman"/>
                <w:i/>
                <w:color w:val="000000" w:themeColor="text1"/>
              </w:rPr>
              <w:t>IRMA</w:t>
            </w:r>
          </w:p>
        </w:tc>
        <w:tc>
          <w:tcPr>
            <w:tcW w:w="1530" w:type="dxa"/>
          </w:tcPr>
          <w:p w14:paraId="1EB93EC3"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37°42</w:t>
            </w:r>
            <w:r>
              <w:rPr>
                <w:rFonts w:ascii="Times New Roman" w:hAnsi="Times New Roman" w:cs="Times New Roman"/>
              </w:rPr>
              <w:t>’</w:t>
            </w:r>
            <w:r>
              <w:rPr>
                <w:rFonts w:ascii="Times New Roman" w:hAnsi="Times New Roman" w:cs="Times New Roman"/>
                <w:color w:val="000000" w:themeColor="text1"/>
              </w:rPr>
              <w:t>43</w:t>
            </w:r>
            <w:r w:rsidRPr="00EF599F">
              <w:rPr>
                <w:rFonts w:ascii="Times New Roman" w:hAnsi="Times New Roman" w:cs="Times New Roman"/>
              </w:rPr>
              <w:t>”</w:t>
            </w:r>
            <w:r>
              <w:rPr>
                <w:rFonts w:ascii="Times New Roman" w:hAnsi="Times New Roman" w:cs="Times New Roman"/>
                <w:color w:val="000000" w:themeColor="text1"/>
              </w:rPr>
              <w:t xml:space="preserve"> N 119°33</w:t>
            </w:r>
            <w:r>
              <w:rPr>
                <w:rFonts w:ascii="Times New Roman" w:hAnsi="Times New Roman" w:cs="Times New Roman"/>
              </w:rPr>
              <w:t>’</w:t>
            </w:r>
            <w:r w:rsidRPr="00DB2115">
              <w:rPr>
                <w:rFonts w:ascii="Times New Roman" w:hAnsi="Times New Roman" w:cs="Times New Roman"/>
                <w:color w:val="000000" w:themeColor="text1"/>
              </w:rPr>
              <w:t>35</w:t>
            </w:r>
            <w:r w:rsidRPr="00EF599F">
              <w:rPr>
                <w:rFonts w:ascii="Times New Roman" w:hAnsi="Times New Roman" w:cs="Times New Roman"/>
              </w:rPr>
              <w:t>”</w:t>
            </w:r>
            <w:r>
              <w:rPr>
                <w:rFonts w:ascii="Times New Roman" w:hAnsi="Times New Roman" w:cs="Times New Roman"/>
                <w:color w:val="000000" w:themeColor="text1"/>
              </w:rPr>
              <w:t xml:space="preserve"> W</w:t>
            </w:r>
          </w:p>
        </w:tc>
        <w:tc>
          <w:tcPr>
            <w:tcW w:w="1530" w:type="dxa"/>
          </w:tcPr>
          <w:p w14:paraId="43A96F9E"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150</w:t>
            </w:r>
            <w:r w:rsidRPr="00EF599F">
              <w:rPr>
                <w:rFonts w:ascii="Times New Roman" w:hAnsi="Times New Roman" w:cs="Times New Roman"/>
              </w:rPr>
              <w:t xml:space="preserve"> km</w:t>
            </w:r>
            <w:r w:rsidRPr="00EF599F">
              <w:rPr>
                <w:rFonts w:ascii="Times New Roman" w:hAnsi="Times New Roman" w:cs="Times New Roman"/>
                <w:vertAlign w:val="superscript"/>
              </w:rPr>
              <w:t>2</w:t>
            </w:r>
          </w:p>
        </w:tc>
        <w:tc>
          <w:tcPr>
            <w:tcW w:w="810" w:type="dxa"/>
          </w:tcPr>
          <w:p w14:paraId="562BE3C1"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2011-2017</w:t>
            </w:r>
          </w:p>
        </w:tc>
        <w:tc>
          <w:tcPr>
            <w:tcW w:w="1525" w:type="dxa"/>
          </w:tcPr>
          <w:p w14:paraId="6CCD3768" w14:textId="77777777" w:rsidR="009D4D41" w:rsidRDefault="009D4D41" w:rsidP="00721559">
            <w:pPr>
              <w:rPr>
                <w:rFonts w:ascii="Times New Roman" w:hAnsi="Times New Roman" w:cs="Times New Roman"/>
                <w:color w:val="000000" w:themeColor="text1"/>
              </w:rPr>
            </w:pPr>
            <w:r>
              <w:rPr>
                <w:rFonts w:ascii="Times New Roman" w:hAnsi="Times New Roman" w:cs="Times New Roman"/>
              </w:rPr>
              <w:t>0.8 m/</w:t>
            </w:r>
            <w:proofErr w:type="spellStart"/>
            <w:r>
              <w:rPr>
                <w:rFonts w:ascii="Times New Roman" w:hAnsi="Times New Roman" w:cs="Times New Roman"/>
              </w:rPr>
              <w:t>y</w:t>
            </w:r>
            <w:r w:rsidRPr="00EF599F">
              <w:rPr>
                <w:rFonts w:ascii="Times New Roman" w:hAnsi="Times New Roman" w:cs="Times New Roman"/>
              </w:rPr>
              <w:t>r</w:t>
            </w:r>
            <w:proofErr w:type="spellEnd"/>
          </w:p>
        </w:tc>
      </w:tr>
      <w:tr w:rsidR="009D4D41" w14:paraId="7678DCB5" w14:textId="77777777" w:rsidTr="00721559">
        <w:tc>
          <w:tcPr>
            <w:tcW w:w="1255" w:type="dxa"/>
          </w:tcPr>
          <w:p w14:paraId="26AAF08B"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Merced</w:t>
            </w:r>
          </w:p>
        </w:tc>
        <w:tc>
          <w:tcPr>
            <w:tcW w:w="1530" w:type="dxa"/>
          </w:tcPr>
          <w:p w14:paraId="06DADD5D" w14:textId="77777777" w:rsidR="009D4D41" w:rsidRDefault="009D4D41" w:rsidP="00721559">
            <w:pPr>
              <w:rPr>
                <w:rFonts w:ascii="Times New Roman" w:hAnsi="Times New Roman" w:cs="Times New Roman"/>
                <w:color w:val="000000" w:themeColor="text1"/>
              </w:rPr>
            </w:pPr>
            <w:proofErr w:type="spellStart"/>
            <w:r>
              <w:rPr>
                <w:rFonts w:ascii="Times New Roman" w:hAnsi="Times New Roman" w:cs="Times New Roman"/>
                <w:color w:val="000000" w:themeColor="text1"/>
              </w:rPr>
              <w:t>Illilouette</w:t>
            </w:r>
            <w:proofErr w:type="spellEnd"/>
            <w:r>
              <w:rPr>
                <w:rFonts w:ascii="Times New Roman" w:hAnsi="Times New Roman" w:cs="Times New Roman"/>
                <w:color w:val="000000" w:themeColor="text1"/>
              </w:rPr>
              <w:t xml:space="preserve"> Creek at base of </w:t>
            </w:r>
            <w:proofErr w:type="spellStart"/>
            <w:r>
              <w:rPr>
                <w:rFonts w:ascii="Times New Roman" w:hAnsi="Times New Roman" w:cs="Times New Roman"/>
                <w:color w:val="000000" w:themeColor="text1"/>
              </w:rPr>
              <w:t>Illilouette</w:t>
            </w:r>
            <w:proofErr w:type="spellEnd"/>
            <w:r>
              <w:rPr>
                <w:rFonts w:ascii="Times New Roman" w:hAnsi="Times New Roman" w:cs="Times New Roman"/>
                <w:color w:val="000000" w:themeColor="text1"/>
              </w:rPr>
              <w:t xml:space="preserve"> Falls</w:t>
            </w:r>
          </w:p>
        </w:tc>
        <w:tc>
          <w:tcPr>
            <w:tcW w:w="1170" w:type="dxa"/>
          </w:tcPr>
          <w:p w14:paraId="156AFC99"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Modeled (</w:t>
            </w:r>
            <w:proofErr w:type="spellStart"/>
            <w:r>
              <w:rPr>
                <w:rFonts w:ascii="Times New Roman" w:hAnsi="Times New Roman" w:cs="Times New Roman"/>
                <w:color w:val="000000" w:themeColor="text1"/>
              </w:rPr>
              <w:t>Boisramé</w:t>
            </w:r>
            <w:proofErr w:type="spellEnd"/>
            <w:r>
              <w:rPr>
                <w:rFonts w:ascii="Times New Roman" w:hAnsi="Times New Roman" w:cs="Times New Roman"/>
                <w:color w:val="000000" w:themeColor="text1"/>
              </w:rPr>
              <w:t xml:space="preserve"> et al. 2019, in press)</w:t>
            </w:r>
          </w:p>
        </w:tc>
        <w:tc>
          <w:tcPr>
            <w:tcW w:w="1530" w:type="dxa"/>
          </w:tcPr>
          <w:p w14:paraId="44693BD2" w14:textId="77777777" w:rsidR="009D4D41" w:rsidRDefault="009D4D41" w:rsidP="00721559">
            <w:pPr>
              <w:rPr>
                <w:rFonts w:ascii="Times New Roman" w:hAnsi="Times New Roman" w:cs="Times New Roman"/>
                <w:color w:val="000000" w:themeColor="text1"/>
              </w:rPr>
            </w:pPr>
            <w:r w:rsidRPr="006B24D4">
              <w:rPr>
                <w:rFonts w:ascii="Times New Roman" w:hAnsi="Times New Roman" w:cs="Times New Roman"/>
                <w:color w:val="000000" w:themeColor="text1"/>
              </w:rPr>
              <w:t>37°43</w:t>
            </w:r>
            <w:r>
              <w:rPr>
                <w:rFonts w:ascii="Times New Roman" w:hAnsi="Times New Roman" w:cs="Times New Roman"/>
              </w:rPr>
              <w:t>’</w:t>
            </w:r>
            <w:r w:rsidRPr="006B24D4">
              <w:rPr>
                <w:rFonts w:ascii="Times New Roman" w:hAnsi="Times New Roman" w:cs="Times New Roman"/>
                <w:color w:val="000000" w:themeColor="text1"/>
              </w:rPr>
              <w:t>32</w:t>
            </w:r>
            <w:r w:rsidRPr="00EF599F">
              <w:rPr>
                <w:rFonts w:ascii="Times New Roman" w:hAnsi="Times New Roman" w:cs="Times New Roman"/>
              </w:rPr>
              <w:t>”</w:t>
            </w:r>
            <w:r>
              <w:rPr>
                <w:rFonts w:ascii="Times New Roman" w:hAnsi="Times New Roman" w:cs="Times New Roman"/>
              </w:rPr>
              <w:t xml:space="preserve"> </w:t>
            </w:r>
            <w:r w:rsidRPr="006B24D4">
              <w:rPr>
                <w:rFonts w:ascii="Times New Roman" w:hAnsi="Times New Roman" w:cs="Times New Roman"/>
                <w:color w:val="000000" w:themeColor="text1"/>
              </w:rPr>
              <w:t>N</w:t>
            </w:r>
            <w:r>
              <w:rPr>
                <w:rFonts w:ascii="Times New Roman" w:hAnsi="Times New Roman" w:cs="Times New Roman"/>
                <w:color w:val="000000" w:themeColor="text1"/>
              </w:rPr>
              <w:t xml:space="preserve"> 119°33</w:t>
            </w:r>
            <w:r>
              <w:rPr>
                <w:rFonts w:ascii="Times New Roman" w:hAnsi="Times New Roman" w:cs="Times New Roman"/>
              </w:rPr>
              <w:t>’</w:t>
            </w:r>
            <w:r>
              <w:rPr>
                <w:rFonts w:ascii="Times New Roman" w:hAnsi="Times New Roman" w:cs="Times New Roman"/>
                <w:color w:val="000000" w:themeColor="text1"/>
              </w:rPr>
              <w:t>27</w:t>
            </w:r>
            <w:r w:rsidRPr="00EF599F">
              <w:rPr>
                <w:rFonts w:ascii="Times New Roman" w:hAnsi="Times New Roman" w:cs="Times New Roman"/>
              </w:rPr>
              <w:t>”</w:t>
            </w:r>
            <w:r>
              <w:rPr>
                <w:rFonts w:ascii="Times New Roman" w:hAnsi="Times New Roman" w:cs="Times New Roman"/>
              </w:rPr>
              <w:t xml:space="preserve"> </w:t>
            </w:r>
            <w:r w:rsidRPr="006B24D4">
              <w:rPr>
                <w:rFonts w:ascii="Times New Roman" w:hAnsi="Times New Roman" w:cs="Times New Roman"/>
                <w:color w:val="000000" w:themeColor="text1"/>
              </w:rPr>
              <w:t xml:space="preserve">W  </w:t>
            </w:r>
          </w:p>
        </w:tc>
        <w:tc>
          <w:tcPr>
            <w:tcW w:w="1530" w:type="dxa"/>
          </w:tcPr>
          <w:p w14:paraId="1428B0A6"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150</w:t>
            </w:r>
            <w:r w:rsidRPr="00EF599F">
              <w:rPr>
                <w:rFonts w:ascii="Times New Roman" w:hAnsi="Times New Roman" w:cs="Times New Roman"/>
              </w:rPr>
              <w:t xml:space="preserve"> km</w:t>
            </w:r>
            <w:r w:rsidRPr="00EF599F">
              <w:rPr>
                <w:rFonts w:ascii="Times New Roman" w:hAnsi="Times New Roman" w:cs="Times New Roman"/>
                <w:vertAlign w:val="superscript"/>
              </w:rPr>
              <w:t>2</w:t>
            </w:r>
          </w:p>
        </w:tc>
        <w:tc>
          <w:tcPr>
            <w:tcW w:w="810" w:type="dxa"/>
          </w:tcPr>
          <w:p w14:paraId="780D7D1C"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1972-2017</w:t>
            </w:r>
          </w:p>
        </w:tc>
        <w:tc>
          <w:tcPr>
            <w:tcW w:w="1525" w:type="dxa"/>
          </w:tcPr>
          <w:p w14:paraId="38858CD7" w14:textId="77777777" w:rsidR="009D4D41" w:rsidRDefault="009D4D41" w:rsidP="00721559">
            <w:pPr>
              <w:rPr>
                <w:rFonts w:ascii="Times New Roman" w:hAnsi="Times New Roman" w:cs="Times New Roman"/>
                <w:color w:val="000000" w:themeColor="text1"/>
              </w:rPr>
            </w:pPr>
            <w:r w:rsidRPr="00EF599F">
              <w:rPr>
                <w:rFonts w:ascii="Times New Roman" w:hAnsi="Times New Roman" w:cs="Times New Roman"/>
              </w:rPr>
              <w:t>0.9 m/year</w:t>
            </w:r>
          </w:p>
        </w:tc>
      </w:tr>
      <w:tr w:rsidR="009D4D41" w14:paraId="1C8B03FE" w14:textId="77777777" w:rsidTr="00721559">
        <w:tc>
          <w:tcPr>
            <w:tcW w:w="1255" w:type="dxa"/>
          </w:tcPr>
          <w:p w14:paraId="15B80C55"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Merced</w:t>
            </w:r>
          </w:p>
        </w:tc>
        <w:tc>
          <w:tcPr>
            <w:tcW w:w="1530" w:type="dxa"/>
          </w:tcPr>
          <w:p w14:paraId="50BDE707"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 xml:space="preserve">Merced River at Happy Isles </w:t>
            </w:r>
            <w:r>
              <w:rPr>
                <w:rFonts w:ascii="Times New Roman" w:hAnsi="Times New Roman" w:cs="Times New Roman"/>
              </w:rPr>
              <w:t xml:space="preserve">Bridge </w:t>
            </w:r>
            <w:proofErr w:type="spellStart"/>
            <w:r>
              <w:rPr>
                <w:rFonts w:ascii="Times New Roman" w:hAnsi="Times New Roman" w:cs="Times New Roman"/>
              </w:rPr>
              <w:t>nr</w:t>
            </w:r>
            <w:proofErr w:type="spellEnd"/>
            <w:r>
              <w:rPr>
                <w:rFonts w:ascii="Times New Roman" w:hAnsi="Times New Roman" w:cs="Times New Roman"/>
              </w:rPr>
              <w:t xml:space="preserve"> Yosemite CA</w:t>
            </w:r>
          </w:p>
        </w:tc>
        <w:tc>
          <w:tcPr>
            <w:tcW w:w="1170" w:type="dxa"/>
          </w:tcPr>
          <w:p w14:paraId="2054E2B1" w14:textId="77777777" w:rsidR="009D4D41" w:rsidRDefault="009D4D41" w:rsidP="00721559">
            <w:pPr>
              <w:rPr>
                <w:rFonts w:ascii="Times New Roman" w:hAnsi="Times New Roman" w:cs="Times New Roman"/>
                <w:color w:val="000000" w:themeColor="text1"/>
              </w:rPr>
            </w:pPr>
            <w:r>
              <w:rPr>
                <w:rFonts w:ascii="Times New Roman" w:hAnsi="Times New Roman" w:cs="Times New Roman"/>
              </w:rPr>
              <w:t xml:space="preserve">USGS </w:t>
            </w:r>
            <w:r w:rsidRPr="00335FA9">
              <w:rPr>
                <w:rFonts w:ascii="Times New Roman" w:hAnsi="Times New Roman" w:cs="Times New Roman"/>
              </w:rPr>
              <w:t>11264500</w:t>
            </w:r>
          </w:p>
        </w:tc>
        <w:tc>
          <w:tcPr>
            <w:tcW w:w="1530" w:type="dxa"/>
          </w:tcPr>
          <w:p w14:paraId="73897065"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37°43’53</w:t>
            </w:r>
            <w:r w:rsidRPr="00EF599F">
              <w:rPr>
                <w:rFonts w:ascii="Times New Roman" w:hAnsi="Times New Roman" w:cs="Times New Roman"/>
              </w:rPr>
              <w:t>”</w:t>
            </w:r>
            <w:r>
              <w:rPr>
                <w:rFonts w:ascii="Times New Roman" w:hAnsi="Times New Roman" w:cs="Times New Roman"/>
                <w:color w:val="000000" w:themeColor="text1"/>
              </w:rPr>
              <w:t xml:space="preserve"> N 119°33’33</w:t>
            </w:r>
            <w:r w:rsidRPr="00EF599F">
              <w:rPr>
                <w:rFonts w:ascii="Times New Roman" w:hAnsi="Times New Roman" w:cs="Times New Roman"/>
              </w:rPr>
              <w:t>”</w:t>
            </w:r>
            <w:r>
              <w:rPr>
                <w:rFonts w:ascii="Times New Roman" w:hAnsi="Times New Roman" w:cs="Times New Roman"/>
                <w:color w:val="000000" w:themeColor="text1"/>
              </w:rPr>
              <w:t xml:space="preserve"> W</w:t>
            </w:r>
          </w:p>
        </w:tc>
        <w:tc>
          <w:tcPr>
            <w:tcW w:w="1530" w:type="dxa"/>
          </w:tcPr>
          <w:p w14:paraId="7AA9D98F" w14:textId="77777777" w:rsidR="009D4D41" w:rsidRDefault="009D4D41" w:rsidP="00721559">
            <w:pPr>
              <w:rPr>
                <w:rFonts w:ascii="Times New Roman" w:hAnsi="Times New Roman" w:cs="Times New Roman"/>
                <w:color w:val="000000" w:themeColor="text1"/>
              </w:rPr>
            </w:pPr>
            <w:r>
              <w:rPr>
                <w:rFonts w:ascii="Times New Roman" w:hAnsi="Times New Roman" w:cs="Times New Roman"/>
              </w:rPr>
              <w:t xml:space="preserve">469 </w:t>
            </w:r>
            <w:r w:rsidRPr="00EF599F">
              <w:rPr>
                <w:rFonts w:ascii="Times New Roman" w:hAnsi="Times New Roman" w:cs="Times New Roman"/>
              </w:rPr>
              <w:t>km</w:t>
            </w:r>
            <w:r w:rsidRPr="00EF599F">
              <w:rPr>
                <w:rFonts w:ascii="Times New Roman" w:hAnsi="Times New Roman" w:cs="Times New Roman"/>
                <w:vertAlign w:val="superscript"/>
              </w:rPr>
              <w:t>2</w:t>
            </w:r>
          </w:p>
        </w:tc>
        <w:tc>
          <w:tcPr>
            <w:tcW w:w="810" w:type="dxa"/>
          </w:tcPr>
          <w:p w14:paraId="610C415A" w14:textId="77777777" w:rsidR="009D4D41" w:rsidRDefault="009D4D41" w:rsidP="00721559">
            <w:pPr>
              <w:rPr>
                <w:rFonts w:ascii="Times New Roman" w:hAnsi="Times New Roman" w:cs="Times New Roman"/>
                <w:color w:val="000000" w:themeColor="text1"/>
              </w:rPr>
            </w:pPr>
            <w:r>
              <w:rPr>
                <w:rFonts w:ascii="Times New Roman" w:hAnsi="Times New Roman" w:cs="Times New Roman"/>
              </w:rPr>
              <w:t>1921-1958</w:t>
            </w:r>
          </w:p>
        </w:tc>
        <w:tc>
          <w:tcPr>
            <w:tcW w:w="1525" w:type="dxa"/>
          </w:tcPr>
          <w:p w14:paraId="2E340405"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0.66 m/</w:t>
            </w:r>
            <w:proofErr w:type="spellStart"/>
            <w:r>
              <w:rPr>
                <w:rFonts w:ascii="Times New Roman" w:hAnsi="Times New Roman" w:cs="Times New Roman"/>
                <w:color w:val="000000" w:themeColor="text1"/>
              </w:rPr>
              <w:t>yr</w:t>
            </w:r>
            <w:proofErr w:type="spellEnd"/>
          </w:p>
        </w:tc>
      </w:tr>
      <w:tr w:rsidR="009D4D41" w14:paraId="0C34EF92" w14:textId="77777777" w:rsidTr="00721559">
        <w:tc>
          <w:tcPr>
            <w:tcW w:w="1255" w:type="dxa"/>
          </w:tcPr>
          <w:p w14:paraId="1C24E863"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Merced</w:t>
            </w:r>
          </w:p>
        </w:tc>
        <w:tc>
          <w:tcPr>
            <w:tcW w:w="1530" w:type="dxa"/>
          </w:tcPr>
          <w:p w14:paraId="4EF3F1E2" w14:textId="77777777" w:rsidR="009D4D41" w:rsidRDefault="009D4D41" w:rsidP="00721559">
            <w:pPr>
              <w:rPr>
                <w:rFonts w:ascii="Times New Roman" w:hAnsi="Times New Roman" w:cs="Times New Roman"/>
                <w:color w:val="000000" w:themeColor="text1"/>
              </w:rPr>
            </w:pPr>
            <w:r>
              <w:rPr>
                <w:rFonts w:ascii="Times New Roman" w:hAnsi="Times New Roman" w:cs="Times New Roman"/>
              </w:rPr>
              <w:t xml:space="preserve">Merced River at </w:t>
            </w:r>
            <w:proofErr w:type="spellStart"/>
            <w:r>
              <w:rPr>
                <w:rFonts w:ascii="Times New Roman" w:hAnsi="Times New Roman" w:cs="Times New Roman"/>
              </w:rPr>
              <w:t>Pohono</w:t>
            </w:r>
            <w:proofErr w:type="spellEnd"/>
            <w:r>
              <w:rPr>
                <w:rFonts w:ascii="Times New Roman" w:hAnsi="Times New Roman" w:cs="Times New Roman"/>
              </w:rPr>
              <w:t xml:space="preserve"> Bridge </w:t>
            </w:r>
            <w:proofErr w:type="spellStart"/>
            <w:r>
              <w:rPr>
                <w:rFonts w:ascii="Times New Roman" w:hAnsi="Times New Roman" w:cs="Times New Roman"/>
              </w:rPr>
              <w:t>nr</w:t>
            </w:r>
            <w:proofErr w:type="spellEnd"/>
            <w:r>
              <w:rPr>
                <w:rFonts w:ascii="Times New Roman" w:hAnsi="Times New Roman" w:cs="Times New Roman"/>
              </w:rPr>
              <w:t xml:space="preserve"> Yosemite CA</w:t>
            </w:r>
          </w:p>
        </w:tc>
        <w:tc>
          <w:tcPr>
            <w:tcW w:w="1170" w:type="dxa"/>
          </w:tcPr>
          <w:p w14:paraId="7F9355B9"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 xml:space="preserve">USGS </w:t>
            </w:r>
            <w:r w:rsidRPr="00335977">
              <w:rPr>
                <w:rFonts w:ascii="Times New Roman" w:hAnsi="Times New Roman" w:cs="Times New Roman"/>
              </w:rPr>
              <w:t>11266500</w:t>
            </w:r>
          </w:p>
        </w:tc>
        <w:tc>
          <w:tcPr>
            <w:tcW w:w="1530" w:type="dxa"/>
          </w:tcPr>
          <w:p w14:paraId="524C8641" w14:textId="77777777" w:rsidR="009D4D41" w:rsidRDefault="009D4D41" w:rsidP="00721559">
            <w:pPr>
              <w:rPr>
                <w:rFonts w:ascii="Times New Roman" w:hAnsi="Times New Roman" w:cs="Times New Roman"/>
                <w:color w:val="000000" w:themeColor="text1"/>
              </w:rPr>
            </w:pPr>
          </w:p>
        </w:tc>
        <w:tc>
          <w:tcPr>
            <w:tcW w:w="1530" w:type="dxa"/>
          </w:tcPr>
          <w:p w14:paraId="5CC742C1" w14:textId="77777777" w:rsidR="009D4D41" w:rsidRDefault="009D4D41" w:rsidP="00721559">
            <w:pPr>
              <w:rPr>
                <w:rFonts w:ascii="Times New Roman" w:hAnsi="Times New Roman" w:cs="Times New Roman"/>
                <w:color w:val="000000" w:themeColor="text1"/>
              </w:rPr>
            </w:pPr>
            <w:r>
              <w:rPr>
                <w:rFonts w:ascii="Times New Roman" w:hAnsi="Times New Roman" w:cs="Times New Roman"/>
              </w:rPr>
              <w:t>831</w:t>
            </w:r>
            <w:r w:rsidRPr="00CC14D9">
              <w:rPr>
                <w:rFonts w:ascii="Times New Roman" w:hAnsi="Times New Roman" w:cs="Times New Roman"/>
              </w:rPr>
              <w:t xml:space="preserve"> </w:t>
            </w:r>
            <w:r w:rsidRPr="00EF599F">
              <w:rPr>
                <w:rFonts w:ascii="Times New Roman" w:hAnsi="Times New Roman" w:cs="Times New Roman"/>
              </w:rPr>
              <w:t>km</w:t>
            </w:r>
            <w:r w:rsidRPr="00EF599F">
              <w:rPr>
                <w:rFonts w:ascii="Times New Roman" w:hAnsi="Times New Roman" w:cs="Times New Roman"/>
                <w:vertAlign w:val="superscript"/>
              </w:rPr>
              <w:t>2</w:t>
            </w:r>
          </w:p>
        </w:tc>
        <w:tc>
          <w:tcPr>
            <w:tcW w:w="810" w:type="dxa"/>
          </w:tcPr>
          <w:p w14:paraId="6358C977" w14:textId="77777777" w:rsidR="009D4D41" w:rsidRDefault="009D4D41" w:rsidP="00721559">
            <w:pPr>
              <w:rPr>
                <w:rFonts w:ascii="Times New Roman" w:hAnsi="Times New Roman" w:cs="Times New Roman"/>
                <w:color w:val="000000" w:themeColor="text1"/>
              </w:rPr>
            </w:pPr>
            <w:r>
              <w:rPr>
                <w:rFonts w:ascii="Times New Roman" w:hAnsi="Times New Roman" w:cs="Times New Roman"/>
              </w:rPr>
              <w:t>1921-1958</w:t>
            </w:r>
          </w:p>
        </w:tc>
        <w:tc>
          <w:tcPr>
            <w:tcW w:w="1525" w:type="dxa"/>
          </w:tcPr>
          <w:p w14:paraId="6035D4E3" w14:textId="77777777" w:rsidR="009D4D41" w:rsidRDefault="009D4D41" w:rsidP="00721559">
            <w:pPr>
              <w:rPr>
                <w:rFonts w:ascii="Times New Roman" w:hAnsi="Times New Roman" w:cs="Times New Roman"/>
                <w:color w:val="000000" w:themeColor="text1"/>
              </w:rPr>
            </w:pPr>
            <w:r>
              <w:rPr>
                <w:rFonts w:ascii="Times New Roman" w:hAnsi="Times New Roman" w:cs="Times New Roman"/>
                <w:color w:val="000000" w:themeColor="text1"/>
              </w:rPr>
              <w:t>0.65 m/</w:t>
            </w:r>
            <w:proofErr w:type="spellStart"/>
            <w:r>
              <w:rPr>
                <w:rFonts w:ascii="Times New Roman" w:hAnsi="Times New Roman" w:cs="Times New Roman"/>
                <w:color w:val="000000" w:themeColor="text1"/>
              </w:rPr>
              <w:t>yr</w:t>
            </w:r>
            <w:proofErr w:type="spellEnd"/>
          </w:p>
        </w:tc>
      </w:tr>
    </w:tbl>
    <w:p w14:paraId="76D69E3E" w14:textId="674D87CA" w:rsidR="00441D44" w:rsidRPr="0016288C" w:rsidRDefault="00441D44">
      <w:pPr>
        <w:rPr>
          <w:rFonts w:ascii="Times New Roman" w:eastAsiaTheme="majorEastAsia" w:hAnsi="Times New Roman" w:cs="Times New Roman"/>
          <w:color w:val="000000" w:themeColor="text1"/>
          <w:sz w:val="32"/>
          <w:szCs w:val="32"/>
        </w:rPr>
      </w:pPr>
      <w:r w:rsidRPr="0016288C">
        <w:rPr>
          <w:rFonts w:ascii="Times New Roman" w:hAnsi="Times New Roman" w:cs="Times New Roman"/>
          <w:color w:val="000000" w:themeColor="text1"/>
        </w:rPr>
        <w:br w:type="page"/>
      </w:r>
    </w:p>
    <w:p w14:paraId="65978443" w14:textId="7E9A33D0" w:rsidR="00CF5D1A" w:rsidRPr="0016288C" w:rsidRDefault="00CF5D1A" w:rsidP="00CF5D1A">
      <w:pPr>
        <w:pStyle w:val="Heading1"/>
        <w:rPr>
          <w:rFonts w:ascii="Times New Roman" w:hAnsi="Times New Roman" w:cs="Times New Roman"/>
          <w:color w:val="000000" w:themeColor="text1"/>
        </w:rPr>
      </w:pPr>
      <w:r w:rsidRPr="0016288C">
        <w:rPr>
          <w:rFonts w:ascii="Times New Roman" w:hAnsi="Times New Roman" w:cs="Times New Roman"/>
          <w:color w:val="000000" w:themeColor="text1"/>
        </w:rPr>
        <w:lastRenderedPageBreak/>
        <w:t xml:space="preserve">Appendix </w:t>
      </w:r>
      <w:r w:rsidR="00BC764E">
        <w:rPr>
          <w:rFonts w:ascii="Times New Roman" w:hAnsi="Times New Roman" w:cs="Times New Roman"/>
          <w:color w:val="000000" w:themeColor="text1"/>
        </w:rPr>
        <w:t>B</w:t>
      </w:r>
      <w:r w:rsidRPr="0016288C">
        <w:rPr>
          <w:rFonts w:ascii="Times New Roman" w:hAnsi="Times New Roman" w:cs="Times New Roman"/>
          <w:color w:val="000000" w:themeColor="text1"/>
        </w:rPr>
        <w:t xml:space="preserve">: Sugarloaf Creek Basin and </w:t>
      </w:r>
      <w:proofErr w:type="spellStart"/>
      <w:r w:rsidRPr="0016288C">
        <w:rPr>
          <w:rFonts w:ascii="Times New Roman" w:hAnsi="Times New Roman" w:cs="Times New Roman"/>
          <w:color w:val="000000" w:themeColor="text1"/>
        </w:rPr>
        <w:t>Illilouette</w:t>
      </w:r>
      <w:proofErr w:type="spellEnd"/>
      <w:r w:rsidRPr="0016288C">
        <w:rPr>
          <w:rFonts w:ascii="Times New Roman" w:hAnsi="Times New Roman" w:cs="Times New Roman"/>
          <w:color w:val="000000" w:themeColor="text1"/>
        </w:rPr>
        <w:t xml:space="preserve"> Creek Basin weather station sites</w:t>
      </w:r>
    </w:p>
    <w:p w14:paraId="00B9E7FE" w14:textId="77777777" w:rsidR="00CF5D1A" w:rsidRPr="0016288C" w:rsidRDefault="00CF5D1A" w:rsidP="00CF5D1A">
      <w:pPr>
        <w:rPr>
          <w:rFonts w:ascii="Times New Roman" w:hAnsi="Times New Roman" w:cs="Times New Roman"/>
          <w:color w:val="000000" w:themeColor="text1"/>
        </w:rPr>
      </w:pPr>
    </w:p>
    <w:p w14:paraId="74DF3360" w14:textId="697E6FC7" w:rsidR="00EE4159" w:rsidRDefault="002F3625" w:rsidP="0021536B">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We installed three temporary weather stations in Sugarloaf Creek Basin (SCB) in September 2016, with one weather station each in </w:t>
      </w:r>
      <w:r w:rsidRPr="00EF599F">
        <w:rPr>
          <w:rFonts w:ascii="Times New Roman" w:hAnsi="Times New Roman" w:cs="Times New Roman"/>
          <w:color w:val="000000" w:themeColor="text1"/>
        </w:rPr>
        <w:t>dense meadow, shrub, and mature mixed conifer vegetation types</w:t>
      </w:r>
      <w:r w:rsidR="006509C3">
        <w:rPr>
          <w:rFonts w:ascii="Times New Roman" w:hAnsi="Times New Roman" w:cs="Times New Roman"/>
          <w:color w:val="000000" w:themeColor="text1"/>
        </w:rPr>
        <w:t>, and all sites located within 200m of each other</w:t>
      </w:r>
      <w:r>
        <w:rPr>
          <w:rFonts w:ascii="Times New Roman" w:hAnsi="Times New Roman" w:cs="Times New Roman"/>
          <w:color w:val="000000" w:themeColor="text1"/>
        </w:rPr>
        <w:t xml:space="preserve">. </w:t>
      </w:r>
      <w:r w:rsidRPr="00EF599F">
        <w:rPr>
          <w:rFonts w:ascii="Times New Roman" w:hAnsi="Times New Roman" w:cs="Times New Roman"/>
          <w:color w:val="000000" w:themeColor="text1"/>
        </w:rPr>
        <w:t xml:space="preserve">The dense meadow weather station site </w:t>
      </w:r>
      <w:r w:rsidR="006509C3">
        <w:rPr>
          <w:rFonts w:ascii="Times New Roman" w:hAnsi="Times New Roman" w:cs="Times New Roman"/>
          <w:color w:val="000000" w:themeColor="text1"/>
        </w:rPr>
        <w:t>has</w:t>
      </w:r>
      <w:r w:rsidRPr="00EF599F">
        <w:rPr>
          <w:rFonts w:ascii="Times New Roman" w:hAnsi="Times New Roman" w:cs="Times New Roman"/>
          <w:color w:val="000000" w:themeColor="text1"/>
        </w:rPr>
        <w:t xml:space="preserve"> </w:t>
      </w:r>
      <w:r w:rsidR="006509C3">
        <w:rPr>
          <w:rFonts w:ascii="Times New Roman" w:hAnsi="Times New Roman" w:cs="Times New Roman"/>
          <w:color w:val="000000" w:themeColor="text1"/>
        </w:rPr>
        <w:t xml:space="preserve">dense </w:t>
      </w:r>
      <w:r w:rsidRPr="00EF599F">
        <w:rPr>
          <w:rFonts w:ascii="Times New Roman" w:hAnsi="Times New Roman" w:cs="Times New Roman"/>
          <w:color w:val="000000" w:themeColor="text1"/>
        </w:rPr>
        <w:t>grass cover</w:t>
      </w:r>
      <w:r w:rsidR="006509C3">
        <w:rPr>
          <w:rFonts w:ascii="Times New Roman" w:hAnsi="Times New Roman" w:cs="Times New Roman"/>
          <w:color w:val="000000" w:themeColor="text1"/>
        </w:rPr>
        <w:t xml:space="preserve"> with</w:t>
      </w:r>
      <w:r>
        <w:rPr>
          <w:rFonts w:ascii="Times New Roman" w:hAnsi="Times New Roman" w:cs="Times New Roman"/>
          <w:color w:val="000000" w:themeColor="text1"/>
        </w:rPr>
        <w:t xml:space="preserve"> </w:t>
      </w:r>
      <w:r w:rsidRPr="00EF599F">
        <w:rPr>
          <w:rFonts w:ascii="Times New Roman" w:hAnsi="Times New Roman" w:cs="Times New Roman"/>
          <w:color w:val="000000" w:themeColor="text1"/>
        </w:rPr>
        <w:t xml:space="preserve">some conifer regeneration, but no overstory above the weather station. </w:t>
      </w:r>
      <w:r w:rsidR="006509C3">
        <w:rPr>
          <w:rFonts w:ascii="Times New Roman" w:hAnsi="Times New Roman" w:cs="Times New Roman"/>
          <w:color w:val="000000" w:themeColor="text1"/>
        </w:rPr>
        <w:t>It</w:t>
      </w:r>
      <w:r w:rsidR="006509C3" w:rsidRPr="00EF599F">
        <w:rPr>
          <w:rFonts w:ascii="Times New Roman" w:hAnsi="Times New Roman" w:cs="Times New Roman"/>
          <w:color w:val="000000" w:themeColor="text1"/>
        </w:rPr>
        <w:t xml:space="preserve"> </w:t>
      </w:r>
      <w:r w:rsidR="00EE4159">
        <w:rPr>
          <w:rFonts w:ascii="Times New Roman" w:hAnsi="Times New Roman" w:cs="Times New Roman"/>
          <w:color w:val="000000" w:themeColor="text1"/>
        </w:rPr>
        <w:t xml:space="preserve">is situated </w:t>
      </w:r>
      <w:r>
        <w:rPr>
          <w:rFonts w:ascii="Times New Roman" w:hAnsi="Times New Roman" w:cs="Times New Roman"/>
          <w:color w:val="000000" w:themeColor="text1"/>
        </w:rPr>
        <w:t>in a</w:t>
      </w:r>
      <w:r w:rsidR="006509C3">
        <w:rPr>
          <w:rFonts w:ascii="Times New Roman" w:hAnsi="Times New Roman" w:cs="Times New Roman"/>
          <w:color w:val="000000" w:themeColor="text1"/>
        </w:rPr>
        <w:t>n</w:t>
      </w:r>
      <w:r>
        <w:rPr>
          <w:rFonts w:ascii="Times New Roman" w:hAnsi="Times New Roman" w:cs="Times New Roman"/>
          <w:color w:val="000000" w:themeColor="text1"/>
        </w:rPr>
        <w:t xml:space="preserve"> </w:t>
      </w:r>
      <w:r w:rsidR="006509C3">
        <w:rPr>
          <w:rFonts w:ascii="Times New Roman" w:hAnsi="Times New Roman" w:cs="Times New Roman"/>
          <w:color w:val="000000" w:themeColor="text1"/>
        </w:rPr>
        <w:t>area</w:t>
      </w:r>
      <w:r>
        <w:rPr>
          <w:rFonts w:ascii="Times New Roman" w:hAnsi="Times New Roman" w:cs="Times New Roman"/>
          <w:color w:val="000000" w:themeColor="text1"/>
        </w:rPr>
        <w:t xml:space="preserve"> that</w:t>
      </w:r>
      <w:r w:rsidRPr="00EF599F">
        <w:rPr>
          <w:rFonts w:ascii="Times New Roman" w:hAnsi="Times New Roman" w:cs="Times New Roman"/>
          <w:color w:val="000000" w:themeColor="text1"/>
        </w:rPr>
        <w:t xml:space="preserve"> burned at high severity in 2003</w:t>
      </w:r>
      <w:r>
        <w:rPr>
          <w:rFonts w:ascii="Times New Roman" w:hAnsi="Times New Roman" w:cs="Times New Roman"/>
          <w:color w:val="000000" w:themeColor="text1"/>
        </w:rPr>
        <w:t xml:space="preserve">. </w:t>
      </w:r>
      <w:r w:rsidRPr="00EF599F">
        <w:rPr>
          <w:rFonts w:ascii="Times New Roman" w:hAnsi="Times New Roman" w:cs="Times New Roman"/>
          <w:color w:val="000000" w:themeColor="text1"/>
        </w:rPr>
        <w:t xml:space="preserve">The shrub </w:t>
      </w:r>
      <w:r w:rsidR="006509C3">
        <w:rPr>
          <w:rFonts w:ascii="Times New Roman" w:hAnsi="Times New Roman" w:cs="Times New Roman"/>
          <w:color w:val="000000" w:themeColor="text1"/>
        </w:rPr>
        <w:t xml:space="preserve">weather station consists of </w:t>
      </w:r>
      <w:r w:rsidRPr="00EF599F">
        <w:rPr>
          <w:rFonts w:ascii="Times New Roman" w:hAnsi="Times New Roman" w:cs="Times New Roman"/>
          <w:color w:val="000000" w:themeColor="text1"/>
        </w:rPr>
        <w:t xml:space="preserve">whitethorn ceanothus </w:t>
      </w:r>
      <w:r>
        <w:rPr>
          <w:rFonts w:ascii="Times New Roman" w:hAnsi="Times New Roman" w:cs="Times New Roman"/>
          <w:color w:val="000000" w:themeColor="text1"/>
        </w:rPr>
        <w:t>(</w:t>
      </w:r>
      <w:proofErr w:type="spellStart"/>
      <w:r w:rsidRPr="00C423A8">
        <w:rPr>
          <w:rFonts w:ascii="Times New Roman" w:hAnsi="Times New Roman" w:cs="Times New Roman"/>
          <w:i/>
          <w:color w:val="000000" w:themeColor="text1"/>
        </w:rPr>
        <w:t>Ceanothus</w:t>
      </w:r>
      <w:proofErr w:type="spellEnd"/>
      <w:r w:rsidRPr="00C423A8">
        <w:rPr>
          <w:rFonts w:ascii="Times New Roman" w:hAnsi="Times New Roman" w:cs="Times New Roman"/>
          <w:i/>
          <w:color w:val="000000" w:themeColor="text1"/>
        </w:rPr>
        <w:t xml:space="preserve"> </w:t>
      </w:r>
      <w:proofErr w:type="spellStart"/>
      <w:r w:rsidRPr="00C423A8">
        <w:rPr>
          <w:rFonts w:ascii="Times New Roman" w:hAnsi="Times New Roman" w:cs="Times New Roman"/>
          <w:i/>
          <w:color w:val="000000" w:themeColor="text1"/>
        </w:rPr>
        <w:t>cordulatus</w:t>
      </w:r>
      <w:proofErr w:type="spellEnd"/>
      <w:r>
        <w:rPr>
          <w:rFonts w:ascii="Times New Roman" w:hAnsi="Times New Roman" w:cs="Times New Roman"/>
          <w:color w:val="000000" w:themeColor="text1"/>
        </w:rPr>
        <w:t xml:space="preserve">) </w:t>
      </w:r>
      <w:r w:rsidR="006509C3">
        <w:rPr>
          <w:rFonts w:ascii="Times New Roman" w:hAnsi="Times New Roman" w:cs="Times New Roman"/>
          <w:color w:val="000000" w:themeColor="text1"/>
        </w:rPr>
        <w:t>interspersed with</w:t>
      </w:r>
      <w:r w:rsidRPr="00EF599F">
        <w:rPr>
          <w:rFonts w:ascii="Times New Roman" w:hAnsi="Times New Roman" w:cs="Times New Roman"/>
          <w:color w:val="000000" w:themeColor="text1"/>
        </w:rPr>
        <w:t xml:space="preserve"> grasses, some conifer regeneration, </w:t>
      </w:r>
      <w:r w:rsidR="006509C3">
        <w:rPr>
          <w:rFonts w:ascii="Times New Roman" w:hAnsi="Times New Roman" w:cs="Times New Roman"/>
          <w:color w:val="000000" w:themeColor="text1"/>
        </w:rPr>
        <w:t>and</w:t>
      </w:r>
      <w:r w:rsidR="006509C3" w:rsidRPr="00EF599F">
        <w:rPr>
          <w:rFonts w:ascii="Times New Roman" w:hAnsi="Times New Roman" w:cs="Times New Roman"/>
          <w:color w:val="000000" w:themeColor="text1"/>
        </w:rPr>
        <w:t xml:space="preserve"> </w:t>
      </w:r>
      <w:r w:rsidRPr="00EF599F">
        <w:rPr>
          <w:rFonts w:ascii="Times New Roman" w:hAnsi="Times New Roman" w:cs="Times New Roman"/>
          <w:color w:val="000000" w:themeColor="text1"/>
        </w:rPr>
        <w:t>no overstory above the station</w:t>
      </w:r>
      <w:r w:rsidR="006509C3">
        <w:rPr>
          <w:rFonts w:ascii="Times New Roman" w:hAnsi="Times New Roman" w:cs="Times New Roman"/>
          <w:color w:val="000000" w:themeColor="text1"/>
        </w:rPr>
        <w:t>. The SCB shrub site also burned at high severity in 2003</w:t>
      </w:r>
      <w:r w:rsidRPr="00EF599F">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EF599F">
        <w:rPr>
          <w:rFonts w:ascii="Times New Roman" w:hAnsi="Times New Roman" w:cs="Times New Roman"/>
          <w:color w:val="000000" w:themeColor="text1"/>
        </w:rPr>
        <w:t xml:space="preserve">The mixed conifer site </w:t>
      </w:r>
      <w:r w:rsidR="006509C3">
        <w:rPr>
          <w:rFonts w:ascii="Times New Roman" w:hAnsi="Times New Roman" w:cs="Times New Roman"/>
          <w:color w:val="000000" w:themeColor="text1"/>
        </w:rPr>
        <w:t>has</w:t>
      </w:r>
      <w:r w:rsidRPr="00EF599F">
        <w:rPr>
          <w:rFonts w:ascii="Times New Roman" w:hAnsi="Times New Roman" w:cs="Times New Roman"/>
          <w:color w:val="000000" w:themeColor="text1"/>
        </w:rPr>
        <w:t xml:space="preserve"> </w:t>
      </w:r>
      <w:r>
        <w:rPr>
          <w:rFonts w:ascii="Times New Roman" w:hAnsi="Times New Roman" w:cs="Times New Roman"/>
          <w:color w:val="000000" w:themeColor="text1"/>
        </w:rPr>
        <w:t>little herbaceous vegetation</w:t>
      </w:r>
      <w:r w:rsidRPr="00EF599F">
        <w:rPr>
          <w:rFonts w:ascii="Times New Roman" w:hAnsi="Times New Roman" w:cs="Times New Roman"/>
          <w:color w:val="000000" w:themeColor="text1"/>
        </w:rPr>
        <w:t>, and mature mixed conifers</w:t>
      </w:r>
      <w:r w:rsidR="006509C3">
        <w:rPr>
          <w:rFonts w:ascii="Times New Roman" w:hAnsi="Times New Roman" w:cs="Times New Roman"/>
          <w:color w:val="000000" w:themeColor="text1"/>
        </w:rPr>
        <w:t xml:space="preserve"> form </w:t>
      </w:r>
      <w:r w:rsidR="00893664">
        <w:rPr>
          <w:rFonts w:ascii="Times New Roman" w:hAnsi="Times New Roman" w:cs="Times New Roman"/>
          <w:color w:val="000000" w:themeColor="text1"/>
        </w:rPr>
        <w:t>the</w:t>
      </w:r>
      <w:r w:rsidR="006509C3">
        <w:rPr>
          <w:rFonts w:ascii="Times New Roman" w:hAnsi="Times New Roman" w:cs="Times New Roman"/>
          <w:color w:val="000000" w:themeColor="text1"/>
        </w:rPr>
        <w:t xml:space="preserve"> overstory</w:t>
      </w:r>
      <w:r w:rsidRPr="00EF599F">
        <w:rPr>
          <w:rFonts w:ascii="Times New Roman" w:hAnsi="Times New Roman" w:cs="Times New Roman"/>
          <w:color w:val="000000" w:themeColor="text1"/>
        </w:rPr>
        <w:t>. This site burned at low severity in 2003</w:t>
      </w:r>
      <w:r w:rsidR="006509C3">
        <w:rPr>
          <w:rFonts w:ascii="Times New Roman" w:hAnsi="Times New Roman" w:cs="Times New Roman"/>
          <w:color w:val="000000" w:themeColor="text1"/>
        </w:rPr>
        <w:t>. Fire severity characterizations are based on remote sensing, aerial photography and visual observations of tree mortality at each site.</w:t>
      </w:r>
      <w:r w:rsidRPr="00EF599F">
        <w:rPr>
          <w:rFonts w:ascii="Times New Roman" w:hAnsi="Times New Roman" w:cs="Times New Roman"/>
          <w:color w:val="000000" w:themeColor="text1"/>
        </w:rPr>
        <w:t xml:space="preserve"> </w:t>
      </w:r>
    </w:p>
    <w:p w14:paraId="1F09B141" w14:textId="191BA661" w:rsidR="00E103E5" w:rsidRDefault="006509C3" w:rsidP="00763CA2">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The weather stations generated incomplete</w:t>
      </w:r>
      <w:r w:rsidR="001B299F">
        <w:rPr>
          <w:rFonts w:ascii="Times New Roman" w:hAnsi="Times New Roman" w:cs="Times New Roman"/>
          <w:color w:val="000000" w:themeColor="text1"/>
        </w:rPr>
        <w:t xml:space="preserve"> precipitation record</w:t>
      </w:r>
      <w:r>
        <w:rPr>
          <w:rFonts w:ascii="Times New Roman" w:hAnsi="Times New Roman" w:cs="Times New Roman"/>
          <w:color w:val="000000" w:themeColor="text1"/>
        </w:rPr>
        <w:t>s</w:t>
      </w:r>
      <w:r w:rsidR="001B299F">
        <w:rPr>
          <w:rFonts w:ascii="Times New Roman" w:hAnsi="Times New Roman" w:cs="Times New Roman"/>
          <w:color w:val="000000" w:themeColor="text1"/>
        </w:rPr>
        <w:t xml:space="preserve"> due to frozen tipping bucket</w:t>
      </w:r>
      <w:r w:rsidR="00AB031A">
        <w:rPr>
          <w:rFonts w:ascii="Times New Roman" w:hAnsi="Times New Roman" w:cs="Times New Roman"/>
          <w:color w:val="000000" w:themeColor="text1"/>
        </w:rPr>
        <w:t>s</w:t>
      </w:r>
      <w:r w:rsidR="001B299F">
        <w:rPr>
          <w:rFonts w:ascii="Times New Roman" w:hAnsi="Times New Roman" w:cs="Times New Roman"/>
          <w:color w:val="000000" w:themeColor="text1"/>
        </w:rPr>
        <w:t xml:space="preserve">, </w:t>
      </w:r>
      <w:r w:rsidR="00AB031A">
        <w:rPr>
          <w:rFonts w:ascii="Times New Roman" w:hAnsi="Times New Roman" w:cs="Times New Roman"/>
          <w:color w:val="000000" w:themeColor="text1"/>
        </w:rPr>
        <w:t xml:space="preserve">downtime for </w:t>
      </w:r>
      <w:r w:rsidR="001B299F">
        <w:rPr>
          <w:rFonts w:ascii="Times New Roman" w:hAnsi="Times New Roman" w:cs="Times New Roman"/>
          <w:color w:val="000000" w:themeColor="text1"/>
        </w:rPr>
        <w:t xml:space="preserve">station maintenance, </w:t>
      </w:r>
      <w:r>
        <w:rPr>
          <w:rFonts w:ascii="Times New Roman" w:hAnsi="Times New Roman" w:cs="Times New Roman"/>
          <w:color w:val="000000" w:themeColor="text1"/>
        </w:rPr>
        <w:t xml:space="preserve">and </w:t>
      </w:r>
      <w:r w:rsidR="001B299F">
        <w:rPr>
          <w:rFonts w:ascii="Times New Roman" w:hAnsi="Times New Roman" w:cs="Times New Roman"/>
          <w:color w:val="000000" w:themeColor="text1"/>
        </w:rPr>
        <w:t>damage by wildlife</w:t>
      </w:r>
      <w:r>
        <w:rPr>
          <w:rFonts w:ascii="Times New Roman" w:hAnsi="Times New Roman" w:cs="Times New Roman"/>
          <w:color w:val="000000" w:themeColor="text1"/>
        </w:rPr>
        <w:t xml:space="preserve">. </w:t>
      </w:r>
      <w:r w:rsidR="001B299F">
        <w:rPr>
          <w:rFonts w:ascii="Times New Roman" w:hAnsi="Times New Roman" w:cs="Times New Roman"/>
          <w:color w:val="000000" w:themeColor="text1"/>
        </w:rPr>
        <w:t xml:space="preserve"> </w:t>
      </w:r>
      <w:r>
        <w:rPr>
          <w:rFonts w:ascii="Times New Roman" w:hAnsi="Times New Roman" w:cs="Times New Roman"/>
          <w:color w:val="000000" w:themeColor="text1"/>
        </w:rPr>
        <w:t>Where possible, we gap</w:t>
      </w:r>
      <w:r w:rsidR="00893664">
        <w:rPr>
          <w:rFonts w:ascii="Times New Roman" w:hAnsi="Times New Roman" w:cs="Times New Roman"/>
          <w:color w:val="000000" w:themeColor="text1"/>
        </w:rPr>
        <w:t>-</w:t>
      </w:r>
      <w:r>
        <w:rPr>
          <w:rFonts w:ascii="Times New Roman" w:hAnsi="Times New Roman" w:cs="Times New Roman"/>
          <w:color w:val="000000" w:themeColor="text1"/>
        </w:rPr>
        <w:t xml:space="preserve">filled precipitation at one station </w:t>
      </w:r>
      <w:r w:rsidR="00763CA2">
        <w:rPr>
          <w:rFonts w:ascii="Times New Roman" w:hAnsi="Times New Roman" w:cs="Times New Roman"/>
          <w:color w:val="000000" w:themeColor="text1"/>
        </w:rPr>
        <w:t xml:space="preserve">using </w:t>
      </w:r>
      <w:r w:rsidR="00763CA2" w:rsidRPr="0016288C">
        <w:rPr>
          <w:rFonts w:ascii="Times New Roman" w:hAnsi="Times New Roman" w:cs="Times New Roman"/>
          <w:color w:val="000000" w:themeColor="text1"/>
        </w:rPr>
        <w:t>predictive mean matching (</w:t>
      </w:r>
      <w:proofErr w:type="spellStart"/>
      <w:r w:rsidR="00763CA2" w:rsidRPr="0016288C">
        <w:rPr>
          <w:rFonts w:ascii="Times New Roman" w:hAnsi="Times New Roman" w:cs="Times New Roman"/>
          <w:color w:val="000000" w:themeColor="text1"/>
        </w:rPr>
        <w:t>mice.impute.pmm</w:t>
      </w:r>
      <w:proofErr w:type="spellEnd"/>
      <w:r w:rsidR="00763CA2" w:rsidRPr="0016288C">
        <w:rPr>
          <w:rFonts w:ascii="Times New Roman" w:hAnsi="Times New Roman" w:cs="Times New Roman"/>
          <w:color w:val="000000" w:themeColor="text1"/>
        </w:rPr>
        <w:t xml:space="preserve"> function in R package “MICE”) to perform multiple imputations of the missing data</w:t>
      </w:r>
      <w:r>
        <w:rPr>
          <w:rFonts w:ascii="Times New Roman" w:hAnsi="Times New Roman" w:cs="Times New Roman"/>
          <w:color w:val="000000" w:themeColor="text1"/>
        </w:rPr>
        <w:t xml:space="preserve">.  </w:t>
      </w:r>
      <w:r w:rsidR="00763CA2" w:rsidRPr="0016288C">
        <w:rPr>
          <w:rFonts w:ascii="Times New Roman" w:hAnsi="Times New Roman" w:cs="Times New Roman"/>
          <w:color w:val="000000" w:themeColor="text1"/>
        </w:rPr>
        <w:t xml:space="preserve">Predictive mean matching </w:t>
      </w:r>
      <w:r w:rsidR="00763CA2">
        <w:rPr>
          <w:rFonts w:ascii="Times New Roman" w:hAnsi="Times New Roman" w:cs="Times New Roman"/>
          <w:color w:val="000000" w:themeColor="text1"/>
        </w:rPr>
        <w:fldChar w:fldCharType="begin"/>
      </w:r>
      <w:r w:rsidR="00763CA2">
        <w:rPr>
          <w:rFonts w:ascii="Times New Roman" w:hAnsi="Times New Roman" w:cs="Times New Roman"/>
          <w:color w:val="000000" w:themeColor="text1"/>
        </w:rPr>
        <w:instrText xml:space="preserve"> ADDIN EN.CITE &lt;EndNote&gt;&lt;Cite&gt;&lt;Author&gt;Little&lt;/Author&gt;&lt;Year&gt;1988&lt;/Year&gt;&lt;RecNum&gt;3725&lt;/RecNum&gt;&lt;DisplayText&gt;(Little 1988)&lt;/DisplayText&gt;&lt;record&gt;&lt;rec-number&gt;3725&lt;/rec-number&gt;&lt;foreign-keys&gt;&lt;key app="EN" db-id="w0ppaavf8t2zvwe9f0oxa5rcervz0wedp050" timestamp="1552073918"&gt;3725&lt;/key&gt;&lt;/foreign-keys&gt;&lt;ref-type name="Journal Article"&gt;17&lt;/ref-type&gt;&lt;contributors&gt;&lt;authors&gt;&lt;author&gt;Little, Roderick J.A.&lt;/author&gt;&lt;/authors&gt;&lt;/contributors&gt;&lt;titles&gt;&lt;title&gt;Missing-data adjustments in large surveys&lt;/title&gt;&lt;secondary-title&gt;Journal of Business &amp;amp; Economic Statistics&lt;/secondary-title&gt;&lt;/titles&gt;&lt;periodical&gt;&lt;full-title&gt;Journal of Business &amp;amp; Economic Statistics&lt;/full-title&gt;&lt;/periodical&gt;&lt;pages&gt;287-296&lt;/pages&gt;&lt;volume&gt;6&lt;/volume&gt;&lt;number&gt;3&lt;/number&gt;&lt;dates&gt;&lt;year&gt;1988&lt;/year&gt;&lt;/dates&gt;&lt;isbn&gt;0735-0015&lt;/isbn&gt;&lt;urls&gt;&lt;/urls&gt;&lt;/record&gt;&lt;/Cite&gt;&lt;/EndNote&gt;</w:instrText>
      </w:r>
      <w:r w:rsidR="00763CA2">
        <w:rPr>
          <w:rFonts w:ascii="Times New Roman" w:hAnsi="Times New Roman" w:cs="Times New Roman"/>
          <w:color w:val="000000" w:themeColor="text1"/>
        </w:rPr>
        <w:fldChar w:fldCharType="separate"/>
      </w:r>
      <w:r w:rsidR="00763CA2">
        <w:rPr>
          <w:rFonts w:ascii="Times New Roman" w:hAnsi="Times New Roman" w:cs="Times New Roman"/>
          <w:noProof/>
          <w:color w:val="000000" w:themeColor="text1"/>
        </w:rPr>
        <w:t>(Little 1988)</w:t>
      </w:r>
      <w:r w:rsidR="00763CA2">
        <w:rPr>
          <w:rFonts w:ascii="Times New Roman" w:hAnsi="Times New Roman" w:cs="Times New Roman"/>
          <w:color w:val="000000" w:themeColor="text1"/>
        </w:rPr>
        <w:fldChar w:fldCharType="end"/>
      </w:r>
      <w:r w:rsidR="00763CA2">
        <w:rPr>
          <w:rFonts w:ascii="Times New Roman" w:hAnsi="Times New Roman" w:cs="Times New Roman"/>
          <w:color w:val="000000" w:themeColor="text1"/>
        </w:rPr>
        <w:t xml:space="preserve"> </w:t>
      </w:r>
      <w:r w:rsidR="00763CA2" w:rsidRPr="0016288C">
        <w:rPr>
          <w:rFonts w:ascii="Times New Roman" w:hAnsi="Times New Roman" w:cs="Times New Roman"/>
          <w:color w:val="000000" w:themeColor="text1"/>
        </w:rPr>
        <w:t xml:space="preserve">is an advantageous technique for large datasets having non-normal distributions, and discrete values with physical bounds (in our case precipitation cannot be less than zero). </w:t>
      </w:r>
      <w:r>
        <w:rPr>
          <w:rFonts w:ascii="Times New Roman" w:hAnsi="Times New Roman" w:cs="Times New Roman"/>
          <w:color w:val="000000" w:themeColor="text1"/>
        </w:rPr>
        <w:t>When all three stations were missing precipitation data we gap</w:t>
      </w:r>
      <w:r w:rsidR="00893664">
        <w:rPr>
          <w:rFonts w:ascii="Times New Roman" w:hAnsi="Times New Roman" w:cs="Times New Roman"/>
          <w:color w:val="000000" w:themeColor="text1"/>
        </w:rPr>
        <w:t>-</w:t>
      </w:r>
      <w:r>
        <w:rPr>
          <w:rFonts w:ascii="Times New Roman" w:hAnsi="Times New Roman" w:cs="Times New Roman"/>
          <w:color w:val="000000" w:themeColor="text1"/>
        </w:rPr>
        <w:t xml:space="preserve">filled using a combination of snowmelt (determined by decreases in snow depth, using an averaged density of 0.4 </w:t>
      </w:r>
      <w:proofErr w:type="spellStart"/>
      <w:r>
        <w:rPr>
          <w:rFonts w:ascii="Times New Roman" w:hAnsi="Times New Roman" w:cs="Times New Roman"/>
          <w:color w:val="000000" w:themeColor="text1"/>
        </w:rPr>
        <w:t>swe</w:t>
      </w:r>
      <w:proofErr w:type="spellEnd"/>
      <w:r>
        <w:rPr>
          <w:rFonts w:ascii="Times New Roman" w:hAnsi="Times New Roman" w:cs="Times New Roman"/>
          <w:color w:val="000000" w:themeColor="text1"/>
        </w:rPr>
        <w:t>/snow depth)</w:t>
      </w:r>
      <w:r w:rsidR="00AB031A">
        <w:rPr>
          <w:rFonts w:ascii="Times New Roman" w:hAnsi="Times New Roman" w:cs="Times New Roman"/>
          <w:color w:val="000000" w:themeColor="text1"/>
        </w:rPr>
        <w:t xml:space="preserve">, or observed </w:t>
      </w:r>
      <w:r w:rsidR="00763CA2">
        <w:rPr>
          <w:rFonts w:ascii="Times New Roman" w:hAnsi="Times New Roman" w:cs="Times New Roman"/>
          <w:color w:val="000000" w:themeColor="text1"/>
        </w:rPr>
        <w:t xml:space="preserve">increases in shallow soil water. </w:t>
      </w:r>
      <w:r w:rsidR="001B299F" w:rsidRPr="0016288C">
        <w:rPr>
          <w:rFonts w:ascii="Times New Roman" w:hAnsi="Times New Roman" w:cs="Times New Roman"/>
          <w:color w:val="000000" w:themeColor="text1"/>
        </w:rPr>
        <w:t xml:space="preserve">All predictions were rounded to the nearest 0.1 inch (2.54 mm), the smallest </w:t>
      </w:r>
      <w:r w:rsidR="00763CA2">
        <w:rPr>
          <w:rFonts w:ascii="Times New Roman" w:hAnsi="Times New Roman" w:cs="Times New Roman"/>
          <w:color w:val="000000" w:themeColor="text1"/>
        </w:rPr>
        <w:t>increment in</w:t>
      </w:r>
      <w:r w:rsidR="001B299F" w:rsidRPr="0016288C">
        <w:rPr>
          <w:rFonts w:ascii="Times New Roman" w:hAnsi="Times New Roman" w:cs="Times New Roman"/>
          <w:color w:val="000000" w:themeColor="text1"/>
        </w:rPr>
        <w:t xml:space="preserve"> the rain gauge. </w:t>
      </w:r>
    </w:p>
    <w:p w14:paraId="7705B318" w14:textId="57EF0E2F" w:rsidR="00CF5D1A" w:rsidRDefault="00E621A0" w:rsidP="00CF5D1A">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lastRenderedPageBreak/>
        <w:t>We compared s</w:t>
      </w:r>
      <w:r w:rsidR="00EE4159">
        <w:rPr>
          <w:rFonts w:ascii="Times New Roman" w:hAnsi="Times New Roman" w:cs="Times New Roman"/>
          <w:color w:val="000000" w:themeColor="text1"/>
        </w:rPr>
        <w:t xml:space="preserve">oil moisture observations </w:t>
      </w:r>
      <w:r>
        <w:rPr>
          <w:rFonts w:ascii="Times New Roman" w:hAnsi="Times New Roman" w:cs="Times New Roman"/>
          <w:color w:val="000000" w:themeColor="text1"/>
        </w:rPr>
        <w:t>from</w:t>
      </w:r>
      <w:r w:rsidR="00EE4159">
        <w:rPr>
          <w:rFonts w:ascii="Times New Roman" w:hAnsi="Times New Roman" w:cs="Times New Roman"/>
          <w:color w:val="000000" w:themeColor="text1"/>
        </w:rPr>
        <w:t xml:space="preserve"> the weather stations</w:t>
      </w:r>
      <w:r>
        <w:rPr>
          <w:rFonts w:ascii="Times New Roman" w:hAnsi="Times New Roman" w:cs="Times New Roman"/>
          <w:color w:val="000000" w:themeColor="text1"/>
        </w:rPr>
        <w:t xml:space="preserve"> to the average of a spatially-distributed grid </w:t>
      </w:r>
      <w:r w:rsidR="00763CA2">
        <w:rPr>
          <w:rFonts w:ascii="Times New Roman" w:hAnsi="Times New Roman" w:cs="Times New Roman"/>
          <w:color w:val="000000" w:themeColor="text1"/>
        </w:rPr>
        <w:t xml:space="preserve">of local </w:t>
      </w:r>
      <w:r w:rsidR="00E80DFD">
        <w:rPr>
          <w:rFonts w:ascii="Times New Roman" w:hAnsi="Times New Roman" w:cs="Times New Roman"/>
          <w:color w:val="000000" w:themeColor="text1"/>
        </w:rPr>
        <w:t>measure</w:t>
      </w:r>
      <w:r w:rsidR="003303F7">
        <w:rPr>
          <w:rFonts w:ascii="Times New Roman" w:hAnsi="Times New Roman" w:cs="Times New Roman"/>
          <w:color w:val="000000" w:themeColor="text1"/>
        </w:rPr>
        <w:t>ments made with the hand-held soil moisture meter</w:t>
      </w:r>
      <w:r>
        <w:rPr>
          <w:rFonts w:ascii="Times New Roman" w:hAnsi="Times New Roman" w:cs="Times New Roman"/>
          <w:color w:val="000000" w:themeColor="text1"/>
        </w:rPr>
        <w:t xml:space="preserve"> (Table B1)</w:t>
      </w:r>
      <w:r w:rsidR="003303F7">
        <w:rPr>
          <w:rFonts w:ascii="Times New Roman" w:hAnsi="Times New Roman" w:cs="Times New Roman"/>
          <w:color w:val="000000" w:themeColor="text1"/>
        </w:rPr>
        <w:t xml:space="preserve">.  </w:t>
      </w:r>
      <w:r w:rsidR="00763CA2">
        <w:rPr>
          <w:rFonts w:ascii="Times New Roman" w:hAnsi="Times New Roman" w:cs="Times New Roman"/>
          <w:color w:val="000000" w:themeColor="text1"/>
        </w:rPr>
        <w:t xml:space="preserve">Spatial averages were </w:t>
      </w:r>
      <w:r w:rsidR="00893664">
        <w:rPr>
          <w:rFonts w:ascii="Times New Roman" w:hAnsi="Times New Roman" w:cs="Times New Roman"/>
          <w:color w:val="000000" w:themeColor="text1"/>
        </w:rPr>
        <w:t xml:space="preserve">calculated from </w:t>
      </w:r>
      <w:r w:rsidR="00763CA2">
        <w:rPr>
          <w:rFonts w:ascii="Times New Roman" w:hAnsi="Times New Roman" w:cs="Times New Roman"/>
          <w:color w:val="000000" w:themeColor="text1"/>
        </w:rPr>
        <w:t xml:space="preserve">25 measurements made in </w:t>
      </w:r>
      <w:r w:rsidR="00CF5D1A" w:rsidRPr="0016288C">
        <w:rPr>
          <w:rFonts w:ascii="Times New Roman" w:hAnsi="Times New Roman" w:cs="Times New Roman"/>
          <w:color w:val="000000" w:themeColor="text1"/>
        </w:rPr>
        <w:t xml:space="preserve">a </w:t>
      </w:r>
      <w:r w:rsidR="00893664">
        <w:rPr>
          <w:rFonts w:ascii="Times New Roman" w:hAnsi="Times New Roman" w:cs="Times New Roman"/>
          <w:color w:val="000000" w:themeColor="text1"/>
        </w:rPr>
        <w:t>10</w:t>
      </w:r>
      <w:r w:rsidR="007A1F76">
        <w:rPr>
          <w:rFonts w:ascii="Times New Roman" w:hAnsi="Times New Roman" w:cs="Times New Roman"/>
          <w:color w:val="000000" w:themeColor="text1"/>
        </w:rPr>
        <w:t xml:space="preserve">0 x </w:t>
      </w:r>
      <w:proofErr w:type="gramStart"/>
      <w:r w:rsidR="00893664">
        <w:rPr>
          <w:rFonts w:ascii="Times New Roman" w:hAnsi="Times New Roman" w:cs="Times New Roman"/>
          <w:color w:val="000000" w:themeColor="text1"/>
        </w:rPr>
        <w:t>10</w:t>
      </w:r>
      <w:r w:rsidR="007A1F76">
        <w:rPr>
          <w:rFonts w:ascii="Times New Roman" w:hAnsi="Times New Roman" w:cs="Times New Roman"/>
          <w:color w:val="000000" w:themeColor="text1"/>
        </w:rPr>
        <w:t>0 foot</w:t>
      </w:r>
      <w:proofErr w:type="gramEnd"/>
      <w:r>
        <w:rPr>
          <w:rFonts w:ascii="Times New Roman" w:hAnsi="Times New Roman" w:cs="Times New Roman"/>
          <w:color w:val="000000" w:themeColor="text1"/>
        </w:rPr>
        <w:t xml:space="preserve"> (30.48 m)</w:t>
      </w:r>
      <w:r w:rsidR="007A1F76">
        <w:rPr>
          <w:rFonts w:ascii="Times New Roman" w:hAnsi="Times New Roman" w:cs="Times New Roman"/>
          <w:color w:val="000000" w:themeColor="text1"/>
        </w:rPr>
        <w:t xml:space="preserve"> </w:t>
      </w:r>
      <w:r w:rsidR="00CF5D1A" w:rsidRPr="0016288C">
        <w:rPr>
          <w:rFonts w:ascii="Times New Roman" w:hAnsi="Times New Roman" w:cs="Times New Roman"/>
          <w:color w:val="000000" w:themeColor="text1"/>
        </w:rPr>
        <w:t xml:space="preserve">grid </w:t>
      </w:r>
      <w:r w:rsidR="00C86281">
        <w:rPr>
          <w:rFonts w:ascii="Times New Roman" w:hAnsi="Times New Roman" w:cs="Times New Roman"/>
          <w:color w:val="000000" w:themeColor="text1"/>
        </w:rPr>
        <w:t>centered on each</w:t>
      </w:r>
      <w:r w:rsidR="00C86281" w:rsidRPr="0016288C">
        <w:rPr>
          <w:rFonts w:ascii="Times New Roman" w:hAnsi="Times New Roman" w:cs="Times New Roman"/>
          <w:color w:val="000000" w:themeColor="text1"/>
        </w:rPr>
        <w:t xml:space="preserve"> </w:t>
      </w:r>
      <w:r w:rsidR="00CF5D1A" w:rsidRPr="0016288C">
        <w:rPr>
          <w:rFonts w:ascii="Times New Roman" w:hAnsi="Times New Roman" w:cs="Times New Roman"/>
          <w:color w:val="000000" w:themeColor="text1"/>
        </w:rPr>
        <w:t>weather station site</w:t>
      </w:r>
      <w:r w:rsidR="00F0305D">
        <w:rPr>
          <w:rFonts w:ascii="Times New Roman" w:hAnsi="Times New Roman" w:cs="Times New Roman"/>
          <w:color w:val="000000" w:themeColor="text1"/>
        </w:rPr>
        <w:t>,</w:t>
      </w:r>
      <w:r w:rsidR="00CF5D1A" w:rsidRPr="0016288C">
        <w:rPr>
          <w:rFonts w:ascii="Times New Roman" w:hAnsi="Times New Roman" w:cs="Times New Roman"/>
          <w:color w:val="000000" w:themeColor="text1"/>
        </w:rPr>
        <w:t xml:space="preserve"> and </w:t>
      </w:r>
      <w:r w:rsidR="00C86281">
        <w:rPr>
          <w:rFonts w:ascii="Times New Roman" w:hAnsi="Times New Roman" w:cs="Times New Roman"/>
          <w:color w:val="000000" w:themeColor="text1"/>
        </w:rPr>
        <w:t>compared to the</w:t>
      </w:r>
      <w:r w:rsidR="00F0305D">
        <w:rPr>
          <w:rFonts w:ascii="Times New Roman" w:hAnsi="Times New Roman" w:cs="Times New Roman"/>
          <w:color w:val="000000" w:themeColor="text1"/>
        </w:rPr>
        <w:t xml:space="preserve"> 12 cm </w:t>
      </w:r>
      <w:r w:rsidR="00C86281">
        <w:rPr>
          <w:rFonts w:ascii="Times New Roman" w:hAnsi="Times New Roman" w:cs="Times New Roman"/>
          <w:color w:val="000000" w:themeColor="text1"/>
        </w:rPr>
        <w:t xml:space="preserve">deep TDR at the weather stations.  </w:t>
      </w:r>
      <w:r w:rsidR="007A1F76">
        <w:rPr>
          <w:rFonts w:ascii="Times New Roman" w:hAnsi="Times New Roman" w:cs="Times New Roman"/>
          <w:color w:val="000000" w:themeColor="text1"/>
        </w:rPr>
        <w:t xml:space="preserve">The consistency between the results indicates both that the weather stations were representative of their local area and that the mobile and in-situ instrumentation performed similarly.  The slightly wetter measurements found at the weather stations are consistent with the differences in orientation between the measurements, with the manual </w:t>
      </w:r>
      <w:r w:rsidR="00CF5D1A" w:rsidRPr="0016288C">
        <w:rPr>
          <w:rFonts w:ascii="Times New Roman" w:hAnsi="Times New Roman" w:cs="Times New Roman"/>
          <w:color w:val="000000" w:themeColor="text1"/>
        </w:rPr>
        <w:t>measure</w:t>
      </w:r>
      <w:r w:rsidR="007A1F76">
        <w:rPr>
          <w:rFonts w:ascii="Times New Roman" w:hAnsi="Times New Roman" w:cs="Times New Roman"/>
          <w:color w:val="000000" w:themeColor="text1"/>
        </w:rPr>
        <w:t>ment</w:t>
      </w:r>
      <w:r w:rsidR="00CF5D1A" w:rsidRPr="0016288C">
        <w:rPr>
          <w:rFonts w:ascii="Times New Roman" w:hAnsi="Times New Roman" w:cs="Times New Roman"/>
          <w:color w:val="000000" w:themeColor="text1"/>
        </w:rPr>
        <w:t>s averag</w:t>
      </w:r>
      <w:r w:rsidR="007A1F76">
        <w:rPr>
          <w:rFonts w:ascii="Times New Roman" w:hAnsi="Times New Roman" w:cs="Times New Roman"/>
          <w:color w:val="000000" w:themeColor="text1"/>
        </w:rPr>
        <w:t>ing</w:t>
      </w:r>
      <w:r w:rsidR="00CF5D1A" w:rsidRPr="0016288C">
        <w:rPr>
          <w:rFonts w:ascii="Times New Roman" w:hAnsi="Times New Roman" w:cs="Times New Roman"/>
          <w:color w:val="000000" w:themeColor="text1"/>
        </w:rPr>
        <w:t xml:space="preserve"> soil water content vertically from the surface to the depth of 12 cm</w:t>
      </w:r>
      <w:r w:rsidR="00F0305D">
        <w:rPr>
          <w:rFonts w:ascii="Times New Roman" w:hAnsi="Times New Roman" w:cs="Times New Roman"/>
          <w:color w:val="000000" w:themeColor="text1"/>
        </w:rPr>
        <w:t xml:space="preserve">, </w:t>
      </w:r>
      <w:r w:rsidR="007A1F76">
        <w:rPr>
          <w:rFonts w:ascii="Times New Roman" w:hAnsi="Times New Roman" w:cs="Times New Roman"/>
          <w:color w:val="000000" w:themeColor="text1"/>
        </w:rPr>
        <w:t xml:space="preserve">and </w:t>
      </w:r>
      <w:r w:rsidR="00F0305D">
        <w:rPr>
          <w:rFonts w:ascii="Times New Roman" w:hAnsi="Times New Roman" w:cs="Times New Roman"/>
          <w:color w:val="000000" w:themeColor="text1"/>
        </w:rPr>
        <w:t>the buried</w:t>
      </w:r>
      <w:r w:rsidR="00CF5D1A" w:rsidRPr="0016288C">
        <w:rPr>
          <w:rFonts w:ascii="Times New Roman" w:hAnsi="Times New Roman" w:cs="Times New Roman"/>
          <w:color w:val="000000" w:themeColor="text1"/>
        </w:rPr>
        <w:t xml:space="preserve"> moisture probe</w:t>
      </w:r>
      <w:r w:rsidR="00F0305D">
        <w:rPr>
          <w:rFonts w:ascii="Times New Roman" w:hAnsi="Times New Roman" w:cs="Times New Roman"/>
          <w:color w:val="000000" w:themeColor="text1"/>
        </w:rPr>
        <w:t>s</w:t>
      </w:r>
      <w:r w:rsidR="00CF5D1A" w:rsidRPr="0016288C">
        <w:rPr>
          <w:rFonts w:ascii="Times New Roman" w:hAnsi="Times New Roman" w:cs="Times New Roman"/>
          <w:color w:val="000000" w:themeColor="text1"/>
        </w:rPr>
        <w:t xml:space="preserve"> averag</w:t>
      </w:r>
      <w:r w:rsidR="007A1F76">
        <w:rPr>
          <w:rFonts w:ascii="Times New Roman" w:hAnsi="Times New Roman" w:cs="Times New Roman"/>
          <w:color w:val="000000" w:themeColor="text1"/>
        </w:rPr>
        <w:t>ing</w:t>
      </w:r>
      <w:r w:rsidR="00CF5D1A" w:rsidRPr="0016288C">
        <w:rPr>
          <w:rFonts w:ascii="Times New Roman" w:hAnsi="Times New Roman" w:cs="Times New Roman"/>
          <w:color w:val="000000" w:themeColor="text1"/>
        </w:rPr>
        <w:t xml:space="preserve"> soil water content horizontally at the depth of 12 cm. </w:t>
      </w:r>
    </w:p>
    <w:p w14:paraId="44CB7032" w14:textId="7D8443DD" w:rsidR="001E59E8" w:rsidRDefault="000F11AE" w:rsidP="00CF5D1A">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To </w:t>
      </w:r>
      <w:r w:rsidR="00FB7BE2">
        <w:rPr>
          <w:rFonts w:ascii="Times New Roman" w:hAnsi="Times New Roman" w:cs="Times New Roman"/>
          <w:color w:val="000000" w:themeColor="text1"/>
        </w:rPr>
        <w:t>investigate</w:t>
      </w:r>
      <w:r>
        <w:rPr>
          <w:rFonts w:ascii="Times New Roman" w:hAnsi="Times New Roman" w:cs="Times New Roman"/>
          <w:color w:val="000000" w:themeColor="text1"/>
        </w:rPr>
        <w:t xml:space="preserve"> another metric of relative </w:t>
      </w:r>
      <w:r w:rsidR="00181865">
        <w:rPr>
          <w:rFonts w:ascii="Times New Roman" w:hAnsi="Times New Roman" w:cs="Times New Roman"/>
          <w:color w:val="000000" w:themeColor="text1"/>
        </w:rPr>
        <w:t>water balance</w:t>
      </w:r>
      <w:r>
        <w:rPr>
          <w:rFonts w:ascii="Times New Roman" w:hAnsi="Times New Roman" w:cs="Times New Roman"/>
          <w:color w:val="000000" w:themeColor="text1"/>
        </w:rPr>
        <w:t xml:space="preserve"> differences between the</w:t>
      </w:r>
      <w:r w:rsidR="00570D67">
        <w:rPr>
          <w:rFonts w:ascii="Times New Roman" w:hAnsi="Times New Roman" w:cs="Times New Roman"/>
          <w:color w:val="000000" w:themeColor="text1"/>
        </w:rPr>
        <w:t xml:space="preserve"> </w:t>
      </w:r>
      <w:r w:rsidR="00FB7BE2">
        <w:rPr>
          <w:rFonts w:ascii="Times New Roman" w:hAnsi="Times New Roman" w:cs="Times New Roman"/>
          <w:color w:val="000000" w:themeColor="text1"/>
        </w:rPr>
        <w:t xml:space="preserve">three </w:t>
      </w:r>
      <w:r w:rsidR="00570D67">
        <w:rPr>
          <w:rFonts w:ascii="Times New Roman" w:hAnsi="Times New Roman" w:cs="Times New Roman"/>
          <w:color w:val="000000" w:themeColor="text1"/>
        </w:rPr>
        <w:t>vegetation</w:t>
      </w:r>
      <w:r>
        <w:rPr>
          <w:rFonts w:ascii="Times New Roman" w:hAnsi="Times New Roman" w:cs="Times New Roman"/>
          <w:color w:val="000000" w:themeColor="text1"/>
        </w:rPr>
        <w:t xml:space="preserve"> sites, </w:t>
      </w:r>
      <w:r w:rsidR="00181865">
        <w:rPr>
          <w:rFonts w:ascii="Times New Roman" w:hAnsi="Times New Roman" w:cs="Times New Roman"/>
          <w:color w:val="000000" w:themeColor="text1"/>
        </w:rPr>
        <w:t xml:space="preserve">we calculated </w:t>
      </w:r>
      <w:r>
        <w:rPr>
          <w:rFonts w:ascii="Times New Roman" w:hAnsi="Times New Roman" w:cs="Times New Roman"/>
          <w:color w:val="000000" w:themeColor="text1"/>
        </w:rPr>
        <w:t xml:space="preserve">cumulative shallow soil moisture gain </w:t>
      </w:r>
      <w:r w:rsidR="00FB7BE2">
        <w:rPr>
          <w:rFonts w:ascii="Times New Roman" w:hAnsi="Times New Roman" w:cs="Times New Roman"/>
          <w:color w:val="000000" w:themeColor="text1"/>
        </w:rPr>
        <w:t>at each site, defined as the cumulative increase in shallow soil moisture over the duration of the study. We averaged the two</w:t>
      </w:r>
      <w:r w:rsidR="00181865">
        <w:rPr>
          <w:rFonts w:ascii="Times New Roman" w:hAnsi="Times New Roman" w:cs="Times New Roman"/>
          <w:color w:val="000000" w:themeColor="text1"/>
        </w:rPr>
        <w:t xml:space="preserve"> soil moisture measurements at</w:t>
      </w:r>
      <w:r w:rsidR="00721559">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12 cm and 60 cm </w:t>
      </w:r>
      <w:r w:rsidR="00181865">
        <w:rPr>
          <w:rFonts w:ascii="Times New Roman" w:hAnsi="Times New Roman" w:cs="Times New Roman"/>
          <w:color w:val="000000" w:themeColor="text1"/>
        </w:rPr>
        <w:t>depths</w:t>
      </w:r>
      <w:r w:rsidR="00FB7BE2">
        <w:rPr>
          <w:rFonts w:ascii="Times New Roman" w:hAnsi="Times New Roman" w:cs="Times New Roman"/>
          <w:color w:val="000000" w:themeColor="text1"/>
        </w:rPr>
        <w:t xml:space="preserve"> (“shallow soil”) at</w:t>
      </w:r>
      <w:r w:rsidR="00181865">
        <w:rPr>
          <w:rFonts w:ascii="Times New Roman" w:hAnsi="Times New Roman" w:cs="Times New Roman"/>
          <w:color w:val="000000" w:themeColor="text1"/>
        </w:rPr>
        <w:t xml:space="preserve"> every 10</w:t>
      </w:r>
      <w:r w:rsidR="00FB7BE2">
        <w:rPr>
          <w:rFonts w:ascii="Times New Roman" w:hAnsi="Times New Roman" w:cs="Times New Roman"/>
          <w:color w:val="000000" w:themeColor="text1"/>
        </w:rPr>
        <w:t>-</w:t>
      </w:r>
      <w:r w:rsidR="00181865">
        <w:rPr>
          <w:rFonts w:ascii="Times New Roman" w:hAnsi="Times New Roman" w:cs="Times New Roman"/>
          <w:color w:val="000000" w:themeColor="text1"/>
        </w:rPr>
        <w:t>minute</w:t>
      </w:r>
      <w:r w:rsidR="00FB7BE2">
        <w:rPr>
          <w:rFonts w:ascii="Times New Roman" w:hAnsi="Times New Roman" w:cs="Times New Roman"/>
          <w:color w:val="000000" w:themeColor="text1"/>
        </w:rPr>
        <w:t xml:space="preserve"> measurement interval, and then calculated a six-hour </w:t>
      </w:r>
      <w:r w:rsidR="00181865">
        <w:rPr>
          <w:rFonts w:ascii="Times New Roman" w:hAnsi="Times New Roman" w:cs="Times New Roman"/>
          <w:color w:val="000000" w:themeColor="text1"/>
        </w:rPr>
        <w:t>moving</w:t>
      </w:r>
      <w:r w:rsidR="00FB7BE2">
        <w:rPr>
          <w:rFonts w:ascii="Times New Roman" w:hAnsi="Times New Roman" w:cs="Times New Roman"/>
          <w:color w:val="000000" w:themeColor="text1"/>
        </w:rPr>
        <w:t>-</w:t>
      </w:r>
      <w:r w:rsidR="00181865">
        <w:rPr>
          <w:rFonts w:ascii="Times New Roman" w:hAnsi="Times New Roman" w:cs="Times New Roman"/>
          <w:color w:val="000000" w:themeColor="text1"/>
        </w:rPr>
        <w:t xml:space="preserve">window </w:t>
      </w:r>
      <w:r w:rsidR="00FB7BE2">
        <w:rPr>
          <w:rFonts w:ascii="Times New Roman" w:hAnsi="Times New Roman" w:cs="Times New Roman"/>
          <w:color w:val="000000" w:themeColor="text1"/>
        </w:rPr>
        <w:t xml:space="preserve">average soil moisture for each measurement interval </w:t>
      </w:r>
      <w:r w:rsidR="00181865">
        <w:rPr>
          <w:rFonts w:ascii="Times New Roman" w:hAnsi="Times New Roman" w:cs="Times New Roman"/>
          <w:color w:val="000000" w:themeColor="text1"/>
        </w:rPr>
        <w:t>using all measurements</w:t>
      </w:r>
      <w:r w:rsidR="00FB7BE2">
        <w:rPr>
          <w:rFonts w:ascii="Times New Roman" w:hAnsi="Times New Roman" w:cs="Times New Roman"/>
          <w:color w:val="000000" w:themeColor="text1"/>
        </w:rPr>
        <w:t xml:space="preserve"> on </w:t>
      </w:r>
      <w:r w:rsidR="00AC39CA">
        <w:rPr>
          <w:rFonts w:ascii="Times New Roman" w:hAnsi="Times New Roman" w:cs="Times New Roman"/>
          <w:color w:val="000000" w:themeColor="text1"/>
        </w:rPr>
        <w:t>three hours on either side</w:t>
      </w:r>
      <w:r w:rsidR="00FB7BE2">
        <w:rPr>
          <w:rFonts w:ascii="Times New Roman" w:hAnsi="Times New Roman" w:cs="Times New Roman"/>
          <w:color w:val="000000" w:themeColor="text1"/>
        </w:rPr>
        <w:t xml:space="preserve"> of the target measurement interval</w:t>
      </w:r>
      <w:r w:rsidR="00721559">
        <w:rPr>
          <w:rFonts w:ascii="Times New Roman" w:hAnsi="Times New Roman" w:cs="Times New Roman"/>
          <w:color w:val="000000" w:themeColor="text1"/>
        </w:rPr>
        <w:t xml:space="preserve"> </w:t>
      </w:r>
      <w:r>
        <w:rPr>
          <w:rFonts w:ascii="Times New Roman" w:hAnsi="Times New Roman" w:cs="Times New Roman"/>
          <w:color w:val="000000" w:themeColor="text1"/>
        </w:rPr>
        <w:t>to eliminate signal noise</w:t>
      </w:r>
      <w:r w:rsidR="001E59E8">
        <w:rPr>
          <w:rFonts w:ascii="Times New Roman" w:hAnsi="Times New Roman" w:cs="Times New Roman"/>
          <w:color w:val="000000" w:themeColor="text1"/>
        </w:rPr>
        <w:t>. A</w:t>
      </w:r>
      <w:r w:rsidR="00FB7BE2">
        <w:rPr>
          <w:rFonts w:ascii="Times New Roman" w:hAnsi="Times New Roman" w:cs="Times New Roman"/>
          <w:color w:val="000000" w:themeColor="text1"/>
        </w:rPr>
        <w:t>n increase</w:t>
      </w:r>
      <w:r w:rsidR="001E59E8">
        <w:rPr>
          <w:rFonts w:ascii="Times New Roman" w:hAnsi="Times New Roman" w:cs="Times New Roman"/>
          <w:color w:val="000000" w:themeColor="text1"/>
        </w:rPr>
        <w:t xml:space="preserve"> between</w:t>
      </w:r>
      <w:r w:rsidR="00570D67">
        <w:rPr>
          <w:rFonts w:ascii="Times New Roman" w:hAnsi="Times New Roman" w:cs="Times New Roman"/>
          <w:color w:val="000000" w:themeColor="text1"/>
        </w:rPr>
        <w:t xml:space="preserve"> </w:t>
      </w:r>
      <w:r w:rsidR="00FB7BE2">
        <w:rPr>
          <w:rFonts w:ascii="Times New Roman" w:hAnsi="Times New Roman" w:cs="Times New Roman"/>
          <w:color w:val="000000" w:themeColor="text1"/>
        </w:rPr>
        <w:t>two</w:t>
      </w:r>
      <w:r w:rsidR="00570D67">
        <w:rPr>
          <w:rFonts w:ascii="Times New Roman" w:hAnsi="Times New Roman" w:cs="Times New Roman"/>
          <w:color w:val="000000" w:themeColor="text1"/>
        </w:rPr>
        <w:t xml:space="preserve"> consecutive 10</w:t>
      </w:r>
      <w:r w:rsidR="00251A7D">
        <w:rPr>
          <w:rFonts w:ascii="Times New Roman" w:hAnsi="Times New Roman" w:cs="Times New Roman"/>
          <w:color w:val="000000" w:themeColor="text1"/>
        </w:rPr>
        <w:t>-</w:t>
      </w:r>
      <w:r w:rsidR="00570D67">
        <w:rPr>
          <w:rFonts w:ascii="Times New Roman" w:hAnsi="Times New Roman" w:cs="Times New Roman"/>
          <w:color w:val="000000" w:themeColor="text1"/>
        </w:rPr>
        <w:t xml:space="preserve">minute </w:t>
      </w:r>
      <w:r w:rsidR="00FB7BE2">
        <w:rPr>
          <w:rFonts w:ascii="Times New Roman" w:hAnsi="Times New Roman" w:cs="Times New Roman"/>
          <w:color w:val="000000" w:themeColor="text1"/>
        </w:rPr>
        <w:t xml:space="preserve">average </w:t>
      </w:r>
      <w:r w:rsidR="00251A7D">
        <w:rPr>
          <w:rFonts w:ascii="Times New Roman" w:hAnsi="Times New Roman" w:cs="Times New Roman"/>
          <w:color w:val="000000" w:themeColor="text1"/>
        </w:rPr>
        <w:t xml:space="preserve">soil moisture </w:t>
      </w:r>
      <w:r w:rsidR="00570D67">
        <w:rPr>
          <w:rFonts w:ascii="Times New Roman" w:hAnsi="Times New Roman" w:cs="Times New Roman"/>
          <w:color w:val="000000" w:themeColor="text1"/>
        </w:rPr>
        <w:t>record</w:t>
      </w:r>
      <w:r w:rsidR="00FB7BE2">
        <w:rPr>
          <w:rFonts w:ascii="Times New Roman" w:hAnsi="Times New Roman" w:cs="Times New Roman"/>
          <w:color w:val="000000" w:themeColor="text1"/>
        </w:rPr>
        <w:t>s</w:t>
      </w:r>
      <w:r w:rsidR="00251A7D">
        <w:rPr>
          <w:rFonts w:ascii="Times New Roman" w:hAnsi="Times New Roman" w:cs="Times New Roman"/>
          <w:color w:val="000000" w:themeColor="text1"/>
        </w:rPr>
        <w:t xml:space="preserve"> was considered to be water gain in the shallow soil column</w:t>
      </w:r>
      <w:r w:rsidR="001E59E8">
        <w:rPr>
          <w:rFonts w:ascii="Times New Roman" w:hAnsi="Times New Roman" w:cs="Times New Roman"/>
          <w:color w:val="000000" w:themeColor="text1"/>
        </w:rPr>
        <w:t xml:space="preserve">. To convert </w:t>
      </w:r>
      <w:r w:rsidR="00FB7BE2">
        <w:rPr>
          <w:rFonts w:ascii="Times New Roman" w:hAnsi="Times New Roman" w:cs="Times New Roman"/>
          <w:color w:val="000000" w:themeColor="text1"/>
        </w:rPr>
        <w:t xml:space="preserve">percent volumetric water content (VWC) measured by the probes </w:t>
      </w:r>
      <w:r w:rsidR="001E59E8">
        <w:rPr>
          <w:rFonts w:ascii="Times New Roman" w:hAnsi="Times New Roman" w:cs="Times New Roman"/>
          <w:color w:val="000000" w:themeColor="text1"/>
        </w:rPr>
        <w:t xml:space="preserve">to </w:t>
      </w:r>
      <w:r w:rsidR="00FB7BE2">
        <w:rPr>
          <w:rFonts w:ascii="Times New Roman" w:hAnsi="Times New Roman" w:cs="Times New Roman"/>
          <w:color w:val="000000" w:themeColor="text1"/>
        </w:rPr>
        <w:t>a</w:t>
      </w:r>
      <w:r w:rsidR="001E59E8">
        <w:rPr>
          <w:rFonts w:ascii="Times New Roman" w:hAnsi="Times New Roman" w:cs="Times New Roman"/>
          <w:color w:val="000000" w:themeColor="text1"/>
        </w:rPr>
        <w:t xml:space="preserve"> depth of </w:t>
      </w:r>
      <w:r w:rsidR="00FB7BE2">
        <w:rPr>
          <w:rFonts w:ascii="Times New Roman" w:hAnsi="Times New Roman" w:cs="Times New Roman"/>
          <w:color w:val="000000" w:themeColor="text1"/>
        </w:rPr>
        <w:t>water</w:t>
      </w:r>
      <w:r w:rsidR="001E59E8">
        <w:rPr>
          <w:rFonts w:ascii="Times New Roman" w:hAnsi="Times New Roman" w:cs="Times New Roman"/>
          <w:color w:val="000000" w:themeColor="text1"/>
        </w:rPr>
        <w:t xml:space="preserve"> accumulated</w:t>
      </w:r>
      <w:r w:rsidR="00251A7D">
        <w:rPr>
          <w:rFonts w:ascii="Times New Roman" w:hAnsi="Times New Roman" w:cs="Times New Roman"/>
          <w:color w:val="000000" w:themeColor="text1"/>
        </w:rPr>
        <w:t xml:space="preserve"> at each time step</w:t>
      </w:r>
      <w:r w:rsidR="001E59E8">
        <w:rPr>
          <w:rFonts w:ascii="Times New Roman" w:hAnsi="Times New Roman" w:cs="Times New Roman"/>
          <w:color w:val="000000" w:themeColor="text1"/>
        </w:rPr>
        <w:t xml:space="preserve">, </w:t>
      </w:r>
      <w:r w:rsidR="00FB7BE2">
        <w:rPr>
          <w:rFonts w:ascii="Times New Roman" w:hAnsi="Times New Roman" w:cs="Times New Roman"/>
          <w:color w:val="000000" w:themeColor="text1"/>
        </w:rPr>
        <w:t xml:space="preserve">we multiplied </w:t>
      </w:r>
      <w:r w:rsidR="001E59E8">
        <w:rPr>
          <w:rFonts w:ascii="Times New Roman" w:hAnsi="Times New Roman" w:cs="Times New Roman"/>
          <w:color w:val="000000" w:themeColor="text1"/>
        </w:rPr>
        <w:t xml:space="preserve">the </w:t>
      </w:r>
      <w:r w:rsidR="00FB7BE2">
        <w:rPr>
          <w:rFonts w:ascii="Times New Roman" w:hAnsi="Times New Roman" w:cs="Times New Roman"/>
          <w:color w:val="000000" w:themeColor="text1"/>
        </w:rPr>
        <w:t>increase</w:t>
      </w:r>
      <w:r w:rsidR="001E59E8">
        <w:rPr>
          <w:rFonts w:ascii="Times New Roman" w:hAnsi="Times New Roman" w:cs="Times New Roman"/>
          <w:color w:val="000000" w:themeColor="text1"/>
        </w:rPr>
        <w:t xml:space="preserve"> in </w:t>
      </w:r>
      <w:r w:rsidR="00FB7BE2">
        <w:rPr>
          <w:rFonts w:ascii="Times New Roman" w:hAnsi="Times New Roman" w:cs="Times New Roman"/>
          <w:color w:val="000000" w:themeColor="text1"/>
        </w:rPr>
        <w:t>VWC between two measurements</w:t>
      </w:r>
      <w:r w:rsidR="001E59E8">
        <w:rPr>
          <w:rFonts w:ascii="Times New Roman" w:hAnsi="Times New Roman" w:cs="Times New Roman"/>
          <w:color w:val="000000" w:themeColor="text1"/>
        </w:rPr>
        <w:t xml:space="preserve"> by </w:t>
      </w:r>
      <w:r w:rsidR="00570D67">
        <w:rPr>
          <w:rFonts w:ascii="Times New Roman" w:hAnsi="Times New Roman" w:cs="Times New Roman"/>
          <w:color w:val="000000" w:themeColor="text1"/>
        </w:rPr>
        <w:t>48 cm</w:t>
      </w:r>
      <w:r w:rsidR="00251A7D">
        <w:rPr>
          <w:rFonts w:ascii="Times New Roman" w:hAnsi="Times New Roman" w:cs="Times New Roman"/>
          <w:color w:val="000000" w:themeColor="text1"/>
        </w:rPr>
        <w:t xml:space="preserve"> (</w:t>
      </w:r>
      <w:r w:rsidR="00FB7BE2">
        <w:rPr>
          <w:rFonts w:ascii="Times New Roman" w:hAnsi="Times New Roman" w:cs="Times New Roman"/>
          <w:color w:val="000000" w:themeColor="text1"/>
        </w:rPr>
        <w:t xml:space="preserve">the </w:t>
      </w:r>
      <w:r w:rsidR="00251A7D">
        <w:rPr>
          <w:rFonts w:ascii="Times New Roman" w:hAnsi="Times New Roman" w:cs="Times New Roman"/>
          <w:color w:val="000000" w:themeColor="text1"/>
        </w:rPr>
        <w:t>depth of the shallow soil moisture column</w:t>
      </w:r>
      <w:r w:rsidR="00FB7BE2">
        <w:rPr>
          <w:rFonts w:ascii="Times New Roman" w:hAnsi="Times New Roman" w:cs="Times New Roman"/>
          <w:color w:val="000000" w:themeColor="text1"/>
        </w:rPr>
        <w:t>; decreases and zero values between intervals were ignored</w:t>
      </w:r>
      <w:r w:rsidR="00251A7D">
        <w:rPr>
          <w:rFonts w:ascii="Times New Roman" w:hAnsi="Times New Roman" w:cs="Times New Roman"/>
          <w:color w:val="000000" w:themeColor="text1"/>
        </w:rPr>
        <w:t>)</w:t>
      </w:r>
      <w:r w:rsidR="00570D67">
        <w:rPr>
          <w:rFonts w:ascii="Times New Roman" w:hAnsi="Times New Roman" w:cs="Times New Roman"/>
          <w:color w:val="000000" w:themeColor="text1"/>
        </w:rPr>
        <w:t xml:space="preserve">. Cumulative soil moisture gain </w:t>
      </w:r>
      <w:r w:rsidR="00FB7BE2">
        <w:rPr>
          <w:rFonts w:ascii="Times New Roman" w:hAnsi="Times New Roman" w:cs="Times New Roman"/>
          <w:color w:val="000000" w:themeColor="text1"/>
        </w:rPr>
        <w:t xml:space="preserve">is </w:t>
      </w:r>
      <w:r w:rsidR="00CE24C2">
        <w:rPr>
          <w:rFonts w:ascii="Times New Roman" w:hAnsi="Times New Roman" w:cs="Times New Roman"/>
          <w:color w:val="000000" w:themeColor="text1"/>
        </w:rPr>
        <w:t xml:space="preserve">thus </w:t>
      </w:r>
      <w:r w:rsidR="00FB7BE2">
        <w:rPr>
          <w:rFonts w:ascii="Times New Roman" w:hAnsi="Times New Roman" w:cs="Times New Roman"/>
          <w:color w:val="000000" w:themeColor="text1"/>
        </w:rPr>
        <w:t>the sum of</w:t>
      </w:r>
      <w:r w:rsidR="00251A7D">
        <w:rPr>
          <w:rFonts w:ascii="Times New Roman" w:hAnsi="Times New Roman" w:cs="Times New Roman"/>
          <w:color w:val="000000" w:themeColor="text1"/>
        </w:rPr>
        <w:t xml:space="preserve"> </w:t>
      </w:r>
      <w:r w:rsidR="00570D67">
        <w:rPr>
          <w:rFonts w:ascii="Times New Roman" w:hAnsi="Times New Roman" w:cs="Times New Roman"/>
          <w:color w:val="000000" w:themeColor="text1"/>
        </w:rPr>
        <w:t>soil moisture gain</w:t>
      </w:r>
      <w:r w:rsidR="00FB7BE2">
        <w:rPr>
          <w:rFonts w:ascii="Times New Roman" w:hAnsi="Times New Roman" w:cs="Times New Roman"/>
          <w:color w:val="000000" w:themeColor="text1"/>
        </w:rPr>
        <w:t>s</w:t>
      </w:r>
      <w:r w:rsidR="00570D67">
        <w:rPr>
          <w:rFonts w:ascii="Times New Roman" w:hAnsi="Times New Roman" w:cs="Times New Roman"/>
          <w:color w:val="000000" w:themeColor="text1"/>
        </w:rPr>
        <w:t xml:space="preserve"> for each individual 1</w:t>
      </w:r>
      <w:r w:rsidR="00251A7D">
        <w:rPr>
          <w:rFonts w:ascii="Times New Roman" w:hAnsi="Times New Roman" w:cs="Times New Roman"/>
          <w:color w:val="000000" w:themeColor="text1"/>
        </w:rPr>
        <w:t>0-</w:t>
      </w:r>
      <w:r w:rsidR="00570D67">
        <w:rPr>
          <w:rFonts w:ascii="Times New Roman" w:hAnsi="Times New Roman" w:cs="Times New Roman"/>
          <w:color w:val="000000" w:themeColor="text1"/>
        </w:rPr>
        <w:t xml:space="preserve">minute timestep over the course of </w:t>
      </w:r>
      <w:r w:rsidR="00251A7D">
        <w:rPr>
          <w:rFonts w:ascii="Times New Roman" w:hAnsi="Times New Roman" w:cs="Times New Roman"/>
          <w:color w:val="000000" w:themeColor="text1"/>
        </w:rPr>
        <w:t>the</w:t>
      </w:r>
      <w:r w:rsidR="00570D67">
        <w:rPr>
          <w:rFonts w:ascii="Times New Roman" w:hAnsi="Times New Roman" w:cs="Times New Roman"/>
          <w:color w:val="000000" w:themeColor="text1"/>
        </w:rPr>
        <w:t xml:space="preserve"> recorded water year. </w:t>
      </w:r>
    </w:p>
    <w:p w14:paraId="3D7F1866" w14:textId="3FE98847" w:rsidR="00763CA2" w:rsidRPr="003D164C" w:rsidRDefault="00763CA2" w:rsidP="00763CA2">
      <w:pPr>
        <w:rPr>
          <w:rFonts w:ascii="Times New Roman" w:hAnsi="Times New Roman" w:cs="Times New Roman"/>
          <w:i/>
          <w:color w:val="000000" w:themeColor="text1"/>
        </w:rPr>
      </w:pPr>
      <w:r w:rsidRPr="003D164C">
        <w:rPr>
          <w:rFonts w:ascii="Times New Roman" w:hAnsi="Times New Roman" w:cs="Times New Roman"/>
          <w:i/>
          <w:color w:val="000000" w:themeColor="text1"/>
        </w:rPr>
        <w:lastRenderedPageBreak/>
        <w:t xml:space="preserve">Table </w:t>
      </w:r>
      <w:r w:rsidR="00E621A0">
        <w:rPr>
          <w:rFonts w:ascii="Times New Roman" w:hAnsi="Times New Roman" w:cs="Times New Roman"/>
          <w:i/>
          <w:color w:val="000000" w:themeColor="text1"/>
        </w:rPr>
        <w:t>B1</w:t>
      </w:r>
      <w:r w:rsidRPr="003D164C">
        <w:rPr>
          <w:rFonts w:ascii="Times New Roman" w:hAnsi="Times New Roman" w:cs="Times New Roman"/>
          <w:i/>
          <w:color w:val="000000" w:themeColor="text1"/>
        </w:rPr>
        <w:t xml:space="preserve">. </w:t>
      </w:r>
      <w:r>
        <w:rPr>
          <w:rFonts w:ascii="Times New Roman" w:hAnsi="Times New Roman" w:cs="Times New Roman"/>
          <w:i/>
          <w:color w:val="000000" w:themeColor="text1"/>
        </w:rPr>
        <w:t>Comparison of spatially averaged</w:t>
      </w:r>
      <w:r w:rsidR="00667CB6">
        <w:rPr>
          <w:rFonts w:ascii="Times New Roman" w:hAnsi="Times New Roman" w:cs="Times New Roman"/>
          <w:i/>
          <w:color w:val="000000" w:themeColor="text1"/>
        </w:rPr>
        <w:t xml:space="preserve"> (</w:t>
      </w:r>
      <w:r w:rsidR="00CE24C2" w:rsidRPr="00CE24C2">
        <w:rPr>
          <w:rFonts w:ascii="Times New Roman" w:hAnsi="Times New Roman" w:cs="Times New Roman"/>
          <w:i/>
          <w:color w:val="000000" w:themeColor="text1"/>
        </w:rPr>
        <w:sym w:font="Symbol" w:char="F0B1"/>
      </w:r>
      <w:r w:rsidR="00CE24C2" w:rsidRPr="00CE24C2">
        <w:rPr>
          <w:rFonts w:ascii="Times New Roman" w:hAnsi="Times New Roman" w:cs="Times New Roman"/>
          <w:i/>
          <w:color w:val="000000" w:themeColor="text1"/>
        </w:rPr>
        <w:t xml:space="preserve"> 1 </w:t>
      </w:r>
      <w:r w:rsidR="00667CB6">
        <w:rPr>
          <w:rFonts w:ascii="Times New Roman" w:hAnsi="Times New Roman" w:cs="Times New Roman"/>
          <w:i/>
          <w:color w:val="000000" w:themeColor="text1"/>
        </w:rPr>
        <w:t>standar</w:t>
      </w:r>
      <w:r w:rsidR="00C53F75">
        <w:rPr>
          <w:rFonts w:ascii="Times New Roman" w:hAnsi="Times New Roman" w:cs="Times New Roman"/>
          <w:i/>
          <w:color w:val="000000" w:themeColor="text1"/>
        </w:rPr>
        <w:t>d deviation)</w:t>
      </w:r>
      <w:r>
        <w:rPr>
          <w:rFonts w:ascii="Times New Roman" w:hAnsi="Times New Roman" w:cs="Times New Roman"/>
          <w:i/>
          <w:color w:val="000000" w:themeColor="text1"/>
        </w:rPr>
        <w:t xml:space="preserve"> shallow soil moisture readings and the </w:t>
      </w:r>
      <w:r w:rsidR="00C53F75">
        <w:rPr>
          <w:rFonts w:ascii="Times New Roman" w:hAnsi="Times New Roman" w:cs="Times New Roman"/>
          <w:i/>
          <w:color w:val="000000" w:themeColor="text1"/>
        </w:rPr>
        <w:t xml:space="preserve">time averaged in-situ TDR soil moisture readings at </w:t>
      </w:r>
      <w:r>
        <w:rPr>
          <w:rFonts w:ascii="Times New Roman" w:hAnsi="Times New Roman" w:cs="Times New Roman"/>
          <w:i/>
          <w:color w:val="000000" w:themeColor="text1"/>
        </w:rPr>
        <w:t>12cm at the SCB weather stations.  In the late summer campaign, wetland and forest sites were measured on August 5</w:t>
      </w:r>
      <w:r w:rsidRPr="00E621A0">
        <w:rPr>
          <w:rFonts w:ascii="Times New Roman" w:hAnsi="Times New Roman" w:cs="Times New Roman"/>
          <w:i/>
          <w:color w:val="000000" w:themeColor="text1"/>
          <w:vertAlign w:val="superscript"/>
        </w:rPr>
        <w:t>th</w:t>
      </w:r>
      <w:r>
        <w:rPr>
          <w:rFonts w:ascii="Times New Roman" w:hAnsi="Times New Roman" w:cs="Times New Roman"/>
          <w:i/>
          <w:color w:val="000000" w:themeColor="text1"/>
        </w:rPr>
        <w:t>, and the shrub site on August 9</w:t>
      </w:r>
      <w:r w:rsidRPr="00E621A0">
        <w:rPr>
          <w:rFonts w:ascii="Times New Roman" w:hAnsi="Times New Roman" w:cs="Times New Roman"/>
          <w:i/>
          <w:color w:val="000000" w:themeColor="text1"/>
          <w:vertAlign w:val="superscript"/>
        </w:rPr>
        <w:t>th</w:t>
      </w:r>
      <w:r>
        <w:rPr>
          <w:rFonts w:ascii="Times New Roman" w:hAnsi="Times New Roman" w:cs="Times New Roman"/>
          <w:i/>
          <w:color w:val="000000" w:themeColor="text1"/>
        </w:rPr>
        <w:t>.</w:t>
      </w:r>
    </w:p>
    <w:p w14:paraId="093C4989" w14:textId="77777777" w:rsidR="00763CA2" w:rsidRDefault="00763CA2" w:rsidP="00CF5D1A">
      <w:pPr>
        <w:spacing w:line="480" w:lineRule="auto"/>
        <w:ind w:firstLine="720"/>
        <w:rPr>
          <w:rFonts w:ascii="Times New Roman" w:hAnsi="Times New Roman" w:cs="Times New Roman"/>
          <w:color w:val="000000" w:themeColor="text1"/>
        </w:rPr>
      </w:pPr>
    </w:p>
    <w:tbl>
      <w:tblPr>
        <w:tblStyle w:val="TableGrid"/>
        <w:tblW w:w="0" w:type="auto"/>
        <w:tblLook w:val="04A0" w:firstRow="1" w:lastRow="0" w:firstColumn="1" w:lastColumn="0" w:noHBand="0" w:noVBand="1"/>
      </w:tblPr>
      <w:tblGrid>
        <w:gridCol w:w="1292"/>
        <w:gridCol w:w="1331"/>
        <w:gridCol w:w="1349"/>
        <w:gridCol w:w="1349"/>
        <w:gridCol w:w="1331"/>
        <w:gridCol w:w="1349"/>
        <w:gridCol w:w="1349"/>
      </w:tblGrid>
      <w:tr w:rsidR="00763CA2" w:rsidRPr="00763CA2" w14:paraId="6EFA6950" w14:textId="77777777" w:rsidTr="00763CA2">
        <w:tc>
          <w:tcPr>
            <w:tcW w:w="1368" w:type="dxa"/>
          </w:tcPr>
          <w:p w14:paraId="5671FB31" w14:textId="77777777" w:rsidR="00763CA2" w:rsidRPr="00763CA2" w:rsidRDefault="00763CA2" w:rsidP="00E621A0">
            <w:pPr>
              <w:jc w:val="center"/>
              <w:rPr>
                <w:rFonts w:ascii="Times New Roman" w:hAnsi="Times New Roman" w:cs="Times New Roman"/>
                <w:color w:val="000000" w:themeColor="text1"/>
              </w:rPr>
            </w:pPr>
          </w:p>
        </w:tc>
        <w:tc>
          <w:tcPr>
            <w:tcW w:w="4104" w:type="dxa"/>
            <w:gridSpan w:val="3"/>
          </w:tcPr>
          <w:p w14:paraId="1A747E27" w14:textId="6BE99380" w:rsidR="00763CA2" w:rsidRPr="00E621A0" w:rsidRDefault="00763CA2" w:rsidP="00E621A0">
            <w:pPr>
              <w:jc w:val="center"/>
              <w:rPr>
                <w:rFonts w:ascii="Times New Roman" w:hAnsi="Times New Roman" w:cs="Times New Roman"/>
                <w:b/>
                <w:color w:val="000000" w:themeColor="text1"/>
              </w:rPr>
            </w:pPr>
            <w:r w:rsidRPr="00E621A0">
              <w:rPr>
                <w:rFonts w:ascii="Times New Roman" w:hAnsi="Times New Roman" w:cs="Times New Roman"/>
                <w:b/>
                <w:color w:val="000000" w:themeColor="text1"/>
              </w:rPr>
              <w:t>May 23</w:t>
            </w:r>
            <w:r w:rsidRPr="00E621A0">
              <w:rPr>
                <w:rFonts w:ascii="Times New Roman" w:hAnsi="Times New Roman" w:cs="Times New Roman"/>
                <w:b/>
                <w:color w:val="000000" w:themeColor="text1"/>
                <w:vertAlign w:val="superscript"/>
              </w:rPr>
              <w:t>rd</w:t>
            </w:r>
            <w:r w:rsidRPr="00E621A0">
              <w:rPr>
                <w:rFonts w:ascii="Times New Roman" w:hAnsi="Times New Roman" w:cs="Times New Roman"/>
                <w:b/>
                <w:color w:val="000000" w:themeColor="text1"/>
              </w:rPr>
              <w:t>, 201</w:t>
            </w:r>
            <w:r w:rsidRPr="00763CA2">
              <w:rPr>
                <w:rFonts w:ascii="Times New Roman" w:hAnsi="Times New Roman" w:cs="Times New Roman"/>
                <w:b/>
                <w:color w:val="000000" w:themeColor="text1"/>
              </w:rPr>
              <w:t>7</w:t>
            </w:r>
          </w:p>
        </w:tc>
        <w:tc>
          <w:tcPr>
            <w:tcW w:w="4104" w:type="dxa"/>
            <w:gridSpan w:val="3"/>
          </w:tcPr>
          <w:p w14:paraId="794BE0C2" w14:textId="3949A0A4" w:rsidR="00763CA2" w:rsidRPr="00E621A0" w:rsidRDefault="00763CA2" w:rsidP="00E621A0">
            <w:pPr>
              <w:jc w:val="center"/>
              <w:rPr>
                <w:rFonts w:ascii="Times New Roman" w:hAnsi="Times New Roman" w:cs="Times New Roman"/>
                <w:b/>
                <w:color w:val="000000" w:themeColor="text1"/>
              </w:rPr>
            </w:pPr>
            <w:r w:rsidRPr="00E621A0">
              <w:rPr>
                <w:rFonts w:ascii="Times New Roman" w:hAnsi="Times New Roman" w:cs="Times New Roman"/>
                <w:b/>
                <w:color w:val="000000" w:themeColor="text1"/>
              </w:rPr>
              <w:t>August 5</w:t>
            </w:r>
            <w:r w:rsidRPr="00E621A0">
              <w:rPr>
                <w:rFonts w:ascii="Times New Roman" w:hAnsi="Times New Roman" w:cs="Times New Roman"/>
                <w:b/>
                <w:color w:val="000000" w:themeColor="text1"/>
                <w:vertAlign w:val="superscript"/>
              </w:rPr>
              <w:t>th</w:t>
            </w:r>
            <w:r w:rsidRPr="00E621A0">
              <w:rPr>
                <w:rFonts w:ascii="Times New Roman" w:hAnsi="Times New Roman" w:cs="Times New Roman"/>
                <w:b/>
                <w:color w:val="000000" w:themeColor="text1"/>
              </w:rPr>
              <w:t xml:space="preserve"> / 9</w:t>
            </w:r>
            <w:r w:rsidRPr="00E621A0">
              <w:rPr>
                <w:rFonts w:ascii="Times New Roman" w:hAnsi="Times New Roman" w:cs="Times New Roman"/>
                <w:b/>
                <w:color w:val="000000" w:themeColor="text1"/>
                <w:vertAlign w:val="superscript"/>
              </w:rPr>
              <w:t>th</w:t>
            </w:r>
            <w:r w:rsidRPr="00E621A0">
              <w:rPr>
                <w:rFonts w:ascii="Times New Roman" w:hAnsi="Times New Roman" w:cs="Times New Roman"/>
                <w:b/>
                <w:color w:val="000000" w:themeColor="text1"/>
              </w:rPr>
              <w:t xml:space="preserve"> 2017</w:t>
            </w:r>
          </w:p>
        </w:tc>
      </w:tr>
      <w:tr w:rsidR="00763CA2" w:rsidRPr="00763CA2" w14:paraId="0FA492E0" w14:textId="77777777" w:rsidTr="00E621A0">
        <w:tc>
          <w:tcPr>
            <w:tcW w:w="1368" w:type="dxa"/>
          </w:tcPr>
          <w:p w14:paraId="17A71621" w14:textId="77777777" w:rsidR="00763CA2" w:rsidRPr="00763CA2" w:rsidRDefault="00763CA2" w:rsidP="00E621A0">
            <w:pPr>
              <w:rPr>
                <w:rFonts w:ascii="Times New Roman" w:hAnsi="Times New Roman" w:cs="Times New Roman"/>
                <w:color w:val="000000" w:themeColor="text1"/>
              </w:rPr>
            </w:pPr>
          </w:p>
        </w:tc>
        <w:tc>
          <w:tcPr>
            <w:tcW w:w="1368" w:type="dxa"/>
          </w:tcPr>
          <w:p w14:paraId="0008B168" w14:textId="65D5AA50"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Wetland</w:t>
            </w:r>
          </w:p>
        </w:tc>
        <w:tc>
          <w:tcPr>
            <w:tcW w:w="1368" w:type="dxa"/>
          </w:tcPr>
          <w:p w14:paraId="688A85D8" w14:textId="1818FBCE"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Forest</w:t>
            </w:r>
          </w:p>
        </w:tc>
        <w:tc>
          <w:tcPr>
            <w:tcW w:w="1368" w:type="dxa"/>
          </w:tcPr>
          <w:p w14:paraId="253DAFF9" w14:textId="5FE825F9"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Shrub</w:t>
            </w:r>
          </w:p>
        </w:tc>
        <w:tc>
          <w:tcPr>
            <w:tcW w:w="1368" w:type="dxa"/>
          </w:tcPr>
          <w:p w14:paraId="24D9A9FB" w14:textId="3DD25494"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Wetland</w:t>
            </w:r>
          </w:p>
        </w:tc>
        <w:tc>
          <w:tcPr>
            <w:tcW w:w="1368" w:type="dxa"/>
          </w:tcPr>
          <w:p w14:paraId="4A94B847" w14:textId="3F8226A6"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Forest</w:t>
            </w:r>
          </w:p>
        </w:tc>
        <w:tc>
          <w:tcPr>
            <w:tcW w:w="1368" w:type="dxa"/>
          </w:tcPr>
          <w:p w14:paraId="466E46F2" w14:textId="0E1E3CEB"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Shrub</w:t>
            </w:r>
          </w:p>
        </w:tc>
      </w:tr>
      <w:tr w:rsidR="00763CA2" w14:paraId="0DE16D50" w14:textId="77777777" w:rsidTr="00E621A0">
        <w:tc>
          <w:tcPr>
            <w:tcW w:w="1368" w:type="dxa"/>
          </w:tcPr>
          <w:p w14:paraId="37A35080" w14:textId="0CC247ED" w:rsidR="00763CA2" w:rsidRPr="00763CA2" w:rsidRDefault="00763CA2" w:rsidP="00E621A0">
            <w:pPr>
              <w:rPr>
                <w:rFonts w:ascii="Times New Roman" w:hAnsi="Times New Roman" w:cs="Times New Roman"/>
                <w:color w:val="000000" w:themeColor="text1"/>
              </w:rPr>
            </w:pPr>
            <w:r w:rsidRPr="00763CA2">
              <w:rPr>
                <w:rFonts w:ascii="Times New Roman" w:hAnsi="Times New Roman" w:cs="Times New Roman"/>
                <w:color w:val="000000" w:themeColor="text1"/>
              </w:rPr>
              <w:t>Spatial average</w:t>
            </w:r>
          </w:p>
        </w:tc>
        <w:tc>
          <w:tcPr>
            <w:tcW w:w="1368" w:type="dxa"/>
          </w:tcPr>
          <w:p w14:paraId="0F541006" w14:textId="11A25A36"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48%</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13%</w:t>
            </w:r>
          </w:p>
        </w:tc>
        <w:tc>
          <w:tcPr>
            <w:tcW w:w="1368" w:type="dxa"/>
          </w:tcPr>
          <w:p w14:paraId="26F781A2" w14:textId="6AEAEC49"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8.7%</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2.3%</w:t>
            </w:r>
          </w:p>
        </w:tc>
        <w:tc>
          <w:tcPr>
            <w:tcW w:w="1368" w:type="dxa"/>
          </w:tcPr>
          <w:p w14:paraId="0034FA53" w14:textId="0AEBAE22"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7.5%</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1.8%</w:t>
            </w:r>
          </w:p>
        </w:tc>
        <w:tc>
          <w:tcPr>
            <w:tcW w:w="1368" w:type="dxa"/>
          </w:tcPr>
          <w:p w14:paraId="2E08CE46" w14:textId="0EEA143E"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41%</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14%</w:t>
            </w:r>
          </w:p>
        </w:tc>
        <w:tc>
          <w:tcPr>
            <w:tcW w:w="1368" w:type="dxa"/>
          </w:tcPr>
          <w:p w14:paraId="0B73E6CC" w14:textId="45D407B2"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1.3%</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1.2%</w:t>
            </w:r>
          </w:p>
        </w:tc>
        <w:tc>
          <w:tcPr>
            <w:tcW w:w="1368" w:type="dxa"/>
          </w:tcPr>
          <w:p w14:paraId="7869CCC4" w14:textId="4DD2EB37"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1.0%</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0.6%</w:t>
            </w:r>
          </w:p>
        </w:tc>
      </w:tr>
      <w:tr w:rsidR="00763CA2" w14:paraId="628C69DF" w14:textId="77777777" w:rsidTr="00E621A0">
        <w:tc>
          <w:tcPr>
            <w:tcW w:w="1368" w:type="dxa"/>
          </w:tcPr>
          <w:p w14:paraId="1C2B52D5" w14:textId="408B651F" w:rsidR="00763CA2" w:rsidRPr="00763CA2" w:rsidRDefault="00763CA2" w:rsidP="00E621A0">
            <w:pPr>
              <w:rPr>
                <w:rFonts w:ascii="Times New Roman" w:hAnsi="Times New Roman" w:cs="Times New Roman"/>
                <w:color w:val="000000" w:themeColor="text1"/>
              </w:rPr>
            </w:pPr>
            <w:r w:rsidRPr="00763CA2">
              <w:rPr>
                <w:rFonts w:ascii="Times New Roman" w:hAnsi="Times New Roman" w:cs="Times New Roman"/>
                <w:color w:val="000000" w:themeColor="text1"/>
              </w:rPr>
              <w:t>12cm weather station</w:t>
            </w:r>
          </w:p>
        </w:tc>
        <w:tc>
          <w:tcPr>
            <w:tcW w:w="1368" w:type="dxa"/>
          </w:tcPr>
          <w:p w14:paraId="451574C5" w14:textId="25EC2C18"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49%</w:t>
            </w:r>
          </w:p>
        </w:tc>
        <w:tc>
          <w:tcPr>
            <w:tcW w:w="1368" w:type="dxa"/>
          </w:tcPr>
          <w:p w14:paraId="632D76AA" w14:textId="1FFE2F02" w:rsidR="00763CA2" w:rsidRDefault="00763CA2" w:rsidP="00E621A0">
            <w:pPr>
              <w:rPr>
                <w:rFonts w:ascii="Times New Roman" w:hAnsi="Times New Roman" w:cs="Times New Roman"/>
                <w:color w:val="000000" w:themeColor="text1"/>
              </w:rPr>
            </w:pPr>
            <w:r>
              <w:rPr>
                <w:rFonts w:ascii="Times New Roman" w:hAnsi="Times New Roman" w:cs="Times New Roman"/>
                <w:color w:val="000000" w:themeColor="text1"/>
              </w:rPr>
              <w:t>11%</w:t>
            </w:r>
          </w:p>
        </w:tc>
        <w:tc>
          <w:tcPr>
            <w:tcW w:w="1368" w:type="dxa"/>
          </w:tcPr>
          <w:p w14:paraId="622E5470" w14:textId="06968EED" w:rsidR="00763CA2" w:rsidRDefault="00763CA2" w:rsidP="00E621A0">
            <w:pPr>
              <w:rPr>
                <w:rFonts w:ascii="Times New Roman" w:hAnsi="Times New Roman" w:cs="Times New Roman"/>
                <w:color w:val="000000" w:themeColor="text1"/>
              </w:rPr>
            </w:pPr>
            <w:r>
              <w:rPr>
                <w:rFonts w:ascii="Times New Roman" w:hAnsi="Times New Roman" w:cs="Times New Roman"/>
                <w:color w:val="000000" w:themeColor="text1"/>
              </w:rPr>
              <w:t>10%</w:t>
            </w:r>
          </w:p>
        </w:tc>
        <w:tc>
          <w:tcPr>
            <w:tcW w:w="1368" w:type="dxa"/>
          </w:tcPr>
          <w:p w14:paraId="3C037536" w14:textId="6AC55808"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49%</w:t>
            </w:r>
          </w:p>
        </w:tc>
        <w:tc>
          <w:tcPr>
            <w:tcW w:w="1368" w:type="dxa"/>
          </w:tcPr>
          <w:p w14:paraId="266A301F" w14:textId="7442D643"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2.2%</w:t>
            </w:r>
          </w:p>
        </w:tc>
        <w:tc>
          <w:tcPr>
            <w:tcW w:w="1368" w:type="dxa"/>
          </w:tcPr>
          <w:p w14:paraId="52C4CA29" w14:textId="2C3FEE57"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2.9%</w:t>
            </w:r>
          </w:p>
        </w:tc>
      </w:tr>
    </w:tbl>
    <w:p w14:paraId="1D271CA2" w14:textId="77777777" w:rsidR="00763CA2" w:rsidRDefault="00763CA2" w:rsidP="00CF5D1A">
      <w:pPr>
        <w:spacing w:line="480" w:lineRule="auto"/>
        <w:ind w:firstLine="720"/>
        <w:rPr>
          <w:rFonts w:ascii="Times New Roman" w:hAnsi="Times New Roman" w:cs="Times New Roman"/>
          <w:color w:val="000000" w:themeColor="text1"/>
        </w:rPr>
      </w:pPr>
    </w:p>
    <w:p w14:paraId="464EC5B1" w14:textId="77777777" w:rsidR="00CE24C2" w:rsidRDefault="00B736BF" w:rsidP="00CE24C2">
      <w:pPr>
        <w:spacing w:line="480" w:lineRule="auto"/>
        <w:ind w:firstLine="720"/>
        <w:rPr>
          <w:rFonts w:ascii="Times New Roman" w:hAnsi="Times New Roman" w:cs="Times New Roman"/>
        </w:rPr>
      </w:pPr>
      <w:r>
        <w:rPr>
          <w:rFonts w:ascii="Times New Roman" w:hAnsi="Times New Roman" w:cs="Times New Roman"/>
        </w:rPr>
        <w:t>Soil samples were collected during installation of the soil moisture probes at each weather station, and analyzed for organic matter content as well as soil texture. Soil</w:t>
      </w:r>
      <w:r w:rsidR="005747C8">
        <w:rPr>
          <w:rFonts w:ascii="Times New Roman" w:hAnsi="Times New Roman" w:cs="Times New Roman"/>
        </w:rPr>
        <w:t>s</w:t>
      </w:r>
      <w:r>
        <w:rPr>
          <w:rFonts w:ascii="Times New Roman" w:hAnsi="Times New Roman" w:cs="Times New Roman"/>
        </w:rPr>
        <w:t xml:space="preserve"> were loamy sand or sand at all sites and depths</w:t>
      </w:r>
      <w:r w:rsidR="00B5689D">
        <w:rPr>
          <w:rFonts w:ascii="Times New Roman" w:hAnsi="Times New Roman" w:cs="Times New Roman"/>
        </w:rPr>
        <w:t>. S</w:t>
      </w:r>
      <w:r>
        <w:rPr>
          <w:rFonts w:ascii="Times New Roman" w:hAnsi="Times New Roman" w:cs="Times New Roman"/>
        </w:rPr>
        <w:t>hallow wetland soils</w:t>
      </w:r>
      <w:r w:rsidR="00B5689D">
        <w:rPr>
          <w:rFonts w:ascii="Times New Roman" w:hAnsi="Times New Roman" w:cs="Times New Roman"/>
        </w:rPr>
        <w:t xml:space="preserve"> (top 10cm)</w:t>
      </w:r>
      <w:r>
        <w:rPr>
          <w:rFonts w:ascii="Times New Roman" w:hAnsi="Times New Roman" w:cs="Times New Roman"/>
        </w:rPr>
        <w:t xml:space="preserve"> in both ICB and SCB showing higher organic matter and silt content </w:t>
      </w:r>
      <w:r w:rsidR="00B5689D">
        <w:rPr>
          <w:rFonts w:ascii="Times New Roman" w:hAnsi="Times New Roman" w:cs="Times New Roman"/>
        </w:rPr>
        <w:t>compared to both deeper wetland soils and all shrub/forest soils</w:t>
      </w:r>
      <w:r>
        <w:rPr>
          <w:rFonts w:ascii="Times New Roman" w:hAnsi="Times New Roman" w:cs="Times New Roman"/>
        </w:rPr>
        <w:t>.</w:t>
      </w:r>
    </w:p>
    <w:p w14:paraId="609F6FBF" w14:textId="1574054A" w:rsidR="000B70F7" w:rsidRPr="001F179A" w:rsidRDefault="003303F7" w:rsidP="00CE24C2">
      <w:pPr>
        <w:spacing w:line="480" w:lineRule="auto"/>
        <w:ind w:firstLine="720"/>
        <w:rPr>
          <w:rFonts w:ascii="Times New Roman" w:hAnsi="Times New Roman" w:cs="Times New Roman"/>
          <w:color w:val="000000" w:themeColor="text1"/>
        </w:rPr>
      </w:pPr>
      <w:r w:rsidRPr="001F179A">
        <w:rPr>
          <w:rFonts w:ascii="Times New Roman" w:hAnsi="Times New Roman" w:cs="Times New Roman"/>
          <w:color w:val="000000" w:themeColor="text1"/>
        </w:rPr>
        <w:t>The vegetation at the</w:t>
      </w:r>
      <w:r w:rsidR="00CF5D1A" w:rsidRPr="001F179A">
        <w:rPr>
          <w:rFonts w:ascii="Times New Roman" w:hAnsi="Times New Roman" w:cs="Times New Roman"/>
          <w:color w:val="000000" w:themeColor="text1"/>
        </w:rPr>
        <w:t xml:space="preserve"> weather station</w:t>
      </w:r>
      <w:r w:rsidRPr="001F179A">
        <w:rPr>
          <w:rFonts w:ascii="Times New Roman" w:hAnsi="Times New Roman" w:cs="Times New Roman"/>
          <w:color w:val="000000" w:themeColor="text1"/>
        </w:rPr>
        <w:t>s</w:t>
      </w:r>
      <w:r w:rsidR="00CF5D1A" w:rsidRPr="001F179A">
        <w:rPr>
          <w:rFonts w:ascii="Times New Roman" w:hAnsi="Times New Roman" w:cs="Times New Roman"/>
          <w:color w:val="000000" w:themeColor="text1"/>
        </w:rPr>
        <w:t xml:space="preserve"> </w:t>
      </w:r>
      <w:r w:rsidR="00CE24C2" w:rsidRPr="001F179A">
        <w:rPr>
          <w:rFonts w:ascii="Times New Roman" w:hAnsi="Times New Roman" w:cs="Times New Roman"/>
          <w:color w:val="000000" w:themeColor="text1"/>
        </w:rPr>
        <w:t>at</w:t>
      </w:r>
      <w:r w:rsidR="00CF5D1A" w:rsidRPr="001F179A">
        <w:rPr>
          <w:rFonts w:ascii="Times New Roman" w:hAnsi="Times New Roman" w:cs="Times New Roman"/>
          <w:color w:val="000000" w:themeColor="text1"/>
        </w:rPr>
        <w:t xml:space="preserve"> ICB </w:t>
      </w:r>
      <w:r w:rsidR="00CE24C2" w:rsidRPr="001F179A">
        <w:rPr>
          <w:rFonts w:ascii="Times New Roman" w:hAnsi="Times New Roman" w:cs="Times New Roman"/>
          <w:color w:val="000000" w:themeColor="text1"/>
        </w:rPr>
        <w:t>was</w:t>
      </w:r>
      <w:r w:rsidRPr="001F179A">
        <w:rPr>
          <w:rFonts w:ascii="Times New Roman" w:hAnsi="Times New Roman" w:cs="Times New Roman"/>
          <w:color w:val="000000" w:themeColor="text1"/>
        </w:rPr>
        <w:t xml:space="preserve"> </w:t>
      </w:r>
      <w:r w:rsidR="005747C8" w:rsidRPr="001F179A">
        <w:rPr>
          <w:rFonts w:ascii="Times New Roman" w:hAnsi="Times New Roman" w:cs="Times New Roman"/>
          <w:color w:val="000000" w:themeColor="text1"/>
        </w:rPr>
        <w:t>similar but not identical</w:t>
      </w:r>
      <w:r w:rsidR="00CE24C2" w:rsidRPr="001F179A">
        <w:rPr>
          <w:rFonts w:ascii="Times New Roman" w:hAnsi="Times New Roman" w:cs="Times New Roman"/>
          <w:color w:val="000000" w:themeColor="text1"/>
        </w:rPr>
        <w:t xml:space="preserve"> to SCB</w:t>
      </w:r>
      <w:r w:rsidR="00CF5D1A" w:rsidRPr="001F179A">
        <w:rPr>
          <w:rFonts w:ascii="Times New Roman" w:hAnsi="Times New Roman" w:cs="Times New Roman"/>
          <w:color w:val="000000" w:themeColor="text1"/>
        </w:rPr>
        <w:t xml:space="preserve">. The SCB wetland site contains larger portion of conifer regeneration </w:t>
      </w:r>
      <w:r w:rsidR="005747C8" w:rsidRPr="001F179A">
        <w:rPr>
          <w:rFonts w:ascii="Times New Roman" w:hAnsi="Times New Roman" w:cs="Times New Roman"/>
          <w:color w:val="000000" w:themeColor="text1"/>
        </w:rPr>
        <w:t>than</w:t>
      </w:r>
      <w:r w:rsidR="00CF5D1A" w:rsidRPr="001F179A">
        <w:rPr>
          <w:rFonts w:ascii="Times New Roman" w:hAnsi="Times New Roman" w:cs="Times New Roman"/>
          <w:color w:val="000000" w:themeColor="text1"/>
        </w:rPr>
        <w:t xml:space="preserve"> ICB</w:t>
      </w:r>
      <w:r w:rsidR="005747C8" w:rsidRPr="001F179A">
        <w:rPr>
          <w:rFonts w:ascii="Times New Roman" w:hAnsi="Times New Roman" w:cs="Times New Roman"/>
          <w:color w:val="000000" w:themeColor="text1"/>
        </w:rPr>
        <w:t>,</w:t>
      </w:r>
      <w:r w:rsidR="00CF5D1A" w:rsidRPr="001F179A">
        <w:rPr>
          <w:rFonts w:ascii="Times New Roman" w:hAnsi="Times New Roman" w:cs="Times New Roman"/>
          <w:color w:val="000000" w:themeColor="text1"/>
        </w:rPr>
        <w:t xml:space="preserve"> which is predominantly vegetated with tall grasses. The shrub site in ICB </w:t>
      </w:r>
      <w:r w:rsidR="008231EE" w:rsidRPr="001F179A">
        <w:rPr>
          <w:rFonts w:ascii="Times New Roman" w:hAnsi="Times New Roman" w:cs="Times New Roman"/>
          <w:color w:val="000000" w:themeColor="text1"/>
        </w:rPr>
        <w:t>was comprised mostly of white</w:t>
      </w:r>
      <w:r w:rsidR="00CF5D1A" w:rsidRPr="001F179A">
        <w:rPr>
          <w:rFonts w:ascii="Times New Roman" w:hAnsi="Times New Roman" w:cs="Times New Roman"/>
          <w:color w:val="000000" w:themeColor="text1"/>
        </w:rPr>
        <w:t>thorn</w:t>
      </w:r>
      <w:r w:rsidR="008231EE" w:rsidRPr="001F179A">
        <w:rPr>
          <w:rFonts w:ascii="Times New Roman" w:hAnsi="Times New Roman" w:cs="Times New Roman"/>
          <w:color w:val="000000" w:themeColor="text1"/>
        </w:rPr>
        <w:t xml:space="preserve"> ceanothus</w:t>
      </w:r>
      <w:r w:rsidR="00CF5D1A" w:rsidRPr="001F179A">
        <w:rPr>
          <w:rFonts w:ascii="Times New Roman" w:hAnsi="Times New Roman" w:cs="Times New Roman"/>
          <w:color w:val="000000" w:themeColor="text1"/>
        </w:rPr>
        <w:t xml:space="preserve"> (</w:t>
      </w:r>
      <w:proofErr w:type="spellStart"/>
      <w:r w:rsidR="00CF5D1A" w:rsidRPr="001F179A">
        <w:rPr>
          <w:rFonts w:ascii="Times New Roman" w:hAnsi="Times New Roman" w:cs="Times New Roman"/>
          <w:i/>
          <w:color w:val="000000" w:themeColor="text1"/>
        </w:rPr>
        <w:t>Ceanothus</w:t>
      </w:r>
      <w:proofErr w:type="spellEnd"/>
      <w:r w:rsidR="008231EE" w:rsidRPr="001F179A">
        <w:rPr>
          <w:rFonts w:ascii="Times New Roman" w:hAnsi="Times New Roman" w:cs="Times New Roman"/>
          <w:i/>
          <w:color w:val="000000" w:themeColor="text1"/>
        </w:rPr>
        <w:t xml:space="preserve"> </w:t>
      </w:r>
      <w:proofErr w:type="spellStart"/>
      <w:r w:rsidR="008231EE" w:rsidRPr="001F179A">
        <w:rPr>
          <w:rFonts w:ascii="Times New Roman" w:hAnsi="Times New Roman" w:cs="Times New Roman"/>
          <w:i/>
          <w:color w:val="000000" w:themeColor="text1"/>
        </w:rPr>
        <w:t>cordulatus</w:t>
      </w:r>
      <w:proofErr w:type="spellEnd"/>
      <w:r w:rsidR="00CF5D1A" w:rsidRPr="001F179A">
        <w:rPr>
          <w:rFonts w:ascii="Times New Roman" w:hAnsi="Times New Roman" w:cs="Times New Roman"/>
          <w:color w:val="000000" w:themeColor="text1"/>
        </w:rPr>
        <w:t>)</w:t>
      </w:r>
      <w:r w:rsidR="005747C8" w:rsidRPr="001F179A">
        <w:rPr>
          <w:rFonts w:ascii="Times New Roman" w:hAnsi="Times New Roman" w:cs="Times New Roman"/>
          <w:color w:val="000000" w:themeColor="text1"/>
        </w:rPr>
        <w:t xml:space="preserve"> when weather stations were installed, but burned at </w:t>
      </w:r>
      <w:r w:rsidR="008231EE" w:rsidRPr="001F179A">
        <w:rPr>
          <w:rFonts w:ascii="Times New Roman" w:hAnsi="Times New Roman" w:cs="Times New Roman"/>
          <w:color w:val="000000" w:themeColor="text1"/>
        </w:rPr>
        <w:t>high severity</w:t>
      </w:r>
      <w:r w:rsidR="005747C8" w:rsidRPr="001F179A">
        <w:rPr>
          <w:rFonts w:ascii="Times New Roman" w:hAnsi="Times New Roman" w:cs="Times New Roman"/>
          <w:color w:val="000000" w:themeColor="text1"/>
        </w:rPr>
        <w:t xml:space="preserve"> during the 2017 Empire Fire</w:t>
      </w:r>
      <w:r w:rsidR="008231EE" w:rsidRPr="001F179A">
        <w:rPr>
          <w:rFonts w:ascii="Times New Roman" w:hAnsi="Times New Roman" w:cs="Times New Roman"/>
          <w:color w:val="000000" w:themeColor="text1"/>
        </w:rPr>
        <w:t xml:space="preserve">, resulting in bare soil with little live vegetation </w:t>
      </w:r>
      <w:r w:rsidR="005747C8" w:rsidRPr="001F179A">
        <w:rPr>
          <w:rFonts w:ascii="Times New Roman" w:hAnsi="Times New Roman" w:cs="Times New Roman"/>
          <w:color w:val="000000" w:themeColor="text1"/>
        </w:rPr>
        <w:t xml:space="preserve">during the </w:t>
      </w:r>
      <w:r w:rsidR="008231EE" w:rsidRPr="001F179A">
        <w:rPr>
          <w:rFonts w:ascii="Times New Roman" w:hAnsi="Times New Roman" w:cs="Times New Roman"/>
          <w:color w:val="000000" w:themeColor="text1"/>
        </w:rPr>
        <w:t xml:space="preserve">2018 WY. </w:t>
      </w:r>
      <w:r w:rsidR="005747C8" w:rsidRPr="001F179A">
        <w:rPr>
          <w:rFonts w:ascii="Times New Roman" w:hAnsi="Times New Roman" w:cs="Times New Roman"/>
          <w:color w:val="000000" w:themeColor="text1"/>
        </w:rPr>
        <w:t>T</w:t>
      </w:r>
      <w:r w:rsidR="008231EE" w:rsidRPr="001F179A">
        <w:rPr>
          <w:rFonts w:ascii="Times New Roman" w:hAnsi="Times New Roman" w:cs="Times New Roman"/>
          <w:color w:val="000000" w:themeColor="text1"/>
        </w:rPr>
        <w:t>he SCB shrub site contains a dense growth of young conifers with a mix of ceanothus</w:t>
      </w:r>
      <w:r w:rsidR="005747C8" w:rsidRPr="001F179A">
        <w:rPr>
          <w:rFonts w:ascii="Times New Roman" w:hAnsi="Times New Roman" w:cs="Times New Roman"/>
          <w:color w:val="000000" w:themeColor="text1"/>
        </w:rPr>
        <w:t xml:space="preserve"> and grass</w:t>
      </w:r>
      <w:r w:rsidR="008231EE" w:rsidRPr="001F179A">
        <w:rPr>
          <w:rFonts w:ascii="Times New Roman" w:hAnsi="Times New Roman" w:cs="Times New Roman"/>
          <w:color w:val="000000" w:themeColor="text1"/>
        </w:rPr>
        <w:t xml:space="preserve">. </w:t>
      </w:r>
      <w:r w:rsidRPr="001F179A">
        <w:rPr>
          <w:rFonts w:ascii="Times New Roman" w:hAnsi="Times New Roman" w:cs="Times New Roman"/>
          <w:color w:val="000000" w:themeColor="text1"/>
        </w:rPr>
        <w:t xml:space="preserve">The forest </w:t>
      </w:r>
      <w:r w:rsidR="008231EE" w:rsidRPr="001F179A">
        <w:rPr>
          <w:rFonts w:ascii="Times New Roman" w:hAnsi="Times New Roman" w:cs="Times New Roman"/>
          <w:color w:val="000000" w:themeColor="text1"/>
        </w:rPr>
        <w:t xml:space="preserve">sites </w:t>
      </w:r>
      <w:r w:rsidRPr="001F179A">
        <w:rPr>
          <w:rFonts w:ascii="Times New Roman" w:hAnsi="Times New Roman" w:cs="Times New Roman"/>
          <w:color w:val="000000" w:themeColor="text1"/>
        </w:rPr>
        <w:t xml:space="preserve">in the two basins </w:t>
      </w:r>
      <w:r w:rsidR="008231EE" w:rsidRPr="001F179A">
        <w:rPr>
          <w:rFonts w:ascii="Times New Roman" w:hAnsi="Times New Roman" w:cs="Times New Roman"/>
          <w:color w:val="000000" w:themeColor="text1"/>
        </w:rPr>
        <w:t>are similar in</w:t>
      </w:r>
      <w:r w:rsidRPr="001F179A">
        <w:rPr>
          <w:rFonts w:ascii="Times New Roman" w:hAnsi="Times New Roman" w:cs="Times New Roman"/>
          <w:color w:val="000000" w:themeColor="text1"/>
        </w:rPr>
        <w:t xml:space="preserve"> terms of</w:t>
      </w:r>
      <w:r w:rsidR="008231EE" w:rsidRPr="001F179A">
        <w:rPr>
          <w:rFonts w:ascii="Times New Roman" w:hAnsi="Times New Roman" w:cs="Times New Roman"/>
          <w:color w:val="000000" w:themeColor="text1"/>
        </w:rPr>
        <w:t xml:space="preserve"> tree density, tree species, and slope. </w:t>
      </w:r>
      <w:r w:rsidR="001F179A" w:rsidRPr="001F179A">
        <w:rPr>
          <w:rFonts w:ascii="Times New Roman" w:hAnsi="Times New Roman" w:cs="Times New Roman"/>
          <w:color w:val="000000" w:themeColor="text1"/>
        </w:rPr>
        <w:t>Similar to ICB, soils at the SCB weather station sites were all loamy sand, with higher silt content in the meadow site than at the other two sites. Soil texture</w:t>
      </w:r>
      <w:r w:rsidR="00B2718F">
        <w:rPr>
          <w:rFonts w:ascii="Times New Roman" w:hAnsi="Times New Roman" w:cs="Times New Roman"/>
          <w:color w:val="000000" w:themeColor="text1"/>
        </w:rPr>
        <w:t xml:space="preserve"> at both SCB and ICB</w:t>
      </w:r>
      <w:r w:rsidR="001F179A" w:rsidRPr="001F179A">
        <w:rPr>
          <w:rFonts w:ascii="Times New Roman" w:hAnsi="Times New Roman" w:cs="Times New Roman"/>
          <w:color w:val="000000" w:themeColor="text1"/>
        </w:rPr>
        <w:t xml:space="preserve"> did not vary greatly with depth, although the meadow site had higher organic content at shallow depths than the </w:t>
      </w:r>
      <w:r w:rsidR="00B2718F">
        <w:rPr>
          <w:rFonts w:ascii="Times New Roman" w:hAnsi="Times New Roman" w:cs="Times New Roman"/>
          <w:color w:val="000000" w:themeColor="text1"/>
        </w:rPr>
        <w:t>shrub and forest</w:t>
      </w:r>
      <w:r w:rsidR="001F179A" w:rsidRPr="001F179A">
        <w:rPr>
          <w:rFonts w:ascii="Times New Roman" w:hAnsi="Times New Roman" w:cs="Times New Roman"/>
          <w:color w:val="000000" w:themeColor="text1"/>
        </w:rPr>
        <w:t xml:space="preserve"> sites</w:t>
      </w:r>
      <w:r w:rsidR="00B2718F">
        <w:rPr>
          <w:rFonts w:ascii="Times New Roman" w:hAnsi="Times New Roman" w:cs="Times New Roman"/>
          <w:color w:val="000000" w:themeColor="text1"/>
        </w:rPr>
        <w:t>.</w:t>
      </w:r>
    </w:p>
    <w:p w14:paraId="4EFF3E35" w14:textId="73D6E5C4" w:rsidR="003D164C" w:rsidRPr="00594B0A" w:rsidRDefault="00354D61" w:rsidP="003D164C">
      <w:pPr>
        <w:jc w:val="center"/>
        <w:rPr>
          <w:rFonts w:ascii="Times New Roman" w:hAnsi="Times New Roman" w:cs="Times New Roman"/>
          <w:color w:val="000000" w:themeColor="text1"/>
          <w:sz w:val="18"/>
          <w:szCs w:val="18"/>
        </w:rPr>
      </w:pPr>
      <w:r w:rsidRPr="00354D61">
        <w:rPr>
          <w:rFonts w:ascii="Times New Roman" w:hAnsi="Times New Roman" w:cs="Times New Roman"/>
          <w:noProof/>
          <w:color w:val="000000" w:themeColor="text1"/>
          <w:sz w:val="18"/>
          <w:szCs w:val="18"/>
          <w:lang w:eastAsia="en-US"/>
        </w:rPr>
        <w:lastRenderedPageBreak/>
        <w:drawing>
          <wp:inline distT="0" distB="0" distL="0" distR="0" wp14:anchorId="76AC0BC5" wp14:editId="4393EC1F">
            <wp:extent cx="4713604" cy="5438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israme\Google Drive\ThompsonFire\SEQKI\WeatherStnInstallations\Photos\Station1\DSCF5288.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731762" cy="5459727"/>
                    </a:xfrm>
                    <a:prstGeom prst="rect">
                      <a:avLst/>
                    </a:prstGeom>
                    <a:noFill/>
                    <a:ln>
                      <a:noFill/>
                    </a:ln>
                  </pic:spPr>
                </pic:pic>
              </a:graphicData>
            </a:graphic>
          </wp:inline>
        </w:drawing>
      </w:r>
    </w:p>
    <w:p w14:paraId="31025CEF" w14:textId="169A510C" w:rsidR="003D164C" w:rsidRPr="00594B0A" w:rsidRDefault="003D164C" w:rsidP="003D164C">
      <w:pPr>
        <w:jc w:val="center"/>
        <w:rPr>
          <w:rFonts w:ascii="Times New Roman" w:hAnsi="Times New Roman" w:cs="Times New Roman"/>
          <w:color w:val="000000" w:themeColor="text1"/>
        </w:rPr>
      </w:pPr>
    </w:p>
    <w:p w14:paraId="42B402F5" w14:textId="3DC75607" w:rsidR="003D164C" w:rsidRPr="00594B0A" w:rsidRDefault="003D164C" w:rsidP="000B70F7">
      <w:pPr>
        <w:pStyle w:val="Caption"/>
        <w:rPr>
          <w:rFonts w:ascii="Times New Roman" w:hAnsi="Times New Roman" w:cs="Times New Roman"/>
          <w:color w:val="000000" w:themeColor="text1"/>
          <w:sz w:val="24"/>
          <w:szCs w:val="24"/>
        </w:rPr>
      </w:pPr>
      <w:r w:rsidRPr="00594B0A">
        <w:rPr>
          <w:rFonts w:ascii="Times New Roman" w:hAnsi="Times New Roman" w:cs="Times New Roman"/>
          <w:color w:val="000000" w:themeColor="text1"/>
        </w:rPr>
        <w:t xml:space="preserve">Figure B1: Images of weather stations in Sugarloaf Creek Basin. </w:t>
      </w:r>
      <w:r w:rsidR="00D76E15">
        <w:rPr>
          <w:rFonts w:ascii="Times New Roman" w:hAnsi="Times New Roman" w:cs="Times New Roman"/>
          <w:color w:val="000000" w:themeColor="text1"/>
        </w:rPr>
        <w:t xml:space="preserve">These stations are located in three nearby areas: one relatively wet site dominated by grasses and conifer recruitment (A; referred to as “wetland” in the main text), one drier site with sparse conifer recruitment and shrub growth (B; referred to as “shrub” in the main text), and one with an intact mature conifer canopy (C; referred to as “forest” in the main text). </w:t>
      </w:r>
    </w:p>
    <w:p w14:paraId="0EE24B72" w14:textId="0F819906" w:rsidR="003D164C" w:rsidRPr="00594B0A" w:rsidRDefault="003D164C" w:rsidP="003D164C">
      <w:pPr>
        <w:rPr>
          <w:rFonts w:ascii="Times New Roman" w:hAnsi="Times New Roman" w:cs="Times New Roman"/>
          <w:color w:val="000000" w:themeColor="text1"/>
        </w:rPr>
      </w:pPr>
    </w:p>
    <w:p w14:paraId="1A75111C" w14:textId="687F597F" w:rsidR="003D164C" w:rsidRPr="00594B0A" w:rsidRDefault="003D164C" w:rsidP="003D164C">
      <w:pPr>
        <w:jc w:val="center"/>
        <w:rPr>
          <w:rFonts w:ascii="Times New Roman" w:hAnsi="Times New Roman" w:cs="Times New Roman"/>
          <w:color w:val="000000" w:themeColor="text1"/>
        </w:rPr>
      </w:pPr>
      <w:r w:rsidRPr="00594B0A">
        <w:rPr>
          <w:rFonts w:ascii="Times New Roman" w:hAnsi="Times New Roman" w:cs="Times New Roman"/>
          <w:noProof/>
          <w:color w:val="000000" w:themeColor="text1"/>
          <w:lang w:eastAsia="en-US"/>
        </w:rPr>
        <w:lastRenderedPageBreak/>
        <w:drawing>
          <wp:inline distT="0" distB="0" distL="0" distR="0" wp14:anchorId="13F3576A" wp14:editId="223A8123">
            <wp:extent cx="5068567" cy="5848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bwMode="auto">
                    <a:xfrm>
                      <a:off x="0" y="0"/>
                      <a:ext cx="5182128" cy="5979382"/>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p>
    <w:p w14:paraId="181E1798" w14:textId="33919798" w:rsidR="003D164C" w:rsidRPr="00594B0A" w:rsidRDefault="003D164C" w:rsidP="003D164C">
      <w:pPr>
        <w:jc w:val="center"/>
        <w:rPr>
          <w:rFonts w:ascii="Times New Roman" w:hAnsi="Times New Roman" w:cs="Times New Roman"/>
          <w:color w:val="000000" w:themeColor="text1"/>
        </w:rPr>
      </w:pPr>
    </w:p>
    <w:p w14:paraId="557BF371" w14:textId="50FB1341" w:rsidR="003D164C" w:rsidRPr="00594B0A" w:rsidRDefault="003D164C" w:rsidP="000B70F7">
      <w:pPr>
        <w:pStyle w:val="Caption"/>
        <w:rPr>
          <w:rFonts w:ascii="Times New Roman" w:hAnsi="Times New Roman" w:cs="Times New Roman"/>
          <w:color w:val="000000" w:themeColor="text1"/>
          <w:sz w:val="24"/>
          <w:szCs w:val="24"/>
        </w:rPr>
      </w:pPr>
      <w:r w:rsidRPr="00594B0A">
        <w:rPr>
          <w:rFonts w:ascii="Times New Roman" w:hAnsi="Times New Roman" w:cs="Times New Roman"/>
          <w:color w:val="000000" w:themeColor="text1"/>
        </w:rPr>
        <w:t>Figure B2: I</w:t>
      </w:r>
      <w:r w:rsidR="00D76E15">
        <w:rPr>
          <w:rFonts w:ascii="Times New Roman" w:hAnsi="Times New Roman" w:cs="Times New Roman"/>
          <w:color w:val="000000" w:themeColor="text1"/>
        </w:rPr>
        <w:t xml:space="preserve">mages of weather stations </w:t>
      </w:r>
      <w:r w:rsidRPr="00594B0A">
        <w:rPr>
          <w:rFonts w:ascii="Times New Roman" w:hAnsi="Times New Roman" w:cs="Times New Roman"/>
          <w:color w:val="000000" w:themeColor="text1"/>
        </w:rPr>
        <w:t xml:space="preserve">in </w:t>
      </w:r>
      <w:proofErr w:type="spellStart"/>
      <w:r w:rsidRPr="00594B0A">
        <w:rPr>
          <w:rFonts w:ascii="Times New Roman" w:hAnsi="Times New Roman" w:cs="Times New Roman"/>
          <w:color w:val="000000" w:themeColor="text1"/>
        </w:rPr>
        <w:t>Illilouette</w:t>
      </w:r>
      <w:proofErr w:type="spellEnd"/>
      <w:r w:rsidRPr="00594B0A">
        <w:rPr>
          <w:rFonts w:ascii="Times New Roman" w:hAnsi="Times New Roman" w:cs="Times New Roman"/>
          <w:color w:val="000000" w:themeColor="text1"/>
        </w:rPr>
        <w:t xml:space="preserve"> Creek Basin. </w:t>
      </w:r>
      <w:r w:rsidR="00D76E15">
        <w:rPr>
          <w:rFonts w:ascii="Times New Roman" w:hAnsi="Times New Roman" w:cs="Times New Roman"/>
          <w:color w:val="000000" w:themeColor="text1"/>
        </w:rPr>
        <w:t xml:space="preserve">These sites are dominated by wetland vegetation (A; “wetland”), shrubs and conifer recruitment (B; “shrub”), and a mature conifer canopy (C; “forest”). </w:t>
      </w:r>
    </w:p>
    <w:p w14:paraId="0F370BFF" w14:textId="77777777" w:rsidR="003D164C" w:rsidRPr="00594B0A" w:rsidRDefault="003D164C" w:rsidP="003D164C">
      <w:pPr>
        <w:rPr>
          <w:rFonts w:ascii="Times New Roman" w:hAnsi="Times New Roman" w:cs="Times New Roman"/>
          <w:color w:val="000000" w:themeColor="text1"/>
        </w:rPr>
      </w:pPr>
    </w:p>
    <w:p w14:paraId="721BDB44" w14:textId="77777777" w:rsidR="00CE24C2" w:rsidRDefault="00CE24C2">
      <w:pPr>
        <w:rPr>
          <w:rFonts w:ascii="Times New Roman" w:hAnsi="Times New Roman" w:cs="Times New Roman"/>
        </w:rPr>
      </w:pPr>
      <w:r>
        <w:rPr>
          <w:rFonts w:ascii="Times New Roman" w:hAnsi="Times New Roman" w:cs="Times New Roman"/>
        </w:rPr>
        <w:br w:type="page"/>
      </w:r>
    </w:p>
    <w:p w14:paraId="46743F69" w14:textId="56E763A9" w:rsidR="0060035F" w:rsidRDefault="00594B0A" w:rsidP="00CE24C2">
      <w:pPr>
        <w:spacing w:line="480" w:lineRule="auto"/>
        <w:ind w:firstLine="720"/>
        <w:rPr>
          <w:rFonts w:ascii="Times New Roman" w:hAnsi="Times New Roman" w:cs="Times New Roman"/>
        </w:rPr>
      </w:pPr>
      <w:r>
        <w:rPr>
          <w:rFonts w:ascii="Times New Roman" w:hAnsi="Times New Roman" w:cs="Times New Roman"/>
        </w:rPr>
        <w:lastRenderedPageBreak/>
        <w:t xml:space="preserve">The </w:t>
      </w:r>
      <w:r w:rsidR="005747C8">
        <w:rPr>
          <w:rFonts w:ascii="Times New Roman" w:hAnsi="Times New Roman" w:cs="Times New Roman"/>
          <w:noProof/>
          <w:color w:val="000000" w:themeColor="text1"/>
          <w:lang w:eastAsia="en-US"/>
        </w:rPr>
        <w:t>weather</w:t>
      </w:r>
      <w:r w:rsidR="00070B79" w:rsidRPr="00070B79">
        <w:rPr>
          <w:rFonts w:ascii="Times New Roman" w:hAnsi="Times New Roman" w:cs="Times New Roman"/>
        </w:rPr>
        <w:t xml:space="preserve"> station</w:t>
      </w:r>
      <w:r w:rsidR="005747C8">
        <w:rPr>
          <w:rFonts w:ascii="Times New Roman" w:hAnsi="Times New Roman" w:cs="Times New Roman"/>
        </w:rPr>
        <w:t>s</w:t>
      </w:r>
      <w:r w:rsidR="00070B79" w:rsidRPr="00070B79">
        <w:rPr>
          <w:rFonts w:ascii="Times New Roman" w:hAnsi="Times New Roman" w:cs="Times New Roman"/>
        </w:rPr>
        <w:t xml:space="preserve"> </w:t>
      </w:r>
      <w:r w:rsidR="005747C8">
        <w:rPr>
          <w:rFonts w:ascii="Times New Roman" w:hAnsi="Times New Roman" w:cs="Times New Roman"/>
        </w:rPr>
        <w:t>reported</w:t>
      </w:r>
      <w:r w:rsidR="003303F7">
        <w:rPr>
          <w:rFonts w:ascii="Times New Roman" w:hAnsi="Times New Roman" w:cs="Times New Roman"/>
        </w:rPr>
        <w:t xml:space="preserve"> more</w:t>
      </w:r>
      <w:r w:rsidR="003303F7" w:rsidRPr="00070B79">
        <w:rPr>
          <w:rFonts w:ascii="Times New Roman" w:hAnsi="Times New Roman" w:cs="Times New Roman"/>
        </w:rPr>
        <w:t xml:space="preserve"> </w:t>
      </w:r>
      <w:r w:rsidR="003303F7">
        <w:rPr>
          <w:rFonts w:ascii="Times New Roman" w:hAnsi="Times New Roman" w:cs="Times New Roman"/>
        </w:rPr>
        <w:t xml:space="preserve">precipitation </w:t>
      </w:r>
      <w:r w:rsidR="00070B79" w:rsidRPr="00070B79">
        <w:rPr>
          <w:rFonts w:ascii="Times New Roman" w:hAnsi="Times New Roman" w:cs="Times New Roman"/>
        </w:rPr>
        <w:t xml:space="preserve">in ICB than SCB (Table </w:t>
      </w:r>
      <w:r w:rsidR="00F0305D">
        <w:rPr>
          <w:rFonts w:ascii="Times New Roman" w:hAnsi="Times New Roman" w:cs="Times New Roman"/>
        </w:rPr>
        <w:t>B2</w:t>
      </w:r>
      <w:r w:rsidR="00070B79" w:rsidRPr="00070B79">
        <w:rPr>
          <w:rFonts w:ascii="Times New Roman" w:hAnsi="Times New Roman" w:cs="Times New Roman"/>
        </w:rPr>
        <w:t>)</w:t>
      </w:r>
      <w:r w:rsidR="005747C8">
        <w:rPr>
          <w:rFonts w:ascii="Times New Roman" w:hAnsi="Times New Roman" w:cs="Times New Roman"/>
        </w:rPr>
        <w:t>, with the differences being larger (</w:t>
      </w:r>
      <w:r w:rsidR="005747C8" w:rsidRPr="00070B79">
        <w:rPr>
          <w:rFonts w:ascii="Times New Roman" w:hAnsi="Times New Roman" w:cs="Times New Roman"/>
        </w:rPr>
        <w:t>1.3-1.6</w:t>
      </w:r>
      <w:r w:rsidR="005747C8">
        <w:rPr>
          <w:rFonts w:ascii="Times New Roman" w:hAnsi="Times New Roman" w:cs="Times New Roman"/>
        </w:rPr>
        <w:t xml:space="preserve"> times more precipitation in ICB than SCB) in 2017 (a wet year) than 2018 (</w:t>
      </w:r>
      <w:r w:rsidR="005747C8" w:rsidRPr="00070B79">
        <w:rPr>
          <w:rFonts w:ascii="Times New Roman" w:hAnsi="Times New Roman" w:cs="Times New Roman"/>
        </w:rPr>
        <w:t>1.1-1.2</w:t>
      </w:r>
      <w:r w:rsidR="005747C8">
        <w:rPr>
          <w:rFonts w:ascii="Times New Roman" w:hAnsi="Times New Roman" w:cs="Times New Roman"/>
        </w:rPr>
        <w:t xml:space="preserve"> times more precipitation in ICB), a dry year</w:t>
      </w:r>
      <w:r w:rsidR="00070B79" w:rsidRPr="00070B79">
        <w:rPr>
          <w:rFonts w:ascii="Times New Roman" w:hAnsi="Times New Roman" w:cs="Times New Roman"/>
        </w:rPr>
        <w:t xml:space="preserve">. </w:t>
      </w:r>
      <w:r w:rsidR="005747C8">
        <w:rPr>
          <w:rFonts w:ascii="Times New Roman" w:hAnsi="Times New Roman" w:cs="Times New Roman"/>
        </w:rPr>
        <w:t xml:space="preserve"> </w:t>
      </w:r>
      <w:r w:rsidR="008231EE" w:rsidRPr="00070B79">
        <w:rPr>
          <w:rFonts w:ascii="Times New Roman" w:hAnsi="Times New Roman" w:cs="Times New Roman"/>
        </w:rPr>
        <w:t>Precipitation totals for ICB are conservative for 2017 WY because of the removal of the weather stations prior to the Empire Fire (September through the end of November</w:t>
      </w:r>
      <w:r w:rsidR="00CE24C2">
        <w:rPr>
          <w:rFonts w:ascii="Times New Roman" w:hAnsi="Times New Roman" w:cs="Times New Roman"/>
        </w:rPr>
        <w:t xml:space="preserve"> 2017</w:t>
      </w:r>
      <w:r w:rsidR="008231EE" w:rsidRPr="00070B79">
        <w:rPr>
          <w:rFonts w:ascii="Times New Roman" w:hAnsi="Times New Roman" w:cs="Times New Roman"/>
        </w:rPr>
        <w:t xml:space="preserve">). </w:t>
      </w:r>
      <w:r w:rsidR="005747C8">
        <w:rPr>
          <w:rFonts w:ascii="Times New Roman" w:hAnsi="Times New Roman" w:cs="Times New Roman"/>
        </w:rPr>
        <w:t>A</w:t>
      </w:r>
      <w:r w:rsidR="008231EE" w:rsidRPr="00070B79">
        <w:rPr>
          <w:rFonts w:ascii="Times New Roman" w:hAnsi="Times New Roman" w:cs="Times New Roman"/>
        </w:rPr>
        <w:t xml:space="preserve">t least two precipitation events </w:t>
      </w:r>
      <w:r w:rsidR="005747C8">
        <w:rPr>
          <w:rFonts w:ascii="Times New Roman" w:hAnsi="Times New Roman" w:cs="Times New Roman"/>
        </w:rPr>
        <w:t xml:space="preserve">occurred </w:t>
      </w:r>
      <w:r w:rsidR="008231EE" w:rsidRPr="00070B79">
        <w:rPr>
          <w:rFonts w:ascii="Times New Roman" w:hAnsi="Times New Roman" w:cs="Times New Roman"/>
        </w:rPr>
        <w:t xml:space="preserve">during </w:t>
      </w:r>
      <w:r w:rsidR="005747C8">
        <w:rPr>
          <w:rFonts w:ascii="Times New Roman" w:hAnsi="Times New Roman" w:cs="Times New Roman"/>
        </w:rPr>
        <w:t>this</w:t>
      </w:r>
      <w:r w:rsidR="005747C8" w:rsidRPr="00070B79">
        <w:rPr>
          <w:rFonts w:ascii="Times New Roman" w:hAnsi="Times New Roman" w:cs="Times New Roman"/>
        </w:rPr>
        <w:t xml:space="preserve"> </w:t>
      </w:r>
      <w:r w:rsidR="008231EE" w:rsidRPr="00070B79">
        <w:rPr>
          <w:rFonts w:ascii="Times New Roman" w:hAnsi="Times New Roman" w:cs="Times New Roman"/>
        </w:rPr>
        <w:t xml:space="preserve">time. </w:t>
      </w:r>
      <w:r w:rsidR="008231EE">
        <w:rPr>
          <w:rFonts w:ascii="Times New Roman" w:hAnsi="Times New Roman" w:cs="Times New Roman"/>
        </w:rPr>
        <w:t xml:space="preserve">Comparing the weather station precipitation estimates to PRISM data </w:t>
      </w:r>
      <w:r w:rsidR="008E5EA9">
        <w:rPr>
          <w:rFonts w:ascii="Times New Roman" w:hAnsi="Times New Roman" w:cs="Times New Roman"/>
        </w:rPr>
        <w:t>(</w:t>
      </w:r>
      <w:hyperlink r:id="rId11" w:history="1">
        <w:r w:rsidR="008E5EA9" w:rsidRPr="00D90D8C">
          <w:rPr>
            <w:rStyle w:val="Hyperlink"/>
            <w:rFonts w:ascii="Times New Roman" w:hAnsi="Times New Roman" w:cs="Times New Roman"/>
          </w:rPr>
          <w:t>http://www.prism.oregonstate.edu</w:t>
        </w:r>
      </w:hyperlink>
      <w:r w:rsidR="008E5EA9">
        <w:rPr>
          <w:rFonts w:ascii="Times New Roman" w:hAnsi="Times New Roman" w:cs="Times New Roman"/>
        </w:rPr>
        <w:t xml:space="preserve">) </w:t>
      </w:r>
      <w:r w:rsidR="008231EE">
        <w:rPr>
          <w:rFonts w:ascii="Times New Roman" w:hAnsi="Times New Roman" w:cs="Times New Roman"/>
        </w:rPr>
        <w:t xml:space="preserve">at the same locations shows the same general trends in space and time, giving us confidence in </w:t>
      </w:r>
      <w:r w:rsidR="003303F7">
        <w:rPr>
          <w:rFonts w:ascii="Times New Roman" w:hAnsi="Times New Roman" w:cs="Times New Roman"/>
        </w:rPr>
        <w:t>our estimate</w:t>
      </w:r>
      <w:r w:rsidR="008231EE">
        <w:rPr>
          <w:rFonts w:ascii="Times New Roman" w:hAnsi="Times New Roman" w:cs="Times New Roman"/>
        </w:rPr>
        <w:t>s</w:t>
      </w:r>
      <w:r w:rsidR="003303F7">
        <w:rPr>
          <w:rFonts w:ascii="Times New Roman" w:hAnsi="Times New Roman" w:cs="Times New Roman"/>
        </w:rPr>
        <w:t xml:space="preserve"> of the relative differences in precipitation between the basins,</w:t>
      </w:r>
      <w:r w:rsidR="008231EE">
        <w:rPr>
          <w:rFonts w:ascii="Times New Roman" w:hAnsi="Times New Roman" w:cs="Times New Roman"/>
        </w:rPr>
        <w:t xml:space="preserve"> even if the exact values do not agree (Table </w:t>
      </w:r>
      <w:r w:rsidR="003D164C">
        <w:rPr>
          <w:rFonts w:ascii="Times New Roman" w:hAnsi="Times New Roman" w:cs="Times New Roman"/>
        </w:rPr>
        <w:t>B</w:t>
      </w:r>
      <w:r w:rsidR="008231EE">
        <w:rPr>
          <w:rFonts w:ascii="Times New Roman" w:hAnsi="Times New Roman" w:cs="Times New Roman"/>
        </w:rPr>
        <w:t xml:space="preserve">2). PRISM precipitation is highly uncertain in the Sierra Nevada, and the differences in annual total precipitation </w:t>
      </w:r>
      <w:r w:rsidR="005747C8">
        <w:rPr>
          <w:rFonts w:ascii="Times New Roman" w:hAnsi="Times New Roman" w:cs="Times New Roman"/>
        </w:rPr>
        <w:t xml:space="preserve">do not </w:t>
      </w:r>
      <w:r w:rsidR="008231EE">
        <w:rPr>
          <w:rFonts w:ascii="Times New Roman" w:hAnsi="Times New Roman" w:cs="Times New Roman"/>
        </w:rPr>
        <w:t xml:space="preserve">indicate </w:t>
      </w:r>
      <w:r w:rsidR="005747C8">
        <w:rPr>
          <w:rFonts w:ascii="Times New Roman" w:hAnsi="Times New Roman" w:cs="Times New Roman"/>
        </w:rPr>
        <w:t xml:space="preserve">that ICB/SCB measurements are </w:t>
      </w:r>
      <w:r w:rsidR="008231EE">
        <w:rPr>
          <w:rFonts w:ascii="Times New Roman" w:hAnsi="Times New Roman" w:cs="Times New Roman"/>
        </w:rPr>
        <w:t>erro</w:t>
      </w:r>
      <w:r w:rsidR="005747C8">
        <w:rPr>
          <w:rFonts w:ascii="Times New Roman" w:hAnsi="Times New Roman" w:cs="Times New Roman"/>
        </w:rPr>
        <w:t>neous</w:t>
      </w:r>
      <w:r w:rsidR="003D164C">
        <w:rPr>
          <w:rFonts w:ascii="Times New Roman" w:hAnsi="Times New Roman" w:cs="Times New Roman"/>
        </w:rPr>
        <w:t xml:space="preserve"> </w:t>
      </w:r>
      <w:r w:rsidR="003D164C">
        <w:rPr>
          <w:rFonts w:ascii="Times New Roman" w:hAnsi="Times New Roman" w:cs="Times New Roman"/>
        </w:rPr>
        <w:fldChar w:fldCharType="begin"/>
      </w:r>
      <w:r w:rsidR="003D164C">
        <w:rPr>
          <w:rFonts w:ascii="Times New Roman" w:hAnsi="Times New Roman" w:cs="Times New Roman"/>
        </w:rPr>
        <w:instrText xml:space="preserve"> ADDIN EN.CITE &lt;EndNote&gt;&lt;Cite&gt;&lt;Author&gt;Henn&lt;/Author&gt;&lt;Year&gt;2018&lt;/Year&gt;&lt;RecNum&gt;3765&lt;/RecNum&gt;&lt;DisplayText&gt;(Henn et al. 2018)&lt;/DisplayText&gt;&lt;record&gt;&lt;rec-number&gt;3765&lt;/rec-number&gt;&lt;foreign-keys&gt;&lt;key app="EN" db-id="w0ppaavf8t2zvwe9f0oxa5rcervz0wedp050" timestamp="1556563626"&gt;3765&lt;/key&gt;&lt;/foreign-keys&gt;&lt;ref-type name="Journal Article"&gt;17&lt;/ref-type&gt;&lt;contributors&gt;&lt;authors&gt;&lt;author&gt;Henn, Brian&lt;/author&gt;&lt;author&gt;Newman, Andrew J.&lt;/author&gt;&lt;author&gt;Livneh, Ben&lt;/author&gt;&lt;author&gt;Daly, Christopher&lt;/author&gt;&lt;author&gt;Lundquist, Jessica D.&lt;/author&gt;&lt;/authors&gt;&lt;/contributors&gt;&lt;titles&gt;&lt;title&gt;An assessment of differences in gridded precipitation datasets in complex terrain&lt;/title&gt;&lt;secondary-title&gt;Journal of Hydrology&lt;/secondary-title&gt;&lt;/titles&gt;&lt;periodical&gt;&lt;full-title&gt;Journal of Hydrology&lt;/full-title&gt;&lt;/periodical&gt;&lt;pages&gt;1205-1219&lt;/pages&gt;&lt;volume&gt;556&lt;/volume&gt;&lt;keywords&gt;&lt;keyword&gt;Precipitation&lt;/keyword&gt;&lt;keyword&gt;Hydroclimatology&lt;/keyword&gt;&lt;keyword&gt;Gridded forcing data&lt;/keyword&gt;&lt;keyword&gt;Orographic enhancement&lt;/keyword&gt;&lt;keyword&gt;Uncertainty&lt;/keyword&gt;&lt;keyword&gt;Climate trends&lt;/keyword&gt;&lt;/keywords&gt;&lt;dates&gt;&lt;year&gt;2018&lt;/year&gt;&lt;pub-dates&gt;&lt;date&gt;2018/01/01/&lt;/date&gt;&lt;/pub-dates&gt;&lt;/dates&gt;&lt;isbn&gt;0022-1694&lt;/isbn&gt;&lt;urls&gt;&lt;related-urls&gt;&lt;url&gt;http://www.sciencedirect.com/science/article/pii/S0022169417301452&lt;/url&gt;&lt;/related-urls&gt;&lt;/urls&gt;&lt;electronic-resource-num&gt;https://doi.org/10.1016/j.jhydrol.2017.03.008&lt;/electronic-resource-num&gt;&lt;/record&gt;&lt;/Cite&gt;&lt;/EndNote&gt;</w:instrText>
      </w:r>
      <w:r w:rsidR="003D164C">
        <w:rPr>
          <w:rFonts w:ascii="Times New Roman" w:hAnsi="Times New Roman" w:cs="Times New Roman"/>
        </w:rPr>
        <w:fldChar w:fldCharType="separate"/>
      </w:r>
      <w:r w:rsidR="003D164C">
        <w:rPr>
          <w:rFonts w:ascii="Times New Roman" w:hAnsi="Times New Roman" w:cs="Times New Roman"/>
          <w:noProof/>
        </w:rPr>
        <w:t>(Henn et al. 2018)</w:t>
      </w:r>
      <w:r w:rsidR="003D164C">
        <w:rPr>
          <w:rFonts w:ascii="Times New Roman" w:hAnsi="Times New Roman" w:cs="Times New Roman"/>
        </w:rPr>
        <w:fldChar w:fldCharType="end"/>
      </w:r>
      <w:r w:rsidR="008231EE">
        <w:rPr>
          <w:rFonts w:ascii="Times New Roman" w:hAnsi="Times New Roman" w:cs="Times New Roman"/>
        </w:rPr>
        <w:t xml:space="preserve">. </w:t>
      </w:r>
    </w:p>
    <w:p w14:paraId="2C8FC134" w14:textId="097B643E" w:rsidR="008231EE" w:rsidRPr="000B70F7" w:rsidRDefault="003D164C" w:rsidP="003D164C">
      <w:pPr>
        <w:rPr>
          <w:rFonts w:ascii="Times New Roman" w:hAnsi="Times New Roman" w:cs="Times New Roman"/>
        </w:rPr>
      </w:pPr>
      <w:r>
        <w:rPr>
          <w:rFonts w:ascii="Times New Roman" w:hAnsi="Times New Roman" w:cs="Times New Roman"/>
          <w:i/>
        </w:rPr>
        <w:t xml:space="preserve">Table B2. Annual precipitation estimates for water years (WY) </w:t>
      </w:r>
      <w:r w:rsidR="00B5689D">
        <w:rPr>
          <w:rFonts w:ascii="Times New Roman" w:hAnsi="Times New Roman" w:cs="Times New Roman"/>
          <w:i/>
        </w:rPr>
        <w:t>2016 through</w:t>
      </w:r>
      <w:r>
        <w:rPr>
          <w:rFonts w:ascii="Times New Roman" w:hAnsi="Times New Roman" w:cs="Times New Roman"/>
          <w:i/>
        </w:rPr>
        <w:t xml:space="preserve"> 2018. Weather station estimates are averaged between the non-forest stations at each watershed (ICB and SCB) as these stations should not experience interception losses. The ratio of precipitation between sites and between datasets show that for 2016-2018 ICB always received more annual precipitation than SCB (regardless of dataset), and PRISM always estimated higher precipitation than our weather stations.</w:t>
      </w:r>
    </w:p>
    <w:p w14:paraId="60156C8D" w14:textId="77777777" w:rsidR="003D164C" w:rsidRPr="003D164C" w:rsidRDefault="003D164C" w:rsidP="003D164C">
      <w:pPr>
        <w:rPr>
          <w:rFonts w:ascii="Times New Roman" w:hAnsi="Times New Roman" w:cs="Times New Roman"/>
          <w:i/>
        </w:rPr>
      </w:pPr>
    </w:p>
    <w:tbl>
      <w:tblPr>
        <w:tblStyle w:val="TableGrid"/>
        <w:tblW w:w="0" w:type="auto"/>
        <w:tblLook w:val="04A0" w:firstRow="1" w:lastRow="0" w:firstColumn="1" w:lastColumn="0" w:noHBand="0" w:noVBand="1"/>
      </w:tblPr>
      <w:tblGrid>
        <w:gridCol w:w="2785"/>
        <w:gridCol w:w="1530"/>
        <w:gridCol w:w="1710"/>
        <w:gridCol w:w="1620"/>
      </w:tblGrid>
      <w:tr w:rsidR="005E034E" w:rsidRPr="003303F7" w14:paraId="6724A683" w14:textId="77777777" w:rsidTr="00641B54">
        <w:tc>
          <w:tcPr>
            <w:tcW w:w="2785" w:type="dxa"/>
          </w:tcPr>
          <w:p w14:paraId="1C24154E" w14:textId="77777777" w:rsidR="005E034E" w:rsidRPr="0021536B" w:rsidRDefault="005E034E" w:rsidP="006E43F2">
            <w:pPr>
              <w:rPr>
                <w:rFonts w:ascii="Times New Roman" w:hAnsi="Times New Roman" w:cs="Times New Roman"/>
              </w:rPr>
            </w:pPr>
          </w:p>
        </w:tc>
        <w:tc>
          <w:tcPr>
            <w:tcW w:w="1530" w:type="dxa"/>
          </w:tcPr>
          <w:p w14:paraId="031A3B0A" w14:textId="407D9049" w:rsidR="005E034E" w:rsidRPr="0021536B" w:rsidRDefault="005E034E" w:rsidP="0021536B">
            <w:pPr>
              <w:jc w:val="center"/>
              <w:rPr>
                <w:rFonts w:ascii="Times New Roman" w:hAnsi="Times New Roman" w:cs="Times New Roman"/>
                <w:b/>
              </w:rPr>
            </w:pPr>
            <w:r w:rsidRPr="0021536B">
              <w:rPr>
                <w:rFonts w:ascii="Times New Roman" w:hAnsi="Times New Roman" w:cs="Times New Roman"/>
                <w:b/>
              </w:rPr>
              <w:t>WY 2016</w:t>
            </w:r>
          </w:p>
        </w:tc>
        <w:tc>
          <w:tcPr>
            <w:tcW w:w="1710" w:type="dxa"/>
          </w:tcPr>
          <w:p w14:paraId="2F520497" w14:textId="48A1D2A1" w:rsidR="005E034E" w:rsidRPr="0021536B" w:rsidRDefault="005E034E" w:rsidP="0021536B">
            <w:pPr>
              <w:jc w:val="center"/>
              <w:rPr>
                <w:rFonts w:ascii="Times New Roman" w:hAnsi="Times New Roman" w:cs="Times New Roman"/>
                <w:b/>
              </w:rPr>
            </w:pPr>
            <w:r w:rsidRPr="0021536B">
              <w:rPr>
                <w:rFonts w:ascii="Times New Roman" w:hAnsi="Times New Roman" w:cs="Times New Roman"/>
                <w:b/>
              </w:rPr>
              <w:t>WY 2017</w:t>
            </w:r>
          </w:p>
        </w:tc>
        <w:tc>
          <w:tcPr>
            <w:tcW w:w="1620" w:type="dxa"/>
          </w:tcPr>
          <w:p w14:paraId="7886D19F" w14:textId="7C5B2F3C" w:rsidR="005E034E" w:rsidRPr="0021536B" w:rsidRDefault="005E034E" w:rsidP="0021536B">
            <w:pPr>
              <w:jc w:val="center"/>
              <w:rPr>
                <w:rFonts w:ascii="Times New Roman" w:hAnsi="Times New Roman" w:cs="Times New Roman"/>
                <w:b/>
              </w:rPr>
            </w:pPr>
            <w:r w:rsidRPr="0021536B">
              <w:rPr>
                <w:rFonts w:ascii="Times New Roman" w:hAnsi="Times New Roman" w:cs="Times New Roman"/>
                <w:b/>
              </w:rPr>
              <w:t>WY 2018</w:t>
            </w:r>
          </w:p>
        </w:tc>
      </w:tr>
      <w:tr w:rsidR="005E034E" w:rsidRPr="003303F7" w14:paraId="4428E080" w14:textId="77777777" w:rsidTr="00641B54">
        <w:tc>
          <w:tcPr>
            <w:tcW w:w="2785" w:type="dxa"/>
          </w:tcPr>
          <w:p w14:paraId="0414E335"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Weather Station, ICB</w:t>
            </w:r>
          </w:p>
        </w:tc>
        <w:tc>
          <w:tcPr>
            <w:tcW w:w="1530" w:type="dxa"/>
          </w:tcPr>
          <w:p w14:paraId="5E76EC63" w14:textId="01D4C827" w:rsidR="005E034E" w:rsidRPr="0021536B" w:rsidRDefault="00310C77" w:rsidP="0021536B">
            <w:pPr>
              <w:jc w:val="center"/>
              <w:rPr>
                <w:rFonts w:ascii="Times New Roman" w:hAnsi="Times New Roman" w:cs="Times New Roman"/>
              </w:rPr>
            </w:pPr>
            <w:r>
              <w:rPr>
                <w:rFonts w:ascii="Times New Roman" w:hAnsi="Times New Roman" w:cs="Times New Roman"/>
              </w:rPr>
              <w:t>5</w:t>
            </w:r>
            <w:r w:rsidR="00CA3391">
              <w:rPr>
                <w:rFonts w:ascii="Times New Roman" w:hAnsi="Times New Roman" w:cs="Times New Roman"/>
              </w:rPr>
              <w:t>8</w:t>
            </w:r>
            <w:r>
              <w:rPr>
                <w:rFonts w:ascii="Times New Roman" w:hAnsi="Times New Roman" w:cs="Times New Roman"/>
              </w:rPr>
              <w:t>0 mm</w:t>
            </w:r>
          </w:p>
        </w:tc>
        <w:tc>
          <w:tcPr>
            <w:tcW w:w="1710" w:type="dxa"/>
          </w:tcPr>
          <w:p w14:paraId="305D2625" w14:textId="3DBBF1D8"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1130 mm</w:t>
            </w:r>
          </w:p>
        </w:tc>
        <w:tc>
          <w:tcPr>
            <w:tcW w:w="1620" w:type="dxa"/>
          </w:tcPr>
          <w:p w14:paraId="008D34A2"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560 mm</w:t>
            </w:r>
          </w:p>
        </w:tc>
      </w:tr>
      <w:tr w:rsidR="005E034E" w:rsidRPr="003303F7" w14:paraId="33F62C1F" w14:textId="77777777" w:rsidTr="00641B54">
        <w:tc>
          <w:tcPr>
            <w:tcW w:w="2785" w:type="dxa"/>
          </w:tcPr>
          <w:p w14:paraId="6F396A70"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PRISM, ICB</w:t>
            </w:r>
          </w:p>
        </w:tc>
        <w:tc>
          <w:tcPr>
            <w:tcW w:w="1530" w:type="dxa"/>
          </w:tcPr>
          <w:p w14:paraId="1C4E09D2" w14:textId="6E39C561" w:rsidR="005E034E" w:rsidRPr="0021536B" w:rsidRDefault="009E3B6B" w:rsidP="0021536B">
            <w:pPr>
              <w:jc w:val="center"/>
              <w:rPr>
                <w:rFonts w:ascii="Times New Roman" w:hAnsi="Times New Roman" w:cs="Times New Roman"/>
              </w:rPr>
            </w:pPr>
            <w:r w:rsidRPr="0021536B">
              <w:rPr>
                <w:rFonts w:ascii="Times New Roman" w:hAnsi="Times New Roman" w:cs="Times New Roman"/>
              </w:rPr>
              <w:t>1028 mm</w:t>
            </w:r>
          </w:p>
        </w:tc>
        <w:tc>
          <w:tcPr>
            <w:tcW w:w="1710" w:type="dxa"/>
          </w:tcPr>
          <w:p w14:paraId="08B52B20" w14:textId="3956193E" w:rsidR="005E034E" w:rsidRPr="0021536B" w:rsidRDefault="005E034E" w:rsidP="0021536B">
            <w:pPr>
              <w:jc w:val="center"/>
              <w:rPr>
                <w:rFonts w:ascii="Times New Roman" w:hAnsi="Times New Roman" w:cs="Times New Roman"/>
              </w:rPr>
            </w:pPr>
            <w:r w:rsidRPr="0021536B">
              <w:rPr>
                <w:rFonts w:ascii="Times New Roman" w:hAnsi="Times New Roman" w:cs="Times New Roman"/>
              </w:rPr>
              <w:t>2017 mm</w:t>
            </w:r>
          </w:p>
        </w:tc>
        <w:tc>
          <w:tcPr>
            <w:tcW w:w="1620" w:type="dxa"/>
          </w:tcPr>
          <w:p w14:paraId="29441569"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797 mm</w:t>
            </w:r>
          </w:p>
        </w:tc>
      </w:tr>
      <w:tr w:rsidR="005E034E" w:rsidRPr="003303F7" w14:paraId="58DC99ED" w14:textId="77777777" w:rsidTr="00641B54">
        <w:tc>
          <w:tcPr>
            <w:tcW w:w="2785" w:type="dxa"/>
          </w:tcPr>
          <w:p w14:paraId="060765FA"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Weather Station, SCB</w:t>
            </w:r>
          </w:p>
        </w:tc>
        <w:tc>
          <w:tcPr>
            <w:tcW w:w="1530" w:type="dxa"/>
          </w:tcPr>
          <w:p w14:paraId="17030F8C" w14:textId="2BCBFB0D" w:rsidR="005E034E" w:rsidRPr="0021536B" w:rsidRDefault="005E034E" w:rsidP="0021536B">
            <w:pPr>
              <w:jc w:val="center"/>
              <w:rPr>
                <w:rFonts w:ascii="Times New Roman" w:hAnsi="Times New Roman" w:cs="Times New Roman"/>
              </w:rPr>
            </w:pPr>
            <w:r w:rsidRPr="0021536B">
              <w:rPr>
                <w:rFonts w:ascii="Times New Roman" w:hAnsi="Times New Roman" w:cs="Times New Roman"/>
              </w:rPr>
              <w:t>NA</w:t>
            </w:r>
          </w:p>
        </w:tc>
        <w:tc>
          <w:tcPr>
            <w:tcW w:w="1710" w:type="dxa"/>
          </w:tcPr>
          <w:p w14:paraId="64DFCA96" w14:textId="78DB7ACD" w:rsidR="005E034E" w:rsidRPr="0021536B" w:rsidRDefault="005E034E" w:rsidP="0021536B">
            <w:pPr>
              <w:jc w:val="center"/>
              <w:rPr>
                <w:rFonts w:ascii="Times New Roman" w:hAnsi="Times New Roman" w:cs="Times New Roman"/>
              </w:rPr>
            </w:pPr>
            <w:r w:rsidRPr="0021536B">
              <w:rPr>
                <w:rFonts w:ascii="Times New Roman" w:hAnsi="Times New Roman" w:cs="Times New Roman"/>
              </w:rPr>
              <w:t>780 mm</w:t>
            </w:r>
          </w:p>
        </w:tc>
        <w:tc>
          <w:tcPr>
            <w:tcW w:w="1620" w:type="dxa"/>
          </w:tcPr>
          <w:p w14:paraId="786BC11E"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490 mm</w:t>
            </w:r>
          </w:p>
        </w:tc>
      </w:tr>
      <w:tr w:rsidR="005E034E" w:rsidRPr="003303F7" w14:paraId="35DE70B4" w14:textId="77777777" w:rsidTr="00641B54">
        <w:tc>
          <w:tcPr>
            <w:tcW w:w="2785" w:type="dxa"/>
          </w:tcPr>
          <w:p w14:paraId="220A0705"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PRISM, SCB</w:t>
            </w:r>
          </w:p>
        </w:tc>
        <w:tc>
          <w:tcPr>
            <w:tcW w:w="1530" w:type="dxa"/>
          </w:tcPr>
          <w:p w14:paraId="7E0D8A98" w14:textId="6EA7EBB6" w:rsidR="005E034E" w:rsidRPr="0021536B" w:rsidRDefault="009E3B6B" w:rsidP="0021536B">
            <w:pPr>
              <w:jc w:val="center"/>
              <w:rPr>
                <w:rFonts w:ascii="Times New Roman" w:hAnsi="Times New Roman" w:cs="Times New Roman"/>
              </w:rPr>
            </w:pPr>
            <w:r w:rsidRPr="0021536B">
              <w:rPr>
                <w:rFonts w:ascii="Times New Roman" w:hAnsi="Times New Roman" w:cs="Times New Roman"/>
              </w:rPr>
              <w:t>843 mm</w:t>
            </w:r>
          </w:p>
        </w:tc>
        <w:tc>
          <w:tcPr>
            <w:tcW w:w="1710" w:type="dxa"/>
          </w:tcPr>
          <w:p w14:paraId="75BC1032" w14:textId="371334DE"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1491 mm</w:t>
            </w:r>
          </w:p>
        </w:tc>
        <w:tc>
          <w:tcPr>
            <w:tcW w:w="1620" w:type="dxa"/>
          </w:tcPr>
          <w:p w14:paraId="4AC65602"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673 mm</w:t>
            </w:r>
          </w:p>
        </w:tc>
      </w:tr>
      <w:tr w:rsidR="005E034E" w:rsidRPr="003303F7" w14:paraId="39C30A01" w14:textId="77777777" w:rsidTr="00641B54">
        <w:tc>
          <w:tcPr>
            <w:tcW w:w="2785" w:type="dxa"/>
          </w:tcPr>
          <w:p w14:paraId="31968B66" w14:textId="3918BC40" w:rsidR="005E034E" w:rsidRPr="0021536B" w:rsidRDefault="005E034E" w:rsidP="00641B54">
            <w:pPr>
              <w:rPr>
                <w:rFonts w:ascii="Times New Roman" w:hAnsi="Times New Roman" w:cs="Times New Roman"/>
              </w:rPr>
            </w:pPr>
            <w:r w:rsidRPr="0021536B">
              <w:rPr>
                <w:rFonts w:ascii="Times New Roman" w:hAnsi="Times New Roman" w:cs="Times New Roman"/>
              </w:rPr>
              <w:t xml:space="preserve">ICB/SCB, </w:t>
            </w:r>
            <w:r w:rsidR="00641B54" w:rsidRPr="0021536B">
              <w:rPr>
                <w:rFonts w:ascii="Times New Roman" w:hAnsi="Times New Roman" w:cs="Times New Roman"/>
              </w:rPr>
              <w:t>Weather Stations</w:t>
            </w:r>
            <w:r w:rsidRPr="0021536B">
              <w:rPr>
                <w:rFonts w:ascii="Times New Roman" w:hAnsi="Times New Roman" w:cs="Times New Roman"/>
              </w:rPr>
              <w:t>.</w:t>
            </w:r>
          </w:p>
        </w:tc>
        <w:tc>
          <w:tcPr>
            <w:tcW w:w="1530" w:type="dxa"/>
          </w:tcPr>
          <w:p w14:paraId="36180FBD" w14:textId="5E4AE2A3" w:rsidR="005E034E" w:rsidRPr="0021536B" w:rsidRDefault="005E034E" w:rsidP="0021536B">
            <w:pPr>
              <w:jc w:val="center"/>
              <w:rPr>
                <w:rFonts w:ascii="Times New Roman" w:hAnsi="Times New Roman" w:cs="Times New Roman"/>
              </w:rPr>
            </w:pPr>
            <w:r w:rsidRPr="0021536B">
              <w:rPr>
                <w:rFonts w:ascii="Times New Roman" w:hAnsi="Times New Roman" w:cs="Times New Roman"/>
              </w:rPr>
              <w:t>NA</w:t>
            </w:r>
          </w:p>
        </w:tc>
        <w:tc>
          <w:tcPr>
            <w:tcW w:w="1710" w:type="dxa"/>
          </w:tcPr>
          <w:p w14:paraId="776E9201" w14:textId="688AF64E"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1.45</w:t>
            </w:r>
          </w:p>
        </w:tc>
        <w:tc>
          <w:tcPr>
            <w:tcW w:w="1620" w:type="dxa"/>
          </w:tcPr>
          <w:p w14:paraId="67E43B47"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1.14</w:t>
            </w:r>
          </w:p>
        </w:tc>
      </w:tr>
      <w:tr w:rsidR="005E034E" w:rsidRPr="003303F7" w14:paraId="71367599" w14:textId="77777777" w:rsidTr="00641B54">
        <w:tc>
          <w:tcPr>
            <w:tcW w:w="2785" w:type="dxa"/>
          </w:tcPr>
          <w:p w14:paraId="0A63A1D5"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ICB/SCB, PRISM</w:t>
            </w:r>
          </w:p>
        </w:tc>
        <w:tc>
          <w:tcPr>
            <w:tcW w:w="1530" w:type="dxa"/>
          </w:tcPr>
          <w:p w14:paraId="00D0777B" w14:textId="5DC35DCE" w:rsidR="005E034E" w:rsidRPr="0021536B" w:rsidRDefault="009E3B6B" w:rsidP="0021536B">
            <w:pPr>
              <w:jc w:val="center"/>
              <w:rPr>
                <w:rFonts w:ascii="Times New Roman" w:hAnsi="Times New Roman" w:cs="Times New Roman"/>
              </w:rPr>
            </w:pPr>
            <w:r w:rsidRPr="0021536B">
              <w:rPr>
                <w:rFonts w:ascii="Times New Roman" w:hAnsi="Times New Roman" w:cs="Times New Roman"/>
              </w:rPr>
              <w:t>1.22</w:t>
            </w:r>
          </w:p>
        </w:tc>
        <w:tc>
          <w:tcPr>
            <w:tcW w:w="1710" w:type="dxa"/>
          </w:tcPr>
          <w:p w14:paraId="2B441736" w14:textId="542093BC"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1.35</w:t>
            </w:r>
          </w:p>
        </w:tc>
        <w:tc>
          <w:tcPr>
            <w:tcW w:w="1620" w:type="dxa"/>
          </w:tcPr>
          <w:p w14:paraId="6E3B3A3F"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1.19</w:t>
            </w:r>
          </w:p>
        </w:tc>
      </w:tr>
      <w:tr w:rsidR="005E034E" w:rsidRPr="003303F7" w14:paraId="5B6EE126" w14:textId="77777777" w:rsidTr="00641B54">
        <w:tc>
          <w:tcPr>
            <w:tcW w:w="2785" w:type="dxa"/>
          </w:tcPr>
          <w:p w14:paraId="514A7261"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PRISM/Station, ICB</w:t>
            </w:r>
          </w:p>
        </w:tc>
        <w:tc>
          <w:tcPr>
            <w:tcW w:w="1530" w:type="dxa"/>
          </w:tcPr>
          <w:p w14:paraId="681F2944" w14:textId="22EE8C64" w:rsidR="005E034E" w:rsidRPr="0021536B" w:rsidRDefault="00310C77" w:rsidP="0021536B">
            <w:pPr>
              <w:jc w:val="center"/>
              <w:rPr>
                <w:rFonts w:ascii="Times New Roman" w:hAnsi="Times New Roman" w:cs="Times New Roman"/>
              </w:rPr>
            </w:pPr>
            <w:r>
              <w:rPr>
                <w:rFonts w:ascii="Times New Roman" w:hAnsi="Times New Roman" w:cs="Times New Roman"/>
              </w:rPr>
              <w:t>1.</w:t>
            </w:r>
            <w:r w:rsidR="00CA3391">
              <w:rPr>
                <w:rFonts w:ascii="Times New Roman" w:hAnsi="Times New Roman" w:cs="Times New Roman"/>
              </w:rPr>
              <w:t>77</w:t>
            </w:r>
          </w:p>
        </w:tc>
        <w:tc>
          <w:tcPr>
            <w:tcW w:w="1710" w:type="dxa"/>
          </w:tcPr>
          <w:p w14:paraId="3012E08F" w14:textId="5884578A"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1.78</w:t>
            </w:r>
          </w:p>
        </w:tc>
        <w:tc>
          <w:tcPr>
            <w:tcW w:w="1620" w:type="dxa"/>
          </w:tcPr>
          <w:p w14:paraId="5F3DA850"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1.42</w:t>
            </w:r>
          </w:p>
        </w:tc>
      </w:tr>
      <w:tr w:rsidR="005E034E" w:rsidRPr="003303F7" w14:paraId="20C0775C" w14:textId="77777777" w:rsidTr="00641B54">
        <w:tc>
          <w:tcPr>
            <w:tcW w:w="2785" w:type="dxa"/>
          </w:tcPr>
          <w:p w14:paraId="47C051B6"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PRISM/Station, SCB</w:t>
            </w:r>
          </w:p>
        </w:tc>
        <w:tc>
          <w:tcPr>
            <w:tcW w:w="1530" w:type="dxa"/>
          </w:tcPr>
          <w:p w14:paraId="38B26268" w14:textId="5419A614" w:rsidR="005E034E" w:rsidRPr="0021536B" w:rsidRDefault="005E034E" w:rsidP="0021536B">
            <w:pPr>
              <w:jc w:val="center"/>
              <w:rPr>
                <w:rFonts w:ascii="Times New Roman" w:hAnsi="Times New Roman" w:cs="Times New Roman"/>
              </w:rPr>
            </w:pPr>
            <w:r w:rsidRPr="0021536B">
              <w:rPr>
                <w:rFonts w:ascii="Times New Roman" w:hAnsi="Times New Roman" w:cs="Times New Roman"/>
              </w:rPr>
              <w:t>NA</w:t>
            </w:r>
          </w:p>
        </w:tc>
        <w:tc>
          <w:tcPr>
            <w:tcW w:w="1710" w:type="dxa"/>
          </w:tcPr>
          <w:p w14:paraId="380B83F7" w14:textId="717C06EA"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1.9</w:t>
            </w:r>
            <w:r w:rsidR="00C53F75">
              <w:rPr>
                <w:rFonts w:ascii="Times New Roman" w:hAnsi="Times New Roman" w:cs="Times New Roman"/>
              </w:rPr>
              <w:t>6</w:t>
            </w:r>
          </w:p>
        </w:tc>
        <w:tc>
          <w:tcPr>
            <w:tcW w:w="1620" w:type="dxa"/>
          </w:tcPr>
          <w:p w14:paraId="2CD27432"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1.37</w:t>
            </w:r>
          </w:p>
        </w:tc>
      </w:tr>
    </w:tbl>
    <w:p w14:paraId="2A5536BC" w14:textId="77777777" w:rsidR="00641B54" w:rsidRPr="008E5EA9" w:rsidRDefault="00641B54" w:rsidP="00641B54">
      <w:pPr>
        <w:rPr>
          <w:rFonts w:ascii="Times New Roman" w:hAnsi="Times New Roman" w:cs="Times New Roman"/>
          <w:i/>
        </w:rPr>
      </w:pPr>
    </w:p>
    <w:p w14:paraId="650C33E1" w14:textId="77777777" w:rsidR="000B70F7" w:rsidRDefault="000B70F7" w:rsidP="000B70F7">
      <w:pPr>
        <w:spacing w:line="480" w:lineRule="auto"/>
        <w:ind w:firstLine="720"/>
        <w:rPr>
          <w:rFonts w:ascii="Times New Roman" w:hAnsi="Times New Roman" w:cs="Times New Roman"/>
          <w:color w:val="000000" w:themeColor="text1"/>
        </w:rPr>
      </w:pPr>
    </w:p>
    <w:p w14:paraId="6EB0398F" w14:textId="77777777" w:rsidR="00CE24C2" w:rsidRDefault="00CE24C2">
      <w:pPr>
        <w:rPr>
          <w:rFonts w:ascii="Times New Roman" w:hAnsi="Times New Roman" w:cs="Times New Roman"/>
          <w:color w:val="000000" w:themeColor="text1"/>
        </w:rPr>
      </w:pPr>
      <w:r>
        <w:rPr>
          <w:rFonts w:ascii="Times New Roman" w:hAnsi="Times New Roman" w:cs="Times New Roman"/>
          <w:color w:val="000000" w:themeColor="text1"/>
        </w:rPr>
        <w:br w:type="page"/>
      </w:r>
    </w:p>
    <w:p w14:paraId="10D0FA98" w14:textId="0747F5E0" w:rsidR="00CF5D1A" w:rsidRPr="0016288C" w:rsidRDefault="00E27FF8" w:rsidP="00E27FF8">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lastRenderedPageBreak/>
        <w:t>Most</w:t>
      </w:r>
      <w:r w:rsidR="00CF5D1A" w:rsidRPr="0016288C">
        <w:rPr>
          <w:rFonts w:ascii="Times New Roman" w:hAnsi="Times New Roman" w:cs="Times New Roman"/>
          <w:color w:val="000000" w:themeColor="text1"/>
        </w:rPr>
        <w:t xml:space="preserve"> precipitation</w:t>
      </w:r>
      <w:r>
        <w:rPr>
          <w:rFonts w:ascii="Times New Roman" w:hAnsi="Times New Roman" w:cs="Times New Roman"/>
          <w:color w:val="000000" w:themeColor="text1"/>
        </w:rPr>
        <w:t xml:space="preserve"> in both basins</w:t>
      </w:r>
      <w:r w:rsidR="00CF5D1A" w:rsidRPr="0016288C">
        <w:rPr>
          <w:rFonts w:ascii="Times New Roman" w:hAnsi="Times New Roman" w:cs="Times New Roman"/>
          <w:color w:val="000000" w:themeColor="text1"/>
        </w:rPr>
        <w:t xml:space="preserve"> is in the form of snow</w:t>
      </w:r>
      <w:r>
        <w:rPr>
          <w:rFonts w:ascii="Times New Roman" w:hAnsi="Times New Roman" w:cs="Times New Roman"/>
          <w:color w:val="000000" w:themeColor="text1"/>
        </w:rPr>
        <w:t xml:space="preserve">, and the basins had different </w:t>
      </w:r>
      <w:r w:rsidR="00CF5D1A" w:rsidRPr="0016288C">
        <w:rPr>
          <w:rFonts w:ascii="Times New Roman" w:hAnsi="Times New Roman" w:cs="Times New Roman"/>
          <w:color w:val="000000" w:themeColor="text1"/>
        </w:rPr>
        <w:t>snowpack depth</w:t>
      </w:r>
      <w:r>
        <w:rPr>
          <w:rFonts w:ascii="Times New Roman" w:hAnsi="Times New Roman" w:cs="Times New Roman"/>
          <w:color w:val="000000" w:themeColor="text1"/>
        </w:rPr>
        <w:t>s</w:t>
      </w:r>
      <w:r w:rsidR="00CF5D1A" w:rsidRPr="0016288C">
        <w:rPr>
          <w:rFonts w:ascii="Times New Roman" w:hAnsi="Times New Roman" w:cs="Times New Roman"/>
          <w:color w:val="000000" w:themeColor="text1"/>
        </w:rPr>
        <w:t xml:space="preserve"> (Figure </w:t>
      </w:r>
      <w:r w:rsidR="000B70F7">
        <w:rPr>
          <w:rFonts w:ascii="Times New Roman" w:hAnsi="Times New Roman" w:cs="Times New Roman"/>
          <w:color w:val="000000" w:themeColor="text1"/>
        </w:rPr>
        <w:t>B</w:t>
      </w:r>
      <w:r w:rsidR="001A15DD">
        <w:rPr>
          <w:rFonts w:ascii="Times New Roman" w:hAnsi="Times New Roman" w:cs="Times New Roman"/>
          <w:color w:val="000000" w:themeColor="text1"/>
        </w:rPr>
        <w:t>3</w:t>
      </w:r>
      <w:r w:rsidR="00CF5D1A" w:rsidRPr="0016288C">
        <w:rPr>
          <w:rFonts w:ascii="Times New Roman" w:hAnsi="Times New Roman" w:cs="Times New Roman"/>
          <w:color w:val="000000" w:themeColor="text1"/>
        </w:rPr>
        <w:t xml:space="preserve">). </w:t>
      </w:r>
      <w:r>
        <w:rPr>
          <w:rFonts w:ascii="Times New Roman" w:hAnsi="Times New Roman" w:cs="Times New Roman"/>
          <w:color w:val="000000" w:themeColor="text1"/>
        </w:rPr>
        <w:t>S</w:t>
      </w:r>
      <w:r w:rsidR="00CF5D1A" w:rsidRPr="0016288C">
        <w:rPr>
          <w:rFonts w:ascii="Times New Roman" w:hAnsi="Times New Roman" w:cs="Times New Roman"/>
          <w:color w:val="000000" w:themeColor="text1"/>
        </w:rPr>
        <w:t xml:space="preserve">now </w:t>
      </w:r>
      <w:r w:rsidR="007549F4">
        <w:rPr>
          <w:rFonts w:ascii="Times New Roman" w:hAnsi="Times New Roman" w:cs="Times New Roman"/>
          <w:color w:val="000000" w:themeColor="text1"/>
        </w:rPr>
        <w:t>data</w:t>
      </w:r>
      <w:r w:rsidR="00CF5D1A" w:rsidRPr="0016288C">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in 2017 are incomplete for SCB because of periods of time when the snowpack covered the </w:t>
      </w:r>
      <w:r w:rsidR="00CF5D1A" w:rsidRPr="0016288C">
        <w:rPr>
          <w:rFonts w:ascii="Times New Roman" w:hAnsi="Times New Roman" w:cs="Times New Roman"/>
          <w:color w:val="000000" w:themeColor="text1"/>
        </w:rPr>
        <w:t xml:space="preserve">cameras. </w:t>
      </w:r>
      <w:r>
        <w:rPr>
          <w:rFonts w:ascii="Times New Roman" w:hAnsi="Times New Roman" w:cs="Times New Roman"/>
          <w:color w:val="000000" w:themeColor="text1"/>
        </w:rPr>
        <w:t>Nonetheless, we estimate that</w:t>
      </w:r>
      <w:r w:rsidR="0036311B">
        <w:rPr>
          <w:rFonts w:ascii="Times New Roman" w:hAnsi="Times New Roman" w:cs="Times New Roman"/>
          <w:color w:val="000000" w:themeColor="text1"/>
        </w:rPr>
        <w:t xml:space="preserve"> s</w:t>
      </w:r>
      <w:r w:rsidR="00CF5D1A" w:rsidRPr="0016288C">
        <w:rPr>
          <w:rFonts w:ascii="Times New Roman" w:hAnsi="Times New Roman" w:cs="Times New Roman"/>
          <w:color w:val="000000" w:themeColor="text1"/>
        </w:rPr>
        <w:t xml:space="preserve">now depth was </w:t>
      </w:r>
      <w:r>
        <w:rPr>
          <w:rFonts w:ascii="Times New Roman" w:hAnsi="Times New Roman" w:cs="Times New Roman"/>
          <w:color w:val="000000" w:themeColor="text1"/>
        </w:rPr>
        <w:t>similar</w:t>
      </w:r>
      <w:r w:rsidRPr="0016288C">
        <w:rPr>
          <w:rFonts w:ascii="Times New Roman" w:hAnsi="Times New Roman" w:cs="Times New Roman"/>
          <w:color w:val="000000" w:themeColor="text1"/>
        </w:rPr>
        <w:t xml:space="preserve"> </w:t>
      </w:r>
      <w:r w:rsidR="00CF5D1A" w:rsidRPr="0016288C">
        <w:rPr>
          <w:rFonts w:ascii="Times New Roman" w:hAnsi="Times New Roman" w:cs="Times New Roman"/>
          <w:color w:val="000000" w:themeColor="text1"/>
        </w:rPr>
        <w:t xml:space="preserve">between the two sites during </w:t>
      </w:r>
      <w:r>
        <w:rPr>
          <w:rFonts w:ascii="Times New Roman" w:hAnsi="Times New Roman" w:cs="Times New Roman"/>
          <w:color w:val="000000" w:themeColor="text1"/>
        </w:rPr>
        <w:t xml:space="preserve">the </w:t>
      </w:r>
      <w:r w:rsidR="0036311B">
        <w:rPr>
          <w:rFonts w:ascii="Times New Roman" w:hAnsi="Times New Roman" w:cs="Times New Roman"/>
          <w:color w:val="000000" w:themeColor="text1"/>
        </w:rPr>
        <w:t xml:space="preserve">2017 and </w:t>
      </w:r>
      <w:r w:rsidR="00CF5D1A" w:rsidRPr="0016288C">
        <w:rPr>
          <w:rFonts w:ascii="Times New Roman" w:hAnsi="Times New Roman" w:cs="Times New Roman"/>
          <w:color w:val="000000" w:themeColor="text1"/>
        </w:rPr>
        <w:t>2018 WY</w:t>
      </w:r>
      <w:r w:rsidR="0036311B">
        <w:rPr>
          <w:rFonts w:ascii="Times New Roman" w:hAnsi="Times New Roman" w:cs="Times New Roman"/>
          <w:color w:val="000000" w:themeColor="text1"/>
        </w:rPr>
        <w:t>s</w:t>
      </w:r>
      <w:r w:rsidR="00CF5D1A" w:rsidRPr="0016288C">
        <w:rPr>
          <w:rFonts w:ascii="Times New Roman" w:hAnsi="Times New Roman" w:cs="Times New Roman"/>
          <w:color w:val="000000" w:themeColor="text1"/>
        </w:rPr>
        <w:t>.  In ICB manual snow depth measurements were taken in a grid around each weather station in March 2016, January and April 2017, and March 2018 (</w:t>
      </w:r>
      <w:r w:rsidR="000B70F7">
        <w:rPr>
          <w:rFonts w:ascii="Times New Roman" w:hAnsi="Times New Roman" w:cs="Times New Roman"/>
          <w:color w:val="000000" w:themeColor="text1"/>
        </w:rPr>
        <w:t xml:space="preserve">points and error bars on </w:t>
      </w:r>
      <w:r w:rsidR="00CF5D1A" w:rsidRPr="0016288C">
        <w:rPr>
          <w:rFonts w:ascii="Times New Roman" w:hAnsi="Times New Roman" w:cs="Times New Roman"/>
          <w:color w:val="000000" w:themeColor="text1"/>
        </w:rPr>
        <w:t xml:space="preserve">Figure </w:t>
      </w:r>
      <w:r w:rsidR="000B70F7">
        <w:rPr>
          <w:rFonts w:ascii="Times New Roman" w:hAnsi="Times New Roman" w:cs="Times New Roman"/>
          <w:color w:val="000000" w:themeColor="text1"/>
        </w:rPr>
        <w:t>B</w:t>
      </w:r>
      <w:r w:rsidR="008F1C2F">
        <w:rPr>
          <w:rFonts w:ascii="Times New Roman" w:hAnsi="Times New Roman" w:cs="Times New Roman"/>
          <w:color w:val="000000" w:themeColor="text1"/>
        </w:rPr>
        <w:t>2</w:t>
      </w:r>
      <w:r w:rsidR="000B70F7">
        <w:rPr>
          <w:rFonts w:ascii="Times New Roman" w:hAnsi="Times New Roman" w:cs="Times New Roman"/>
          <w:color w:val="000000" w:themeColor="text1"/>
        </w:rPr>
        <w:t xml:space="preserve"> for ICB</w:t>
      </w:r>
      <w:r w:rsidR="00CF5D1A" w:rsidRPr="0016288C">
        <w:rPr>
          <w:rFonts w:ascii="Times New Roman" w:hAnsi="Times New Roman" w:cs="Times New Roman"/>
          <w:color w:val="000000" w:themeColor="text1"/>
        </w:rPr>
        <w:t>)</w:t>
      </w:r>
      <w:r w:rsidR="000B70F7">
        <w:rPr>
          <w:rFonts w:ascii="Times New Roman" w:hAnsi="Times New Roman" w:cs="Times New Roman"/>
          <w:color w:val="000000" w:themeColor="text1"/>
        </w:rPr>
        <w:t>, but manual measurements were not made at SCB because the site was inaccessible in the winter</w:t>
      </w:r>
      <w:r w:rsidR="00CF5D1A" w:rsidRPr="0016288C">
        <w:rPr>
          <w:rFonts w:ascii="Times New Roman" w:hAnsi="Times New Roman" w:cs="Times New Roman"/>
          <w:color w:val="000000" w:themeColor="text1"/>
        </w:rPr>
        <w:t>. For both locations and all water years, the wetland station had the greatest snow</w:t>
      </w:r>
      <w:r>
        <w:rPr>
          <w:rFonts w:ascii="Times New Roman" w:hAnsi="Times New Roman" w:cs="Times New Roman"/>
          <w:color w:val="000000" w:themeColor="text1"/>
        </w:rPr>
        <w:t>pack</w:t>
      </w:r>
      <w:r w:rsidR="00CF5D1A" w:rsidRPr="0016288C">
        <w:rPr>
          <w:rFonts w:ascii="Times New Roman" w:hAnsi="Times New Roman" w:cs="Times New Roman"/>
          <w:color w:val="000000" w:themeColor="text1"/>
        </w:rPr>
        <w:t xml:space="preserve"> depth </w:t>
      </w:r>
      <w:r>
        <w:rPr>
          <w:rFonts w:ascii="Times New Roman" w:hAnsi="Times New Roman" w:cs="Times New Roman"/>
          <w:color w:val="000000" w:themeColor="text1"/>
        </w:rPr>
        <w:t>and</w:t>
      </w:r>
      <w:r w:rsidRPr="0016288C">
        <w:rPr>
          <w:rFonts w:ascii="Times New Roman" w:hAnsi="Times New Roman" w:cs="Times New Roman"/>
          <w:color w:val="000000" w:themeColor="text1"/>
        </w:rPr>
        <w:t xml:space="preserve"> </w:t>
      </w:r>
      <w:r w:rsidR="00CF5D1A" w:rsidRPr="0016288C">
        <w:rPr>
          <w:rFonts w:ascii="Times New Roman" w:hAnsi="Times New Roman" w:cs="Times New Roman"/>
          <w:color w:val="000000" w:themeColor="text1"/>
        </w:rPr>
        <w:t>the latest melt date,</w:t>
      </w:r>
      <w:r>
        <w:rPr>
          <w:rFonts w:ascii="Times New Roman" w:hAnsi="Times New Roman" w:cs="Times New Roman"/>
          <w:color w:val="000000" w:themeColor="text1"/>
        </w:rPr>
        <w:t xml:space="preserve"> and t</w:t>
      </w:r>
      <w:r w:rsidR="000B70F7">
        <w:rPr>
          <w:rFonts w:ascii="Times New Roman" w:hAnsi="Times New Roman" w:cs="Times New Roman"/>
          <w:color w:val="000000" w:themeColor="text1"/>
        </w:rPr>
        <w:t>he f</w:t>
      </w:r>
      <w:r w:rsidR="00CF5D1A" w:rsidRPr="0016288C">
        <w:rPr>
          <w:rFonts w:ascii="Times New Roman" w:hAnsi="Times New Roman" w:cs="Times New Roman"/>
          <w:color w:val="000000" w:themeColor="text1"/>
        </w:rPr>
        <w:t xml:space="preserve">orest station had the lowest snowpack depth and earliest melt date. </w:t>
      </w:r>
    </w:p>
    <w:p w14:paraId="3C2A4607" w14:textId="77777777" w:rsidR="00CF5D1A" w:rsidRPr="0016288C" w:rsidRDefault="00CF5D1A" w:rsidP="00CF5D1A">
      <w:pPr>
        <w:rPr>
          <w:rFonts w:ascii="Times New Roman" w:hAnsi="Times New Roman" w:cs="Times New Roman"/>
          <w:color w:val="000000" w:themeColor="text1"/>
        </w:rPr>
      </w:pPr>
    </w:p>
    <w:p w14:paraId="3CCD45D9" w14:textId="77777777" w:rsidR="00CF5D1A" w:rsidRPr="0016288C" w:rsidRDefault="00CF5D1A" w:rsidP="000B70F7">
      <w:pPr>
        <w:keepNext/>
        <w:spacing w:line="480" w:lineRule="auto"/>
        <w:rPr>
          <w:rFonts w:ascii="Times New Roman" w:hAnsi="Times New Roman" w:cs="Times New Roman"/>
          <w:color w:val="000000" w:themeColor="text1"/>
        </w:rPr>
      </w:pPr>
      <w:r w:rsidRPr="0016288C">
        <w:rPr>
          <w:rFonts w:ascii="Times New Roman" w:hAnsi="Times New Roman" w:cs="Times New Roman"/>
          <w:i/>
          <w:noProof/>
          <w:color w:val="000000" w:themeColor="text1"/>
          <w:lang w:eastAsia="en-US"/>
        </w:rPr>
        <w:drawing>
          <wp:inline distT="0" distB="0" distL="0" distR="0" wp14:anchorId="68DE6143" wp14:editId="10EBEC88">
            <wp:extent cx="5579957" cy="318443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785" b="-1"/>
                    <a:stretch/>
                  </pic:blipFill>
                  <pic:spPr bwMode="auto">
                    <a:xfrm>
                      <a:off x="0" y="0"/>
                      <a:ext cx="5580394" cy="3184685"/>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p>
    <w:p w14:paraId="61D6FA81" w14:textId="7F6F463D" w:rsidR="00CF5D1A" w:rsidRPr="00DB5B05" w:rsidRDefault="00CF5D1A" w:rsidP="00DB5B05">
      <w:pPr>
        <w:pStyle w:val="Caption"/>
        <w:rPr>
          <w:rFonts w:ascii="Times New Roman" w:hAnsi="Times New Roman" w:cs="Times New Roman"/>
          <w:color w:val="000000" w:themeColor="text1"/>
          <w:sz w:val="24"/>
          <w:szCs w:val="24"/>
        </w:rPr>
      </w:pPr>
      <w:bookmarkStart w:id="5" w:name="_Ref534405756"/>
      <w:r w:rsidRPr="000B70F7">
        <w:rPr>
          <w:rFonts w:ascii="Times New Roman" w:hAnsi="Times New Roman" w:cs="Times New Roman"/>
          <w:color w:val="000000" w:themeColor="text1"/>
          <w:sz w:val="24"/>
          <w:szCs w:val="24"/>
        </w:rPr>
        <w:t xml:space="preserve">Figure </w:t>
      </w:r>
      <w:bookmarkEnd w:id="5"/>
      <w:r w:rsidR="000B70F7">
        <w:rPr>
          <w:rFonts w:ascii="Times New Roman" w:hAnsi="Times New Roman" w:cs="Times New Roman"/>
          <w:noProof/>
          <w:color w:val="000000" w:themeColor="text1"/>
          <w:sz w:val="24"/>
          <w:szCs w:val="24"/>
        </w:rPr>
        <w:t>B</w:t>
      </w:r>
      <w:r w:rsidR="001A15DD">
        <w:rPr>
          <w:rFonts w:ascii="Times New Roman" w:hAnsi="Times New Roman" w:cs="Times New Roman"/>
          <w:noProof/>
          <w:color w:val="000000" w:themeColor="text1"/>
          <w:sz w:val="24"/>
          <w:szCs w:val="24"/>
        </w:rPr>
        <w:t>3</w:t>
      </w:r>
      <w:r w:rsidRPr="000B70F7">
        <w:rPr>
          <w:rFonts w:ascii="Times New Roman" w:hAnsi="Times New Roman" w:cs="Times New Roman"/>
          <w:color w:val="000000" w:themeColor="text1"/>
          <w:sz w:val="24"/>
          <w:szCs w:val="24"/>
        </w:rPr>
        <w:t xml:space="preserve">: Snow depth (in mm) for Sugarloaf Creek Basin (top) and </w:t>
      </w:r>
      <w:proofErr w:type="spellStart"/>
      <w:r w:rsidRPr="000B70F7">
        <w:rPr>
          <w:rFonts w:ascii="Times New Roman" w:hAnsi="Times New Roman" w:cs="Times New Roman"/>
          <w:color w:val="000000" w:themeColor="text1"/>
          <w:sz w:val="24"/>
          <w:szCs w:val="24"/>
        </w:rPr>
        <w:t>Illilouette</w:t>
      </w:r>
      <w:proofErr w:type="spellEnd"/>
      <w:r w:rsidRPr="000B70F7">
        <w:rPr>
          <w:rFonts w:ascii="Times New Roman" w:hAnsi="Times New Roman" w:cs="Times New Roman"/>
          <w:color w:val="000000" w:themeColor="text1"/>
          <w:sz w:val="24"/>
          <w:szCs w:val="24"/>
        </w:rPr>
        <w:t xml:space="preserve"> Creek Basin (bottom) as measured from images taken four times each day at wetland, shrub, and forest weather station sites. Additionally, error bars (squares indicating mean, and bars indicating standard deviation) are shown for manually measured snow depths in ICB.</w:t>
      </w:r>
      <w:r w:rsidR="008A7EA4">
        <w:rPr>
          <w:rFonts w:ascii="Times New Roman" w:hAnsi="Times New Roman" w:cs="Times New Roman"/>
          <w:color w:val="000000" w:themeColor="text1"/>
          <w:sz w:val="24"/>
          <w:szCs w:val="24"/>
        </w:rPr>
        <w:t xml:space="preserve"> In SCB, cameras were covered during peak snowpack for 2017-18 winter, resulting in missing data. Same winter shrub camera has stopped working before </w:t>
      </w:r>
      <w:r w:rsidR="00DB5B05">
        <w:rPr>
          <w:rFonts w:ascii="Times New Roman" w:hAnsi="Times New Roman" w:cs="Times New Roman"/>
          <w:color w:val="000000" w:themeColor="text1"/>
          <w:sz w:val="24"/>
          <w:szCs w:val="24"/>
        </w:rPr>
        <w:t xml:space="preserve">full snowmelt. </w:t>
      </w:r>
      <w:r w:rsidR="008A7EA4">
        <w:rPr>
          <w:rFonts w:ascii="Times New Roman" w:hAnsi="Times New Roman" w:cs="Times New Roman"/>
          <w:color w:val="000000" w:themeColor="text1"/>
          <w:sz w:val="24"/>
          <w:szCs w:val="24"/>
        </w:rPr>
        <w:t xml:space="preserve">  </w:t>
      </w:r>
      <w:r w:rsidRPr="000B70F7">
        <w:rPr>
          <w:rFonts w:ascii="Times New Roman" w:hAnsi="Times New Roman" w:cs="Times New Roman"/>
          <w:color w:val="000000" w:themeColor="text1"/>
          <w:sz w:val="24"/>
          <w:szCs w:val="24"/>
        </w:rPr>
        <w:t xml:space="preserve"> </w:t>
      </w:r>
      <w:r w:rsidRPr="0016288C">
        <w:rPr>
          <w:rFonts w:ascii="Times New Roman" w:hAnsi="Times New Roman" w:cs="Times New Roman"/>
          <w:color w:val="000000" w:themeColor="text1"/>
        </w:rPr>
        <w:br w:type="page"/>
      </w:r>
    </w:p>
    <w:p w14:paraId="014E0D4E" w14:textId="77777777" w:rsidR="00AA5D49" w:rsidRPr="00641B54" w:rsidRDefault="00AA5D49" w:rsidP="00AA5D49">
      <w:pPr>
        <w:outlineLvl w:val="0"/>
        <w:rPr>
          <w:rFonts w:ascii="Times New Roman" w:hAnsi="Times New Roman" w:cs="Times New Roman"/>
          <w:sz w:val="32"/>
          <w:szCs w:val="32"/>
        </w:rPr>
      </w:pPr>
      <w:r w:rsidRPr="00641B54">
        <w:rPr>
          <w:rFonts w:ascii="Times New Roman" w:hAnsi="Times New Roman" w:cs="Times New Roman"/>
          <w:sz w:val="32"/>
          <w:szCs w:val="32"/>
        </w:rPr>
        <w:lastRenderedPageBreak/>
        <w:t xml:space="preserve">Appendix </w:t>
      </w:r>
      <w:r>
        <w:rPr>
          <w:rFonts w:ascii="Times New Roman" w:hAnsi="Times New Roman" w:cs="Times New Roman"/>
          <w:sz w:val="32"/>
          <w:szCs w:val="32"/>
        </w:rPr>
        <w:t>C</w:t>
      </w:r>
      <w:r w:rsidRPr="00641B54">
        <w:rPr>
          <w:rFonts w:ascii="Times New Roman" w:hAnsi="Times New Roman" w:cs="Times New Roman"/>
          <w:sz w:val="32"/>
          <w:szCs w:val="32"/>
        </w:rPr>
        <w:t>: Details of landscape changes</w:t>
      </w:r>
    </w:p>
    <w:p w14:paraId="2A610D4E" w14:textId="77777777" w:rsidR="00AA5D49" w:rsidRDefault="00AA5D49" w:rsidP="00AA5D49">
      <w:pPr>
        <w:rPr>
          <w:rFonts w:ascii="Times New Roman" w:hAnsi="Times New Roman" w:cs="Times New Roman"/>
        </w:rPr>
      </w:pPr>
    </w:p>
    <w:p w14:paraId="68482401" w14:textId="77777777" w:rsidR="00AA5D49" w:rsidRPr="004778A9" w:rsidRDefault="00AA5D49" w:rsidP="00AA5D49">
      <w:pPr>
        <w:rPr>
          <w:rFonts w:ascii="Times New Roman" w:hAnsi="Times New Roman" w:cs="Times New Roman"/>
          <w:b/>
        </w:rPr>
      </w:pPr>
      <w:r w:rsidRPr="004778A9">
        <w:rPr>
          <w:rFonts w:ascii="Times New Roman" w:hAnsi="Times New Roman" w:cs="Times New Roman"/>
          <w:b/>
        </w:rPr>
        <w:t>Methods:</w:t>
      </w:r>
    </w:p>
    <w:p w14:paraId="329A2852" w14:textId="77777777" w:rsidR="00AA5D49" w:rsidRPr="00962E8F" w:rsidRDefault="00AA5D49" w:rsidP="00AA5D49">
      <w:pPr>
        <w:rPr>
          <w:rFonts w:ascii="Times New Roman" w:hAnsi="Times New Roman" w:cs="Times New Roman"/>
        </w:rPr>
      </w:pPr>
    </w:p>
    <w:p w14:paraId="5F09ADCD" w14:textId="54FD4013" w:rsidR="00AA5D49" w:rsidRDefault="00AA5D49" w:rsidP="00AA5D49">
      <w:pPr>
        <w:spacing w:line="480" w:lineRule="auto"/>
        <w:ind w:firstLine="720"/>
        <w:rPr>
          <w:rFonts w:ascii="Times New Roman" w:hAnsi="Times New Roman" w:cs="Times New Roman"/>
        </w:rPr>
      </w:pPr>
      <w:r>
        <w:rPr>
          <w:rFonts w:ascii="Times New Roman" w:hAnsi="Times New Roman" w:cs="Times New Roman"/>
        </w:rPr>
        <w:t>We</w:t>
      </w:r>
      <w:r w:rsidRPr="00962E8F">
        <w:rPr>
          <w:rFonts w:ascii="Times New Roman" w:hAnsi="Times New Roman" w:cs="Times New Roman"/>
        </w:rPr>
        <w:t xml:space="preserve"> used the FRAGSTATS package to calculate land cover metrics</w:t>
      </w:r>
      <w:r>
        <w:rPr>
          <w:rFonts w:ascii="Times New Roman" w:hAnsi="Times New Roman" w:cs="Times New Roman"/>
        </w:rPr>
        <w:t xml:space="preserve"> for ICB and SCB on vegetation maps created from images taken in 1973 and 2014 (SCB) and from images taken in 1969/70, 1987, 1997, 2005, and 2012 for ICB</w:t>
      </w:r>
      <w:r w:rsidRPr="00962E8F">
        <w:rPr>
          <w:rFonts w:ascii="Times New Roman" w:hAnsi="Times New Roman" w:cs="Times New Roman"/>
        </w:rPr>
        <w:t>.</w:t>
      </w:r>
      <w:r>
        <w:rPr>
          <w:rFonts w:ascii="Times New Roman" w:hAnsi="Times New Roman" w:cs="Times New Roman"/>
        </w:rPr>
        <w:t xml:space="preserve"> For both watersheds, the first year of imagery (either 1973 or 1969/70) coincided with the end of a long period of fire suppression, and represents vegetation before the first fire in the managed wildfire era. The vegetation maps divided land cover into four vegetation </w:t>
      </w:r>
      <w:r w:rsidRPr="00962E8F">
        <w:rPr>
          <w:rFonts w:ascii="Times New Roman" w:hAnsi="Times New Roman" w:cs="Times New Roman"/>
        </w:rPr>
        <w:t xml:space="preserve">classes: forest, shrub, sparse meadow, and dense meadow. </w:t>
      </w:r>
      <w:r>
        <w:rPr>
          <w:rFonts w:ascii="Times New Roman" w:hAnsi="Times New Roman" w:cs="Times New Roman"/>
        </w:rPr>
        <w:t>For SCB, areas south of the southernmost extent of historical fires were removed from the landscape change analysis, since this area consisted mostly of isolated patches of vegetation surrounded by rock and caused misleading values (this was not necessary for ICB, which contained very little mapped vegetation in the rocky high-elevation areas). Isolated pixels surrounded by different vegetation types were removed from the maps before processing by merging them with the surrounding vegetation type</w:t>
      </w:r>
      <w:r w:rsidR="00D41CAC">
        <w:rPr>
          <w:rFonts w:ascii="Times New Roman" w:hAnsi="Times New Roman" w:cs="Times New Roman"/>
        </w:rPr>
        <w:t xml:space="preserve">, which </w:t>
      </w:r>
      <w:r>
        <w:rPr>
          <w:rFonts w:ascii="Times New Roman" w:hAnsi="Times New Roman" w:cs="Times New Roman"/>
        </w:rPr>
        <w:t>minimized differences caused by small isolated patches that were likely due to classification error or would be difficult to capture the same way using two sets of imagery.</w:t>
      </w:r>
    </w:p>
    <w:p w14:paraId="483B2A1D" w14:textId="78336166" w:rsidR="00AA5D49" w:rsidRDefault="00AA5D49" w:rsidP="00AA5D49">
      <w:pPr>
        <w:spacing w:line="480" w:lineRule="auto"/>
        <w:rPr>
          <w:rFonts w:ascii="Times New Roman" w:hAnsi="Times New Roman" w:cs="Times New Roman"/>
        </w:rPr>
      </w:pPr>
    </w:p>
    <w:p w14:paraId="20CB73A1" w14:textId="77777777" w:rsidR="00AA5D49" w:rsidRPr="00962E8F" w:rsidRDefault="00AA5D49" w:rsidP="00AA5D49">
      <w:pPr>
        <w:spacing w:line="480" w:lineRule="auto"/>
        <w:rPr>
          <w:rFonts w:ascii="Times New Roman" w:hAnsi="Times New Roman" w:cs="Times New Roman"/>
        </w:rPr>
      </w:pPr>
      <w:r w:rsidRPr="00AA5D49">
        <w:rPr>
          <w:rFonts w:ascii="Times New Roman" w:hAnsi="Times New Roman" w:cs="Times New Roman"/>
          <w:b/>
        </w:rPr>
        <w:t>Landscape Metrics:</w:t>
      </w:r>
    </w:p>
    <w:p w14:paraId="381F99D7" w14:textId="77777777" w:rsidR="00AA5D49" w:rsidRPr="00962E8F" w:rsidRDefault="00AA5D49" w:rsidP="00AA5D49">
      <w:pPr>
        <w:spacing w:line="480" w:lineRule="auto"/>
        <w:ind w:firstLine="720"/>
        <w:rPr>
          <w:rFonts w:ascii="Times New Roman" w:hAnsi="Times New Roman" w:cs="Times New Roman"/>
        </w:rPr>
      </w:pPr>
      <w:r w:rsidRPr="00962E8F">
        <w:rPr>
          <w:rFonts w:ascii="Times New Roman" w:hAnsi="Times New Roman" w:cs="Times New Roman"/>
        </w:rPr>
        <w:t xml:space="preserve">Diversity indices describe heterogeneity by measuring how patches of vegetation are distributed spatially across the landscape </w:t>
      </w:r>
      <w:r>
        <w:rPr>
          <w:rFonts w:ascii="Times New Roman" w:hAnsi="Times New Roman" w:cs="Times New Roman"/>
        </w:rPr>
        <w:t xml:space="preserve">and </w:t>
      </w:r>
      <w:r w:rsidRPr="00962E8F">
        <w:rPr>
          <w:rFonts w:ascii="Times New Roman" w:hAnsi="Times New Roman" w:cs="Times New Roman"/>
        </w:rPr>
        <w:t>capture fire-related landscape changes well</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EN.CITE &lt;EndNote&gt;&lt;Cite&gt;&lt;Author&gt;Romme&lt;/Author&gt;&lt;Year&gt;1982&lt;/Year&gt;&lt;RecNum&gt;2622&lt;/RecNum&gt;&lt;DisplayText&gt;(Romme 1982)&lt;/DisplayText&gt;&lt;record&gt;&lt;rec-number&gt;2622&lt;/rec-number&gt;&lt;foreign-keys&gt;&lt;key app="EN" db-id="w0ppaavf8t2zvwe9f0oxa5rcervz0wedp050" timestamp="1422299659"&gt;2622&lt;/key&gt;&lt;/foreign-keys&gt;&lt;ref-type name="Journal Article"&gt;17&lt;/ref-type&gt;&lt;contributors&gt;&lt;authors&gt;&lt;author&gt;Romme, William H.&lt;/author&gt;&lt;/authors&gt;&lt;/contributors&gt;&lt;titles&gt;&lt;title&gt;Fire and landscape diversity in subalpine forests of Yellowstone National Park&lt;/title&gt;&lt;secondary-title&gt;Ecological Monographs&lt;/secondary-title&gt;&lt;/titles&gt;&lt;periodical&gt;&lt;full-title&gt;Ecological Monographs&lt;/full-title&gt;&lt;abbr-1&gt;Ecol. Monogr.&lt;/abbr-1&gt;&lt;abbr-2&gt;Ecol Monogr&lt;/abbr-2&gt;&lt;/periodical&gt;&lt;pages&gt;199-221&lt;/pages&gt;&lt;volume&gt;52&lt;/volume&gt;&lt;number&gt;2&lt;/number&gt;&lt;dates&gt;&lt;year&gt;1982&lt;/year&gt;&lt;pub-dates&gt;&lt;date&gt;1982/06/01&lt;/date&gt;&lt;/pub-dates&gt;&lt;/dates&gt;&lt;publisher&gt;Ecological Society of America&lt;/publisher&gt;&lt;isbn&gt;0012-9615&lt;/isbn&gt;&lt;urls&gt;&lt;related-urls&gt;&lt;url&gt;http://dx.doi.org/10.2307/1942611&lt;/url&gt;&lt;/related-urls&gt;&lt;/urls&gt;&lt;electronic-resource-num&gt;10.2307/1942611&lt;/electronic-resource-num&gt;&lt;research-notes&gt;Read 17 4/5/17&amp;#xD;Important paper. Before the 1988 Yellowstone fires, hadn&amp;apos;t had much fire in the previous 180 years, just a few small ones. Cohort establishment is generally within a few years after fire, but can be as long as 30 years (p 202).&amp;#xD;&amp;#xD;Derived a &amp;quot;patchiness index&amp;quot; based on dissimilarity of adjacent 5 ha cells (p. 206); a precursor to some of his spatial stats (fragstats).&amp;#xD;&amp;#xD;Says that Lodgepole and Whitebark pines are self-pruning (p 210). &lt;/research-notes&gt;&lt;access-date&gt;2015/01/26&lt;/access-date&gt;&lt;/record&gt;&lt;/Cite&gt;&lt;/EndNote&gt;</w:instrText>
      </w:r>
      <w:r>
        <w:rPr>
          <w:rFonts w:ascii="Times New Roman" w:hAnsi="Times New Roman" w:cs="Times New Roman"/>
        </w:rPr>
        <w:fldChar w:fldCharType="separate"/>
      </w:r>
      <w:r>
        <w:rPr>
          <w:rFonts w:ascii="Times New Roman" w:hAnsi="Times New Roman" w:cs="Times New Roman"/>
          <w:noProof/>
        </w:rPr>
        <w:t>(Romme 1982)</w:t>
      </w:r>
      <w:r>
        <w:rPr>
          <w:rFonts w:ascii="Times New Roman" w:hAnsi="Times New Roman" w:cs="Times New Roman"/>
        </w:rPr>
        <w:fldChar w:fldCharType="end"/>
      </w:r>
      <w:r w:rsidRPr="00962E8F">
        <w:rPr>
          <w:rFonts w:ascii="Times New Roman" w:hAnsi="Times New Roman" w:cs="Times New Roman"/>
        </w:rPr>
        <w:t>.  We evaluated the following diversity metrics:</w:t>
      </w:r>
    </w:p>
    <w:p w14:paraId="2F5DA958" w14:textId="46A5C673" w:rsidR="00AA5D49" w:rsidRPr="00962E8F" w:rsidRDefault="00AA5D49" w:rsidP="00AA5D49">
      <w:pPr>
        <w:spacing w:line="480" w:lineRule="auto"/>
        <w:ind w:firstLine="720"/>
        <w:rPr>
          <w:rFonts w:ascii="Times New Roman" w:hAnsi="Times New Roman" w:cs="Times New Roman"/>
        </w:rPr>
      </w:pPr>
      <w:r w:rsidRPr="00AA5D49">
        <w:rPr>
          <w:rFonts w:ascii="Times New Roman" w:hAnsi="Times New Roman" w:cs="Times New Roman"/>
          <w:i/>
        </w:rPr>
        <w:t>Shannon’s Evenness Index</w:t>
      </w:r>
      <w:r w:rsidRPr="00962E8F">
        <w:rPr>
          <w:rFonts w:ascii="Times New Roman" w:hAnsi="Times New Roman" w:cs="Times New Roman"/>
        </w:rPr>
        <w:t xml:space="preserve"> (SHEI) is the </w:t>
      </w:r>
      <w:r w:rsidRPr="00AA5D49">
        <w:rPr>
          <w:rFonts w:ascii="Times New Roman" w:hAnsi="Times New Roman" w:cs="Times New Roman"/>
          <w:i/>
        </w:rPr>
        <w:t>Shannon’s Diversity Index</w:t>
      </w:r>
      <w:r w:rsidRPr="00962E8F">
        <w:rPr>
          <w:rFonts w:ascii="Times New Roman" w:hAnsi="Times New Roman" w:cs="Times New Roman"/>
        </w:rPr>
        <w:t xml:space="preserve"> (calculated using information theory) divided by the maximum diversity given the number of cover types present </w:t>
      </w:r>
      <w:r>
        <w:rPr>
          <w:rFonts w:ascii="Times New Roman" w:hAnsi="Times New Roman" w:cs="Times New Roman"/>
        </w:rPr>
        <w:lastRenderedPageBreak/>
        <w:fldChar w:fldCharType="begin"/>
      </w:r>
      <w:r w:rsidR="00CE24C2">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Pr>
          <w:rFonts w:ascii="Times New Roman" w:hAnsi="Times New Roman" w:cs="Times New Roman"/>
        </w:rPr>
        <w:fldChar w:fldCharType="separate"/>
      </w:r>
      <w:r>
        <w:rPr>
          <w:rFonts w:ascii="Times New Roman" w:hAnsi="Times New Roman" w:cs="Times New Roman"/>
          <w:noProof/>
        </w:rPr>
        <w:t>(McGarigal et al. 2012)</w:t>
      </w:r>
      <w:r>
        <w:rPr>
          <w:rFonts w:ascii="Times New Roman" w:hAnsi="Times New Roman" w:cs="Times New Roman"/>
        </w:rPr>
        <w:fldChar w:fldCharType="end"/>
      </w:r>
      <w:r w:rsidRPr="00962E8F">
        <w:rPr>
          <w:rFonts w:ascii="Times New Roman" w:hAnsi="Times New Roman" w:cs="Times New Roman"/>
        </w:rPr>
        <w:t>. An evenness index of 1 mean</w:t>
      </w:r>
      <w:r>
        <w:rPr>
          <w:rFonts w:ascii="Times New Roman" w:hAnsi="Times New Roman" w:cs="Times New Roman"/>
        </w:rPr>
        <w:t>s</w:t>
      </w:r>
      <w:r w:rsidRPr="00962E8F">
        <w:rPr>
          <w:rFonts w:ascii="Times New Roman" w:hAnsi="Times New Roman" w:cs="Times New Roman"/>
        </w:rPr>
        <w:t xml:space="preserve"> that all vegetation types </w:t>
      </w:r>
      <w:r>
        <w:rPr>
          <w:rFonts w:ascii="Times New Roman" w:hAnsi="Times New Roman" w:cs="Times New Roman"/>
        </w:rPr>
        <w:t>are</w:t>
      </w:r>
      <w:r w:rsidRPr="00962E8F">
        <w:rPr>
          <w:rFonts w:ascii="Times New Roman" w:hAnsi="Times New Roman" w:cs="Times New Roman"/>
        </w:rPr>
        <w:t xml:space="preserve"> equally represented in the landscape; higher evenness </w:t>
      </w:r>
      <w:r>
        <w:rPr>
          <w:rFonts w:ascii="Times New Roman" w:hAnsi="Times New Roman" w:cs="Times New Roman"/>
        </w:rPr>
        <w:t>indicates</w:t>
      </w:r>
      <w:r w:rsidRPr="00962E8F">
        <w:rPr>
          <w:rFonts w:ascii="Times New Roman" w:hAnsi="Times New Roman" w:cs="Times New Roman"/>
        </w:rPr>
        <w:t xml:space="preserve"> </w:t>
      </w:r>
      <w:r>
        <w:rPr>
          <w:rFonts w:ascii="Times New Roman" w:hAnsi="Times New Roman" w:cs="Times New Roman"/>
        </w:rPr>
        <w:t>greater</w:t>
      </w:r>
      <w:r w:rsidRPr="00962E8F">
        <w:rPr>
          <w:rFonts w:ascii="Times New Roman" w:hAnsi="Times New Roman" w:cs="Times New Roman"/>
        </w:rPr>
        <w:t xml:space="preserve"> landscape diversity.</w:t>
      </w:r>
    </w:p>
    <w:p w14:paraId="37365F73" w14:textId="13E3AE07" w:rsidR="00AA5D49" w:rsidRPr="00962E8F" w:rsidRDefault="00AA5D49" w:rsidP="00AA5D49">
      <w:pPr>
        <w:spacing w:line="480" w:lineRule="auto"/>
        <w:ind w:firstLine="720"/>
        <w:rPr>
          <w:rFonts w:ascii="Times New Roman" w:hAnsi="Times New Roman" w:cs="Times New Roman"/>
        </w:rPr>
      </w:pPr>
      <w:r w:rsidRPr="00AA5D49">
        <w:rPr>
          <w:rFonts w:ascii="Times New Roman" w:hAnsi="Times New Roman" w:cs="Times New Roman"/>
          <w:i/>
        </w:rPr>
        <w:t>Simpson’s Evenness Index</w:t>
      </w:r>
      <w:r w:rsidRPr="00962E8F">
        <w:rPr>
          <w:rFonts w:ascii="Times New Roman" w:hAnsi="Times New Roman" w:cs="Times New Roman"/>
        </w:rPr>
        <w:t xml:space="preserve"> (SIEI) is similar, but is calculated using the probability that any two cells selected at random would be different patch types</w:t>
      </w:r>
      <w:r>
        <w:rPr>
          <w:rFonts w:ascii="Times New Roman" w:hAnsi="Times New Roman" w:cs="Times New Roman"/>
        </w:rPr>
        <w:t xml:space="preserve"> </w:t>
      </w:r>
      <w:r>
        <w:rPr>
          <w:rFonts w:ascii="Times New Roman" w:hAnsi="Times New Roman" w:cs="Times New Roman"/>
        </w:rPr>
        <w:fldChar w:fldCharType="begin"/>
      </w:r>
      <w:r w:rsidR="00CE24C2">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Pr>
          <w:rFonts w:ascii="Times New Roman" w:hAnsi="Times New Roman" w:cs="Times New Roman"/>
        </w:rPr>
        <w:fldChar w:fldCharType="separate"/>
      </w:r>
      <w:r>
        <w:rPr>
          <w:rFonts w:ascii="Times New Roman" w:hAnsi="Times New Roman" w:cs="Times New Roman"/>
          <w:noProof/>
        </w:rPr>
        <w:t>(McGarigal et al. 2012)</w:t>
      </w:r>
      <w:r>
        <w:rPr>
          <w:rFonts w:ascii="Times New Roman" w:hAnsi="Times New Roman" w:cs="Times New Roman"/>
        </w:rPr>
        <w:fldChar w:fldCharType="end"/>
      </w:r>
      <w:r w:rsidRPr="00962E8F">
        <w:rPr>
          <w:rFonts w:ascii="Times New Roman" w:hAnsi="Times New Roman" w:cs="Times New Roman"/>
        </w:rPr>
        <w:t>. Again, a value of 1 mean</w:t>
      </w:r>
      <w:r>
        <w:rPr>
          <w:rFonts w:ascii="Times New Roman" w:hAnsi="Times New Roman" w:cs="Times New Roman"/>
        </w:rPr>
        <w:t>s</w:t>
      </w:r>
      <w:r w:rsidRPr="00962E8F">
        <w:rPr>
          <w:rFonts w:ascii="Times New Roman" w:hAnsi="Times New Roman" w:cs="Times New Roman"/>
        </w:rPr>
        <w:t xml:space="preserve"> all patch types cover an equal area, </w:t>
      </w:r>
      <w:r>
        <w:rPr>
          <w:rFonts w:ascii="Times New Roman" w:hAnsi="Times New Roman" w:cs="Times New Roman"/>
        </w:rPr>
        <w:t>while</w:t>
      </w:r>
      <w:r w:rsidRPr="00962E8F">
        <w:rPr>
          <w:rFonts w:ascii="Times New Roman" w:hAnsi="Times New Roman" w:cs="Times New Roman"/>
        </w:rPr>
        <w:t xml:space="preserve"> a value near 0 mean</w:t>
      </w:r>
      <w:r>
        <w:rPr>
          <w:rFonts w:ascii="Times New Roman" w:hAnsi="Times New Roman" w:cs="Times New Roman"/>
        </w:rPr>
        <w:t>s</w:t>
      </w:r>
      <w:r w:rsidRPr="00962E8F">
        <w:rPr>
          <w:rFonts w:ascii="Times New Roman" w:hAnsi="Times New Roman" w:cs="Times New Roman"/>
        </w:rPr>
        <w:t xml:space="preserve"> that one type dominated nearly all of the landscape. We include both evenness indices in order to verify that the exact method of calculating evenness does not affect our results.</w:t>
      </w:r>
    </w:p>
    <w:p w14:paraId="3BF88762" w14:textId="77777777" w:rsidR="00AA5D49" w:rsidRPr="00962E8F" w:rsidRDefault="00AA5D49" w:rsidP="00AA5D49">
      <w:pPr>
        <w:spacing w:line="480" w:lineRule="auto"/>
        <w:ind w:firstLine="720"/>
        <w:rPr>
          <w:rFonts w:ascii="Times New Roman" w:hAnsi="Times New Roman" w:cs="Times New Roman"/>
        </w:rPr>
      </w:pPr>
      <w:r w:rsidRPr="00AA5D49">
        <w:rPr>
          <w:rFonts w:ascii="Times New Roman" w:hAnsi="Times New Roman" w:cs="Times New Roman"/>
          <w:i/>
        </w:rPr>
        <w:t>Aggregation Index</w:t>
      </w:r>
      <w:r w:rsidRPr="00962E8F">
        <w:rPr>
          <w:rFonts w:ascii="Times New Roman" w:hAnsi="Times New Roman" w:cs="Times New Roman"/>
        </w:rPr>
        <w:t xml:space="preserve"> (AI) is a measure of how much each vegetation type is clumped into a few large groups (high aggregation) or spread into many small groups (low aggregation).</w:t>
      </w:r>
    </w:p>
    <w:p w14:paraId="486E94D1" w14:textId="77777777" w:rsidR="00AA5D49" w:rsidRDefault="00AA5D49" w:rsidP="00AA5D49">
      <w:pPr>
        <w:spacing w:line="480" w:lineRule="auto"/>
        <w:rPr>
          <w:rFonts w:ascii="Times New Roman" w:hAnsi="Times New Roman" w:cs="Times New Roman"/>
        </w:rPr>
      </w:pPr>
    </w:p>
    <w:p w14:paraId="554FE413" w14:textId="77777777" w:rsidR="00AA5D49" w:rsidRPr="00962E8F" w:rsidRDefault="00AA5D49" w:rsidP="00AA5D49">
      <w:pPr>
        <w:spacing w:line="480" w:lineRule="auto"/>
        <w:rPr>
          <w:rFonts w:ascii="Times New Roman" w:hAnsi="Times New Roman" w:cs="Times New Roman"/>
        </w:rPr>
      </w:pPr>
      <w:r w:rsidRPr="00AA5D49">
        <w:rPr>
          <w:rFonts w:ascii="Times New Roman" w:hAnsi="Times New Roman" w:cs="Times New Roman"/>
          <w:b/>
        </w:rPr>
        <w:t>Patch properties within each class:</w:t>
      </w:r>
    </w:p>
    <w:p w14:paraId="74ED980C" w14:textId="77777777" w:rsidR="00AA5D49" w:rsidRPr="00962E8F" w:rsidRDefault="00AA5D49" w:rsidP="00AA5D49">
      <w:pPr>
        <w:spacing w:line="480" w:lineRule="auto"/>
        <w:ind w:firstLine="720"/>
        <w:rPr>
          <w:rFonts w:ascii="Times New Roman" w:hAnsi="Times New Roman" w:cs="Times New Roman"/>
        </w:rPr>
      </w:pPr>
      <w:r w:rsidRPr="00962E8F">
        <w:rPr>
          <w:rFonts w:ascii="Times New Roman" w:hAnsi="Times New Roman" w:cs="Times New Roman"/>
        </w:rPr>
        <w:t xml:space="preserve">Patch properties describe local-scale heterogeneity and the size and shape of individual vegetation patches. For this study, we </w:t>
      </w:r>
      <w:r>
        <w:rPr>
          <w:rFonts w:ascii="Times New Roman" w:hAnsi="Times New Roman" w:cs="Times New Roman"/>
        </w:rPr>
        <w:t>used</w:t>
      </w:r>
      <w:r w:rsidRPr="00962E8F">
        <w:rPr>
          <w:rFonts w:ascii="Times New Roman" w:hAnsi="Times New Roman" w:cs="Times New Roman"/>
        </w:rPr>
        <w:t xml:space="preserve"> metrics which have been shown to be consistent across many different landscapes </w:t>
      </w:r>
      <w:r>
        <w:rPr>
          <w:rFonts w:ascii="Times New Roman" w:hAnsi="Times New Roman" w:cs="Times New Roman"/>
        </w:rPr>
        <w:fldChar w:fldCharType="begin"/>
      </w:r>
      <w:r>
        <w:rPr>
          <w:rFonts w:ascii="Times New Roman" w:hAnsi="Times New Roman" w:cs="Times New Roman"/>
        </w:rPr>
        <w:instrText xml:space="preserve"> ADDIN EN.CITE &lt;EndNote&gt;&lt;Cite&gt;&lt;Author&gt;Cushman&lt;/Author&gt;&lt;Year&gt;2008&lt;/Year&gt;&lt;RecNum&gt;3757&lt;/RecNum&gt;&lt;DisplayText&gt;(Cushman et al. 2008)&lt;/DisplayText&gt;&lt;record&gt;&lt;rec-number&gt;3757&lt;/rec-number&gt;&lt;foreign-keys&gt;&lt;key app="EN" db-id="w0ppaavf8t2zvwe9f0oxa5rcervz0wedp050" timestamp="1554837437"&gt;3757&lt;/key&gt;&lt;/foreign-keys&gt;&lt;ref-type name="Journal Article"&gt;17&lt;/ref-type&gt;&lt;contributors&gt;&lt;authors&gt;&lt;author&gt;Cushman, Samuel A.&lt;/author&gt;&lt;author&gt;McGarigal, Kevin&lt;/author&gt;&lt;author&gt;Neel, Maile C.&lt;/author&gt;&lt;/authors&gt;&lt;/contributors&gt;&lt;titles&gt;&lt;title&gt;Parsimony in landscape metrics: Strength, universality, and consistency&lt;/title&gt;&lt;secondary-title&gt;Ecological Indicators&lt;/secondary-title&gt;&lt;/titles&gt;&lt;periodical&gt;&lt;full-title&gt;Ecological Indicators&lt;/full-title&gt;&lt;/periodical&gt;&lt;pages&gt;691-703&lt;/pages&gt;&lt;volume&gt;8&lt;/volume&gt;&lt;number&gt;5&lt;/number&gt;&lt;keywords&gt;&lt;keyword&gt;Landscape structure&lt;/keyword&gt;&lt;keyword&gt;Landscape pattern&lt;/keyword&gt;&lt;keyword&gt;Landscape monitoring&lt;/keyword&gt;&lt;keyword&gt;Ecological indicators&lt;/keyword&gt;&lt;keyword&gt;FRAGSTATS&lt;/keyword&gt;&lt;keyword&gt;Landscape metrics&lt;/keyword&gt;&lt;/keywords&gt;&lt;dates&gt;&lt;year&gt;2008&lt;/year&gt;&lt;pub-dates&gt;&lt;date&gt;2008/09/01/&lt;/date&gt;&lt;/pub-dates&gt;&lt;/dates&gt;&lt;isbn&gt;1470-160X&lt;/isbn&gt;&lt;urls&gt;&lt;related-urls&gt;&lt;url&gt;http://www.sciencedirect.com/science/article/pii/S1470160X07001306&lt;/url&gt;&lt;/related-urls&gt;&lt;/urls&gt;&lt;electronic-resource-num&gt;https://doi.org/10.1016/j.ecolind.2007.12.002&lt;/electronic-resource-num&gt;&lt;/record&gt;&lt;/Cite&gt;&lt;/EndNote&gt;</w:instrText>
      </w:r>
      <w:r>
        <w:rPr>
          <w:rFonts w:ascii="Times New Roman" w:hAnsi="Times New Roman" w:cs="Times New Roman"/>
        </w:rPr>
        <w:fldChar w:fldCharType="separate"/>
      </w:r>
      <w:r>
        <w:rPr>
          <w:rFonts w:ascii="Times New Roman" w:hAnsi="Times New Roman" w:cs="Times New Roman"/>
          <w:noProof/>
        </w:rPr>
        <w:t>(Cushman et al. 2008)</w:t>
      </w:r>
      <w:r>
        <w:rPr>
          <w:rFonts w:ascii="Times New Roman" w:hAnsi="Times New Roman" w:cs="Times New Roman"/>
        </w:rPr>
        <w:fldChar w:fldCharType="end"/>
      </w:r>
      <w:r w:rsidRPr="00962E8F">
        <w:rPr>
          <w:rFonts w:ascii="Times New Roman" w:hAnsi="Times New Roman" w:cs="Times New Roman"/>
        </w:rPr>
        <w:t>:</w:t>
      </w:r>
    </w:p>
    <w:p w14:paraId="59EEFAD2" w14:textId="77777777" w:rsidR="00AA5D49" w:rsidRPr="00962E8F" w:rsidRDefault="00AA5D49" w:rsidP="00AA5D49">
      <w:pPr>
        <w:spacing w:line="480" w:lineRule="auto"/>
        <w:ind w:firstLine="720"/>
        <w:rPr>
          <w:rFonts w:ascii="Times New Roman" w:hAnsi="Times New Roman" w:cs="Times New Roman"/>
        </w:rPr>
      </w:pPr>
      <w:r w:rsidRPr="00AA5D49">
        <w:rPr>
          <w:rFonts w:ascii="Times New Roman" w:hAnsi="Times New Roman" w:cs="Times New Roman"/>
          <w:i/>
        </w:rPr>
        <w:t>Largest patch percent area</w:t>
      </w:r>
      <w:r w:rsidRPr="00962E8F">
        <w:rPr>
          <w:rFonts w:ascii="Times New Roman" w:hAnsi="Times New Roman" w:cs="Times New Roman"/>
        </w:rPr>
        <w:t xml:space="preserve"> (LPI) gives the percent of the total vegetated area taken up by the largest contiguous vegetation patch within each vegetation class. This metric gives an idea of the maximum area dominated by a single type of overstory.</w:t>
      </w:r>
    </w:p>
    <w:p w14:paraId="40192ADF" w14:textId="64697856" w:rsidR="00AA5D49" w:rsidRPr="00962E8F" w:rsidRDefault="00AA5D49" w:rsidP="00AA5D49">
      <w:pPr>
        <w:spacing w:line="480" w:lineRule="auto"/>
        <w:ind w:firstLine="720"/>
        <w:rPr>
          <w:rFonts w:ascii="Times New Roman" w:hAnsi="Times New Roman" w:cs="Times New Roman"/>
        </w:rPr>
      </w:pPr>
      <w:r w:rsidRPr="00AA5D49">
        <w:rPr>
          <w:rFonts w:ascii="Times New Roman" w:hAnsi="Times New Roman" w:cs="Times New Roman"/>
          <w:i/>
        </w:rPr>
        <w:t>Fractal dimension</w:t>
      </w:r>
      <w:r w:rsidRPr="00962E8F">
        <w:rPr>
          <w:rFonts w:ascii="Times New Roman" w:hAnsi="Times New Roman" w:cs="Times New Roman"/>
        </w:rPr>
        <w:t xml:space="preserve"> (FRAC) measures how complex and plane-filling the shapes are by using the relationship between the area and perimeter of a patch. As the dimension approaches 2, perimeter is maximized for a given area of coverage, while for simple geometries such as squares or circles the dimension is 1 </w:t>
      </w:r>
      <w:r>
        <w:rPr>
          <w:rFonts w:ascii="Times New Roman" w:hAnsi="Times New Roman" w:cs="Times New Roman"/>
        </w:rPr>
        <w:fldChar w:fldCharType="begin"/>
      </w:r>
      <w:r w:rsidR="00CE24C2">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Pr>
          <w:rFonts w:ascii="Times New Roman" w:hAnsi="Times New Roman" w:cs="Times New Roman"/>
        </w:rPr>
        <w:fldChar w:fldCharType="separate"/>
      </w:r>
      <w:r>
        <w:rPr>
          <w:rFonts w:ascii="Times New Roman" w:hAnsi="Times New Roman" w:cs="Times New Roman"/>
          <w:noProof/>
        </w:rPr>
        <w:t>(McGarigal et al. 2012)</w:t>
      </w:r>
      <w:r>
        <w:rPr>
          <w:rFonts w:ascii="Times New Roman" w:hAnsi="Times New Roman" w:cs="Times New Roman"/>
        </w:rPr>
        <w:fldChar w:fldCharType="end"/>
      </w:r>
      <w:r w:rsidRPr="00962E8F">
        <w:rPr>
          <w:rFonts w:ascii="Times New Roman" w:hAnsi="Times New Roman" w:cs="Times New Roman"/>
        </w:rPr>
        <w:t xml:space="preserve">. For example: a vegetation class with a low fractal dimension whose largest patch covers a large area indicates a spatially homogeneous </w:t>
      </w:r>
      <w:r w:rsidRPr="00962E8F">
        <w:rPr>
          <w:rFonts w:ascii="Times New Roman" w:hAnsi="Times New Roman" w:cs="Times New Roman"/>
        </w:rPr>
        <w:lastRenderedPageBreak/>
        <w:t>region. On the other hand, a high fractal dimension suggests an increase in the total length of boundaries between patches of different types, thus increasing local heterogeneity.</w:t>
      </w:r>
    </w:p>
    <w:p w14:paraId="36EBEA7F" w14:textId="47EB19A4" w:rsidR="00AA5D49" w:rsidRDefault="00AA5D49" w:rsidP="00AA5D49">
      <w:pPr>
        <w:spacing w:line="480" w:lineRule="auto"/>
        <w:ind w:firstLine="720"/>
        <w:rPr>
          <w:rFonts w:ascii="Times New Roman" w:hAnsi="Times New Roman" w:cs="Times New Roman"/>
        </w:rPr>
      </w:pPr>
      <w:r>
        <w:rPr>
          <w:rFonts w:ascii="Times New Roman" w:hAnsi="Times New Roman" w:cs="Times New Roman"/>
        </w:rPr>
        <w:t>W</w:t>
      </w:r>
      <w:r w:rsidRPr="00962E8F">
        <w:rPr>
          <w:rFonts w:ascii="Times New Roman" w:hAnsi="Times New Roman" w:cs="Times New Roman"/>
        </w:rPr>
        <w:t>e</w:t>
      </w:r>
      <w:r>
        <w:rPr>
          <w:rFonts w:ascii="Times New Roman" w:hAnsi="Times New Roman" w:cs="Times New Roman"/>
        </w:rPr>
        <w:t xml:space="preserve"> also</w:t>
      </w:r>
      <w:r w:rsidRPr="00962E8F">
        <w:rPr>
          <w:rFonts w:ascii="Times New Roman" w:hAnsi="Times New Roman" w:cs="Times New Roman"/>
        </w:rPr>
        <w:t xml:space="preserve"> calculated the mean and standard deviation of the areas of all patches within each vegetation class. These measures help capture the changes in the distribution of patch sizes.</w:t>
      </w:r>
      <w:r>
        <w:rPr>
          <w:rFonts w:ascii="Times New Roman" w:hAnsi="Times New Roman" w:cs="Times New Roman"/>
        </w:rPr>
        <w:t xml:space="preserve"> All calculations were made on a rasterized vegetation map with a spatial resolution of 5 meters. This spatial resolution was chosen to match with calculations made on ICB vegetation</w:t>
      </w:r>
      <w:r w:rsidR="00490E59">
        <w:rPr>
          <w:rFonts w:ascii="Times New Roman" w:hAnsi="Times New Roman" w:cs="Times New Roman"/>
        </w:rPr>
        <w:t xml:space="preserve"> </w:t>
      </w:r>
      <w:r w:rsidR="00490E59">
        <w:rPr>
          <w:rFonts w:ascii="Times New Roman" w:hAnsi="Times New Roman" w:cs="Times New Roman"/>
        </w:rPr>
        <w:fldChar w:fldCharType="begin"/>
      </w:r>
      <w:r w:rsidR="00490E59">
        <w:rPr>
          <w:rFonts w:ascii="Times New Roman" w:hAnsi="Times New Roman" w:cs="Times New Roman"/>
        </w:rPr>
        <w:instrText xml:space="preserve"> ADDIN EN.CITE &lt;EndNote&gt;&lt;Cite&gt;&lt;Author&gt;Boisramé&lt;/Author&gt;&lt;Year&gt;2017b&lt;/Year&gt;&lt;RecNum&gt;3563&lt;/RecNum&gt;&lt;DisplayText&gt;(Boisramé et al. 2017b)&lt;/DisplayText&gt;&lt;record&gt;&lt;rec-number&gt;3563&lt;/rec-number&gt;&lt;foreign-keys&gt;&lt;key app="EN" db-id="w0ppaavf8t2zvwe9f0oxa5rcervz0wedp050" timestamp="1518474781"&gt;3563&lt;/key&gt;&lt;/foreign-keys&gt;&lt;ref-type name="Journal Article"&gt;17&lt;/ref-type&gt;&lt;contributors&gt;&lt;authors&gt;&lt;author&gt;Boisramé, Gabrielle F. S.&lt;/author&gt;&lt;author&gt;Thompson, Sally E.&lt;/author&gt;&lt;author&gt;Kelly, Maggi&lt;/author&gt;&lt;author&gt;Cavalli, Julia&lt;/author&gt;&lt;author&gt;Wilkin, Kate M.&lt;/author&gt;&lt;author&gt;Stephens, Scott L.&lt;/author&gt;&lt;/authors&gt;&lt;/contributors&gt;&lt;titles&gt;&lt;title&gt;Vegetation change during 40years of repeated managed wildfires in the Sierra Nevada, California&lt;/title&gt;&lt;secondary-title&gt;Forest Ecology and Management&lt;/secondary-title&gt;&lt;/titles&gt;&lt;periodical&gt;&lt;full-title&gt;Forest Ecology and Management&lt;/full-title&gt;&lt;abbr-1&gt;For. Ecol. Manag.&lt;/abbr-1&gt;&lt;abbr-2&gt;For Ecol Manag&lt;/abbr-2&gt;&lt;abbr-3&gt;Forest Ecology &amp;amp; Management&lt;/abbr-3&gt;&lt;/periodical&gt;&lt;pages&gt;241-252&lt;/pages&gt;&lt;volume&gt;402&lt;/volume&gt;&lt;keywords&gt;&lt;keyword&gt;Wildfire&lt;/keyword&gt;&lt;keyword&gt;Heterogeneity&lt;/keyword&gt;&lt;keyword&gt;Landscape evolution&lt;/keyword&gt;&lt;keyword&gt;Mixed conifer&lt;/keyword&gt;&lt;keyword&gt;Yosemite&lt;/keyword&gt;&lt;keyword&gt;Landscape metrics&lt;/keyword&gt;&lt;/keywords&gt;&lt;dates&gt;&lt;year&gt;2017b&lt;/year&gt;&lt;pub-dates&gt;&lt;date&gt;2017/10/15/&lt;/date&gt;&lt;/pub-dates&gt;&lt;/dates&gt;&lt;isbn&gt;0378-1127&lt;/isbn&gt;&lt;urls&gt;&lt;related-urls&gt;&lt;url&gt;http://www.sciencedirect.com/science/article/pii/S0378112717306989&lt;/url&gt;&lt;/related-urls&gt;&lt;/urls&gt;&lt;electronic-resource-num&gt;https://doi.org/10.1016/j.foreco.2017.07.034&lt;/electronic-resource-num&gt;&lt;research-notes&gt;Read 18 2/12/18&amp;#xD;Abstract only&amp;#xD;Mapping vegetation in ICB to quantify landscape heterogeneity. Change in 4 vegetation types; less forest and more shrub and grassland. Simple.&lt;/research-notes&gt;&lt;/record&gt;&lt;/Cite&gt;&lt;/EndNote&gt;</w:instrText>
      </w:r>
      <w:r w:rsidR="00490E59">
        <w:rPr>
          <w:rFonts w:ascii="Times New Roman" w:hAnsi="Times New Roman" w:cs="Times New Roman"/>
        </w:rPr>
        <w:fldChar w:fldCharType="separate"/>
      </w:r>
      <w:r w:rsidR="00490E59">
        <w:rPr>
          <w:rFonts w:ascii="Times New Roman" w:hAnsi="Times New Roman" w:cs="Times New Roman"/>
          <w:noProof/>
        </w:rPr>
        <w:t>(Boisramé et al. 2017b)</w:t>
      </w:r>
      <w:r w:rsidR="00490E59">
        <w:rPr>
          <w:rFonts w:ascii="Times New Roman" w:hAnsi="Times New Roman" w:cs="Times New Roman"/>
        </w:rPr>
        <w:fldChar w:fldCharType="end"/>
      </w:r>
      <w:r>
        <w:rPr>
          <w:rFonts w:ascii="Times New Roman" w:hAnsi="Times New Roman" w:cs="Times New Roman"/>
        </w:rPr>
        <w:t>.</w:t>
      </w:r>
    </w:p>
    <w:p w14:paraId="138FCBDA" w14:textId="77777777" w:rsidR="00AA5D49" w:rsidRDefault="00AA5D49" w:rsidP="00AA5D49">
      <w:pPr>
        <w:spacing w:line="480" w:lineRule="auto"/>
        <w:rPr>
          <w:rFonts w:ascii="Times New Roman" w:hAnsi="Times New Roman" w:cs="Times New Roman"/>
        </w:rPr>
      </w:pPr>
    </w:p>
    <w:p w14:paraId="0E8C2923" w14:textId="77777777" w:rsidR="00AA5D49" w:rsidRPr="00AA5D49" w:rsidRDefault="00AA5D49" w:rsidP="00AA5D49">
      <w:pPr>
        <w:spacing w:line="480" w:lineRule="auto"/>
        <w:rPr>
          <w:rFonts w:ascii="Times New Roman" w:hAnsi="Times New Roman" w:cs="Times New Roman"/>
          <w:b/>
        </w:rPr>
      </w:pPr>
      <w:r w:rsidRPr="004778A9">
        <w:rPr>
          <w:rFonts w:ascii="Times New Roman" w:hAnsi="Times New Roman" w:cs="Times New Roman"/>
          <w:b/>
        </w:rPr>
        <w:t>Results</w:t>
      </w:r>
      <w:r>
        <w:rPr>
          <w:rFonts w:ascii="Times New Roman" w:hAnsi="Times New Roman" w:cs="Times New Roman"/>
          <w:b/>
        </w:rPr>
        <w:t xml:space="preserve"> and Discussion</w:t>
      </w:r>
      <w:r w:rsidRPr="004778A9">
        <w:rPr>
          <w:rFonts w:ascii="Times New Roman" w:hAnsi="Times New Roman" w:cs="Times New Roman"/>
          <w:b/>
        </w:rPr>
        <w:t>:</w:t>
      </w:r>
    </w:p>
    <w:p w14:paraId="3212ED5F" w14:textId="77777777" w:rsidR="00AA5D49" w:rsidRDefault="00AA5D49" w:rsidP="00AA5D49">
      <w:pPr>
        <w:spacing w:line="480" w:lineRule="auto"/>
        <w:ind w:firstLine="720"/>
        <w:rPr>
          <w:rFonts w:ascii="Times New Roman" w:hAnsi="Times New Roman" w:cs="Times New Roman"/>
          <w:color w:val="000000" w:themeColor="text1"/>
        </w:rPr>
      </w:pPr>
      <w:r w:rsidRPr="004778A9">
        <w:rPr>
          <w:rFonts w:ascii="Times New Roman" w:hAnsi="Times New Roman" w:cs="Times New Roman"/>
          <w:color w:val="000000" w:themeColor="text1"/>
        </w:rPr>
        <w:t xml:space="preserve">Sugarloaf Creek Basin (SCB) showed a much smaller degree of landscape change than </w:t>
      </w:r>
      <w:proofErr w:type="spellStart"/>
      <w:r w:rsidRPr="004778A9">
        <w:rPr>
          <w:rFonts w:ascii="Times New Roman" w:hAnsi="Times New Roman" w:cs="Times New Roman"/>
          <w:color w:val="000000" w:themeColor="text1"/>
        </w:rPr>
        <w:t>Illilouette</w:t>
      </w:r>
      <w:proofErr w:type="spellEnd"/>
      <w:r w:rsidRPr="004778A9">
        <w:rPr>
          <w:rFonts w:ascii="Times New Roman" w:hAnsi="Times New Roman" w:cs="Times New Roman"/>
          <w:color w:val="000000" w:themeColor="text1"/>
        </w:rPr>
        <w:t xml:space="preserve"> Creek Basin (ICB).</w:t>
      </w:r>
      <w:r>
        <w:rPr>
          <w:rFonts w:ascii="Times New Roman" w:hAnsi="Times New Roman" w:cs="Times New Roman"/>
          <w:color w:val="000000" w:themeColor="text1"/>
        </w:rPr>
        <w:t xml:space="preserve"> Diversity indices increased over time for both watersheds, but the change was negligible for SCB, showing that landscape diversity rose only very slightly in response to fire (Figure C1). The landscape-scale aggregation index increased slightly over time in SCB, in contrast to a decrease in ICB (Figure C2). This could be due to fires creating larger areas of sparse meadow that are more aggregated than pre-burn meadow areas (Figure C3b). The size of the largest vegetation patches did not vary appreciably in SCB between 1973 and 2014, with the exception of sparse meadows (Figure C3). The mean and standard deviation of patch sizes, however, showed similar trends to ICB (Figure C4). Most notably, conifer patches got smaller and less varied in size following 4 decades of fire (Figure C4). While fractal dimension increased for all vegetation types in ICB, it remained flat or decreased slightly in SCB (Figure C5). This may partially be due to fires creating a small number of new fairly homogeneous patches with simple geometries, but the small amount of change demonstrates that patch properties varied very little in response to fire in SCB.</w:t>
      </w:r>
    </w:p>
    <w:p w14:paraId="02497395" w14:textId="1A8E91D1" w:rsidR="00AA5D49" w:rsidRDefault="00AA5D49" w:rsidP="00AA5D49">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lastRenderedPageBreak/>
        <w:t>Relative proportions of each vegetation type were similar between the two watersheds (Figure C6; note that these proportions do not account for exposed rock). Both watersheds also had similar Shannon’s Evenness Index values in their pre-fire/post-suppression states (Figure C1). These similarities show that, despite differences discussed in the main text, the large-scale land cover types and distributions are comparable between these watersheds, making them useful to use as two case studies demonstrating how fire affects two similar landscapes in areas with slightly different climatology and geology.</w:t>
      </w:r>
    </w:p>
    <w:p w14:paraId="56E3B9EC" w14:textId="77777777" w:rsidR="00AA5D49" w:rsidRDefault="00AA5D49" w:rsidP="00AA5D49">
      <w:pPr>
        <w:rPr>
          <w:i/>
          <w:color w:val="000000" w:themeColor="text1"/>
        </w:rPr>
      </w:pPr>
      <w:r>
        <w:rPr>
          <w:noProof/>
          <w:lang w:eastAsia="en-US"/>
        </w:rPr>
        <w:drawing>
          <wp:inline distT="0" distB="0" distL="0" distR="0" wp14:anchorId="62C57ABD" wp14:editId="4D028C6F">
            <wp:extent cx="2803585" cy="23904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0522" cy="2404915"/>
                    </a:xfrm>
                    <a:prstGeom prst="rect">
                      <a:avLst/>
                    </a:prstGeom>
                  </pic:spPr>
                </pic:pic>
              </a:graphicData>
            </a:graphic>
          </wp:inline>
        </w:drawing>
      </w:r>
    </w:p>
    <w:p w14:paraId="06F520C2" w14:textId="6718AB74" w:rsidR="00AA5D49" w:rsidRPr="00AA5D49" w:rsidRDefault="00AA5D49" w:rsidP="00AA5D49">
      <w:pPr>
        <w:rPr>
          <w:rFonts w:ascii="Times New Roman" w:hAnsi="Times New Roman" w:cs="Times New Roman"/>
          <w:i/>
          <w:color w:val="000000" w:themeColor="text1"/>
          <w:sz w:val="18"/>
          <w:szCs w:val="18"/>
        </w:rPr>
      </w:pPr>
      <w:r w:rsidRPr="004778A9">
        <w:rPr>
          <w:rFonts w:ascii="Times New Roman" w:hAnsi="Times New Roman" w:cs="Times New Roman"/>
          <w:i/>
          <w:color w:val="000000" w:themeColor="text1"/>
          <w:sz w:val="18"/>
          <w:szCs w:val="18"/>
        </w:rPr>
        <w:t xml:space="preserve">Figure </w:t>
      </w:r>
      <w:r>
        <w:rPr>
          <w:rFonts w:ascii="Times New Roman" w:hAnsi="Times New Roman" w:cs="Times New Roman"/>
          <w:i/>
          <w:color w:val="000000" w:themeColor="text1"/>
          <w:sz w:val="18"/>
          <w:szCs w:val="18"/>
        </w:rPr>
        <w:t>C</w:t>
      </w:r>
      <w:r w:rsidRPr="004778A9">
        <w:rPr>
          <w:rFonts w:ascii="Times New Roman" w:hAnsi="Times New Roman" w:cs="Times New Roman"/>
          <w:i/>
          <w:color w:val="000000" w:themeColor="text1"/>
          <w:sz w:val="18"/>
          <w:szCs w:val="18"/>
        </w:rPr>
        <w:t xml:space="preserve">1. </w:t>
      </w:r>
      <w:r>
        <w:rPr>
          <w:rFonts w:ascii="Times New Roman" w:hAnsi="Times New Roman" w:cs="Times New Roman"/>
          <w:i/>
          <w:color w:val="000000" w:themeColor="text1"/>
          <w:sz w:val="18"/>
          <w:szCs w:val="18"/>
        </w:rPr>
        <w:t xml:space="preserve">Shannon’s Evenness Index calculated for both ICB and SCB for each year that we created vegetation maps from aerial imagery. </w:t>
      </w:r>
    </w:p>
    <w:p w14:paraId="04F65CF7" w14:textId="77777777" w:rsidR="00AA5D49" w:rsidRDefault="00AA5D49" w:rsidP="00AA5D49">
      <w:pPr>
        <w:rPr>
          <w:rFonts w:ascii="Times New Roman" w:hAnsi="Times New Roman" w:cs="Times New Roman"/>
          <w:i/>
          <w:color w:val="000000" w:themeColor="text1"/>
          <w:sz w:val="18"/>
          <w:szCs w:val="18"/>
        </w:rPr>
      </w:pPr>
      <w:r>
        <w:rPr>
          <w:noProof/>
          <w:lang w:eastAsia="en-US"/>
        </w:rPr>
        <w:drawing>
          <wp:inline distT="0" distB="0" distL="0" distR="0" wp14:anchorId="75D26E1D" wp14:editId="41432B41">
            <wp:extent cx="2806554" cy="239300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8478" cy="2437278"/>
                    </a:xfrm>
                    <a:prstGeom prst="rect">
                      <a:avLst/>
                    </a:prstGeom>
                  </pic:spPr>
                </pic:pic>
              </a:graphicData>
            </a:graphic>
          </wp:inline>
        </w:drawing>
      </w:r>
    </w:p>
    <w:p w14:paraId="7A5922D4" w14:textId="77777777" w:rsidR="00AA5D49" w:rsidRPr="004778A9" w:rsidRDefault="00AA5D49" w:rsidP="00AA5D49">
      <w:pPr>
        <w:rPr>
          <w:rFonts w:ascii="Times New Roman" w:hAnsi="Times New Roman" w:cs="Times New Roman"/>
          <w:i/>
          <w:color w:val="000000" w:themeColor="text1"/>
          <w:sz w:val="18"/>
          <w:szCs w:val="18"/>
        </w:rPr>
      </w:pPr>
      <w:r w:rsidRPr="008E1743">
        <w:rPr>
          <w:rFonts w:ascii="Times New Roman" w:hAnsi="Times New Roman" w:cs="Times New Roman"/>
          <w:i/>
          <w:color w:val="000000" w:themeColor="text1"/>
          <w:sz w:val="18"/>
          <w:szCs w:val="18"/>
        </w:rPr>
        <w:t xml:space="preserve"> </w:t>
      </w:r>
      <w:r w:rsidRPr="004778A9">
        <w:rPr>
          <w:rFonts w:ascii="Times New Roman" w:hAnsi="Times New Roman" w:cs="Times New Roman"/>
          <w:i/>
          <w:color w:val="000000" w:themeColor="text1"/>
          <w:sz w:val="18"/>
          <w:szCs w:val="18"/>
        </w:rPr>
        <w:t xml:space="preserve">Figure </w:t>
      </w:r>
      <w:r>
        <w:rPr>
          <w:rFonts w:ascii="Times New Roman" w:hAnsi="Times New Roman" w:cs="Times New Roman"/>
          <w:i/>
          <w:color w:val="000000" w:themeColor="text1"/>
          <w:sz w:val="18"/>
          <w:szCs w:val="18"/>
        </w:rPr>
        <w:t>C2</w:t>
      </w:r>
      <w:r w:rsidRPr="004778A9">
        <w:rPr>
          <w:rFonts w:ascii="Times New Roman" w:hAnsi="Times New Roman" w:cs="Times New Roman"/>
          <w:i/>
          <w:color w:val="000000" w:themeColor="text1"/>
          <w:sz w:val="18"/>
          <w:szCs w:val="18"/>
        </w:rPr>
        <w:t xml:space="preserve">. </w:t>
      </w:r>
      <w:r>
        <w:rPr>
          <w:rFonts w:ascii="Times New Roman" w:hAnsi="Times New Roman" w:cs="Times New Roman"/>
          <w:i/>
          <w:color w:val="000000" w:themeColor="text1"/>
          <w:sz w:val="18"/>
          <w:szCs w:val="18"/>
        </w:rPr>
        <w:t xml:space="preserve">Aggregation Index calculated for both ICB and SCB for each year that we created vegetation maps from aerial imagery. </w:t>
      </w:r>
    </w:p>
    <w:p w14:paraId="489A1A92" w14:textId="77777777" w:rsidR="00AA5D49" w:rsidRDefault="00AA5D49" w:rsidP="00AA5D49"/>
    <w:p w14:paraId="5AFA411B" w14:textId="77777777" w:rsidR="00AA5D49" w:rsidRDefault="00AA5D49" w:rsidP="00AA5D49">
      <w:r>
        <w:br w:type="page"/>
      </w:r>
    </w:p>
    <w:p w14:paraId="4DA0A27E" w14:textId="77777777" w:rsidR="00AA5D49" w:rsidRDefault="00AA5D49" w:rsidP="00AA5D49"/>
    <w:p w14:paraId="26869504" w14:textId="77777777" w:rsidR="00AA5D49" w:rsidRDefault="00AA5D49" w:rsidP="00AA5D49"/>
    <w:p w14:paraId="140F7ABF" w14:textId="77777777" w:rsidR="00AA5D49" w:rsidRDefault="00AA5D49" w:rsidP="00AA5D49">
      <w:r>
        <w:rPr>
          <w:noProof/>
          <w:lang w:eastAsia="en-US"/>
        </w:rPr>
        <w:drawing>
          <wp:inline distT="0" distB="0" distL="0" distR="0" wp14:anchorId="72FFF9E3" wp14:editId="61226FB3">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s_LPI.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0E49F05" w14:textId="77777777" w:rsidR="00AA5D49" w:rsidRDefault="00AA5D49" w:rsidP="00AA5D49">
      <w:pPr>
        <w:rPr>
          <w:rFonts w:ascii="Times New Roman" w:hAnsi="Times New Roman" w:cs="Times New Roman"/>
          <w:i/>
          <w:sz w:val="18"/>
          <w:szCs w:val="18"/>
        </w:rPr>
      </w:pPr>
      <w:r w:rsidRPr="001956EB">
        <w:rPr>
          <w:rFonts w:ascii="Times New Roman" w:hAnsi="Times New Roman" w:cs="Times New Roman"/>
          <w:i/>
          <w:sz w:val="18"/>
          <w:szCs w:val="18"/>
        </w:rPr>
        <w:t xml:space="preserve">Figure </w:t>
      </w:r>
      <w:r>
        <w:rPr>
          <w:rFonts w:ascii="Times New Roman" w:hAnsi="Times New Roman" w:cs="Times New Roman"/>
          <w:i/>
          <w:sz w:val="18"/>
          <w:szCs w:val="18"/>
        </w:rPr>
        <w:t>C</w:t>
      </w:r>
      <w:r w:rsidRPr="001956EB">
        <w:rPr>
          <w:rFonts w:ascii="Times New Roman" w:hAnsi="Times New Roman" w:cs="Times New Roman"/>
          <w:i/>
          <w:sz w:val="18"/>
          <w:szCs w:val="18"/>
        </w:rPr>
        <w:t xml:space="preserve">3. </w:t>
      </w:r>
      <w:r>
        <w:rPr>
          <w:rFonts w:ascii="Times New Roman" w:hAnsi="Times New Roman" w:cs="Times New Roman"/>
          <w:i/>
          <w:sz w:val="18"/>
          <w:szCs w:val="18"/>
        </w:rPr>
        <w:t>Largest patch index (LPI; the percent of the total area occupied by the largest contiguous patch of vegetation) for each vegetation class for both ICB and SCB. Conifer (A) is shown separately from the other vegetation classes (B) due to large differences in scale.</w:t>
      </w:r>
    </w:p>
    <w:p w14:paraId="4DB54E0B" w14:textId="77777777" w:rsidR="00AA5D49" w:rsidRDefault="00AA5D49" w:rsidP="00AA5D49">
      <w:pPr>
        <w:rPr>
          <w:rFonts w:ascii="Times New Roman" w:hAnsi="Times New Roman" w:cs="Times New Roman"/>
          <w:sz w:val="18"/>
          <w:szCs w:val="18"/>
        </w:rPr>
      </w:pPr>
      <w:r>
        <w:rPr>
          <w:rFonts w:ascii="Times New Roman" w:hAnsi="Times New Roman" w:cs="Times New Roman"/>
          <w:noProof/>
          <w:sz w:val="18"/>
          <w:szCs w:val="18"/>
          <w:lang w:eastAsia="en-US"/>
        </w:rPr>
        <w:lastRenderedPageBreak/>
        <w:drawing>
          <wp:inline distT="0" distB="0" distL="0" distR="0" wp14:anchorId="01241826" wp14:editId="60BF0F6B">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ots_PatchArea.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7FE3EC" w14:textId="77777777" w:rsidR="00AA5D49" w:rsidRPr="00C56843" w:rsidRDefault="00AA5D49" w:rsidP="00AA5D49">
      <w:pPr>
        <w:rPr>
          <w:rFonts w:ascii="Times New Roman" w:hAnsi="Times New Roman" w:cs="Times New Roman"/>
          <w:sz w:val="18"/>
          <w:szCs w:val="18"/>
        </w:rPr>
      </w:pPr>
    </w:p>
    <w:p w14:paraId="2857AC1A" w14:textId="77777777" w:rsidR="00AA5D49" w:rsidRDefault="00AA5D49" w:rsidP="00AA5D49">
      <w:pPr>
        <w:rPr>
          <w:rFonts w:ascii="Times New Roman" w:hAnsi="Times New Roman" w:cs="Times New Roman"/>
          <w:i/>
          <w:sz w:val="18"/>
          <w:szCs w:val="18"/>
        </w:rPr>
      </w:pPr>
      <w:r w:rsidRPr="001956EB">
        <w:rPr>
          <w:rFonts w:ascii="Times New Roman" w:hAnsi="Times New Roman" w:cs="Times New Roman"/>
          <w:i/>
          <w:sz w:val="18"/>
          <w:szCs w:val="18"/>
        </w:rPr>
        <w:t xml:space="preserve">Figure </w:t>
      </w:r>
      <w:r>
        <w:rPr>
          <w:rFonts w:ascii="Times New Roman" w:hAnsi="Times New Roman" w:cs="Times New Roman"/>
          <w:i/>
          <w:sz w:val="18"/>
          <w:szCs w:val="18"/>
        </w:rPr>
        <w:t>C4</w:t>
      </w:r>
      <w:r w:rsidRPr="001956EB">
        <w:rPr>
          <w:rFonts w:ascii="Times New Roman" w:hAnsi="Times New Roman" w:cs="Times New Roman"/>
          <w:i/>
          <w:sz w:val="18"/>
          <w:szCs w:val="18"/>
        </w:rPr>
        <w:t xml:space="preserve">. </w:t>
      </w:r>
      <w:r>
        <w:rPr>
          <w:rFonts w:ascii="Times New Roman" w:hAnsi="Times New Roman" w:cs="Times New Roman"/>
          <w:i/>
          <w:sz w:val="18"/>
          <w:szCs w:val="18"/>
        </w:rPr>
        <w:t>Mean (</w:t>
      </w:r>
      <w:proofErr w:type="gramStart"/>
      <w:r>
        <w:rPr>
          <w:rFonts w:ascii="Times New Roman" w:hAnsi="Times New Roman" w:cs="Times New Roman"/>
          <w:i/>
          <w:sz w:val="18"/>
          <w:szCs w:val="18"/>
        </w:rPr>
        <w:t>A,C</w:t>
      </w:r>
      <w:proofErr w:type="gramEnd"/>
      <w:r>
        <w:rPr>
          <w:rFonts w:ascii="Times New Roman" w:hAnsi="Times New Roman" w:cs="Times New Roman"/>
          <w:i/>
          <w:sz w:val="18"/>
          <w:szCs w:val="18"/>
        </w:rPr>
        <w:t>) and standard deviation (B,D) of patch size for each vegetation class for both ICB (dashed lines) and SCB (dotted lines). Conifer is shown separately (</w:t>
      </w:r>
      <w:proofErr w:type="gramStart"/>
      <w:r>
        <w:rPr>
          <w:rFonts w:ascii="Times New Roman" w:hAnsi="Times New Roman" w:cs="Times New Roman"/>
          <w:i/>
          <w:sz w:val="18"/>
          <w:szCs w:val="18"/>
        </w:rPr>
        <w:t>A,B</w:t>
      </w:r>
      <w:proofErr w:type="gramEnd"/>
      <w:r>
        <w:rPr>
          <w:rFonts w:ascii="Times New Roman" w:hAnsi="Times New Roman" w:cs="Times New Roman"/>
          <w:i/>
          <w:sz w:val="18"/>
          <w:szCs w:val="18"/>
        </w:rPr>
        <w:t>) from the other vegetation classes due to large differences in scale.</w:t>
      </w:r>
    </w:p>
    <w:p w14:paraId="46723358" w14:textId="77777777" w:rsidR="00AA5D49" w:rsidRDefault="00AA5D49" w:rsidP="00AA5D49">
      <w:pPr>
        <w:rPr>
          <w:rFonts w:ascii="Times New Roman" w:hAnsi="Times New Roman" w:cs="Times New Roman"/>
          <w:i/>
          <w:sz w:val="18"/>
          <w:szCs w:val="18"/>
        </w:rPr>
      </w:pPr>
    </w:p>
    <w:p w14:paraId="26287EE7" w14:textId="77777777" w:rsidR="00AA5D49" w:rsidRDefault="00AA5D49" w:rsidP="00AA5D49">
      <w:pPr>
        <w:rPr>
          <w:rFonts w:ascii="Times New Roman" w:hAnsi="Times New Roman" w:cs="Times New Roman"/>
          <w:i/>
          <w:sz w:val="18"/>
          <w:szCs w:val="18"/>
        </w:rPr>
      </w:pPr>
    </w:p>
    <w:p w14:paraId="7A9925C7" w14:textId="77777777" w:rsidR="00AA5D49" w:rsidRDefault="00AA5D49" w:rsidP="00AA5D49">
      <w:pPr>
        <w:rPr>
          <w:rFonts w:ascii="Times New Roman" w:hAnsi="Times New Roman" w:cs="Times New Roman"/>
          <w:i/>
          <w:sz w:val="18"/>
          <w:szCs w:val="18"/>
        </w:rPr>
      </w:pPr>
      <w:r w:rsidRPr="00F179F8">
        <w:rPr>
          <w:rFonts w:ascii="Times New Roman" w:hAnsi="Times New Roman" w:cs="Times New Roman"/>
          <w:i/>
          <w:noProof/>
          <w:sz w:val="18"/>
          <w:szCs w:val="18"/>
          <w:lang w:eastAsia="en-US"/>
        </w:rPr>
        <w:drawing>
          <wp:anchor distT="0" distB="0" distL="114300" distR="114300" simplePos="0" relativeHeight="251659264" behindDoc="0" locked="0" layoutInCell="1" allowOverlap="1" wp14:anchorId="1CBF5CC2" wp14:editId="74563818">
            <wp:simplePos x="0" y="0"/>
            <wp:positionH relativeFrom="column">
              <wp:posOffset>3362055</wp:posOffset>
            </wp:positionH>
            <wp:positionV relativeFrom="paragraph">
              <wp:posOffset>520254</wp:posOffset>
            </wp:positionV>
            <wp:extent cx="1544129" cy="1377564"/>
            <wp:effectExtent l="0" t="0" r="0" b="0"/>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7">
                      <a:extLst>
                        <a:ext uri="{28A0092B-C50C-407E-A947-70E740481C1C}">
                          <a14:useLocalDpi xmlns:a14="http://schemas.microsoft.com/office/drawing/2010/main" val="0"/>
                        </a:ext>
                      </a:extLst>
                    </a:blip>
                    <a:srcRect l="44455" t="20691" r="7672" b="23123"/>
                    <a:stretch/>
                  </pic:blipFill>
                  <pic:spPr>
                    <a:xfrm>
                      <a:off x="0" y="0"/>
                      <a:ext cx="1544129" cy="1377564"/>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w:drawing>
          <wp:inline distT="0" distB="0" distL="0" distR="0" wp14:anchorId="2AB2E4B6" wp14:editId="2BFCD47D">
            <wp:extent cx="3551174" cy="31706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5759" cy="3201571"/>
                    </a:xfrm>
                    <a:prstGeom prst="rect">
                      <a:avLst/>
                    </a:prstGeom>
                  </pic:spPr>
                </pic:pic>
              </a:graphicData>
            </a:graphic>
          </wp:inline>
        </w:drawing>
      </w:r>
    </w:p>
    <w:p w14:paraId="604B3688" w14:textId="77777777" w:rsidR="00AA5D49" w:rsidRDefault="00AA5D49" w:rsidP="00AA5D49">
      <w:pPr>
        <w:rPr>
          <w:rFonts w:ascii="Times New Roman" w:hAnsi="Times New Roman" w:cs="Times New Roman"/>
          <w:i/>
          <w:sz w:val="18"/>
          <w:szCs w:val="18"/>
        </w:rPr>
      </w:pPr>
      <w:r w:rsidRPr="001956EB">
        <w:rPr>
          <w:rFonts w:ascii="Times New Roman" w:hAnsi="Times New Roman" w:cs="Times New Roman"/>
          <w:i/>
          <w:sz w:val="18"/>
          <w:szCs w:val="18"/>
        </w:rPr>
        <w:t xml:space="preserve">Figure </w:t>
      </w:r>
      <w:r>
        <w:rPr>
          <w:rFonts w:ascii="Times New Roman" w:hAnsi="Times New Roman" w:cs="Times New Roman"/>
          <w:i/>
          <w:sz w:val="18"/>
          <w:szCs w:val="18"/>
        </w:rPr>
        <w:t xml:space="preserve">C5. Mean area-weighted fractal dimension of patches for each vegetation class for both ICB and SCB. 1997 is omitted due to </w:t>
      </w:r>
      <w:proofErr w:type="gramStart"/>
      <w:r>
        <w:rPr>
          <w:rFonts w:ascii="Times New Roman" w:hAnsi="Times New Roman" w:cs="Times New Roman"/>
          <w:i/>
          <w:sz w:val="18"/>
          <w:szCs w:val="18"/>
        </w:rPr>
        <w:t>small  differences</w:t>
      </w:r>
      <w:proofErr w:type="gramEnd"/>
      <w:r>
        <w:rPr>
          <w:rFonts w:ascii="Times New Roman" w:hAnsi="Times New Roman" w:cs="Times New Roman"/>
          <w:i/>
          <w:sz w:val="18"/>
          <w:szCs w:val="18"/>
        </w:rPr>
        <w:t xml:space="preserve"> in mapping protocol affecting patch fractal dimension.</w:t>
      </w:r>
    </w:p>
    <w:p w14:paraId="4077E755" w14:textId="77777777" w:rsidR="00AA5D49" w:rsidRDefault="00AA5D49" w:rsidP="00AA5D49">
      <w:pPr>
        <w:rPr>
          <w:rFonts w:ascii="Times New Roman" w:hAnsi="Times New Roman" w:cs="Times New Roman"/>
          <w:i/>
          <w:sz w:val="18"/>
          <w:szCs w:val="18"/>
        </w:rPr>
      </w:pPr>
    </w:p>
    <w:p w14:paraId="52F27F3F" w14:textId="77777777" w:rsidR="00AA5D49" w:rsidRDefault="00AA5D49" w:rsidP="00AA5D49">
      <w:pPr>
        <w:rPr>
          <w:rFonts w:ascii="Times New Roman" w:hAnsi="Times New Roman" w:cs="Times New Roman"/>
          <w:i/>
          <w:sz w:val="18"/>
          <w:szCs w:val="18"/>
        </w:rPr>
      </w:pPr>
      <w:r>
        <w:rPr>
          <w:rFonts w:ascii="Times New Roman" w:hAnsi="Times New Roman" w:cs="Times New Roman"/>
          <w:i/>
          <w:noProof/>
          <w:sz w:val="18"/>
          <w:szCs w:val="18"/>
          <w:lang w:eastAsia="en-US"/>
        </w:rPr>
        <w:lastRenderedPageBreak/>
        <w:drawing>
          <wp:inline distT="0" distB="0" distL="0" distR="0" wp14:anchorId="1D7085FF" wp14:editId="00D13F2A">
            <wp:extent cx="5943600" cy="4457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lots_PLAND.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C0865C9" w14:textId="77777777" w:rsidR="00AA5D49" w:rsidRDefault="00AA5D49" w:rsidP="00AA5D49">
      <w:pPr>
        <w:rPr>
          <w:rFonts w:ascii="Times New Roman" w:hAnsi="Times New Roman" w:cs="Times New Roman"/>
          <w:i/>
          <w:sz w:val="18"/>
          <w:szCs w:val="18"/>
        </w:rPr>
      </w:pPr>
      <w:r w:rsidRPr="001956EB">
        <w:rPr>
          <w:rFonts w:ascii="Times New Roman" w:hAnsi="Times New Roman" w:cs="Times New Roman"/>
          <w:i/>
          <w:sz w:val="18"/>
          <w:szCs w:val="18"/>
        </w:rPr>
        <w:t xml:space="preserve">Figure </w:t>
      </w:r>
      <w:r>
        <w:rPr>
          <w:rFonts w:ascii="Times New Roman" w:hAnsi="Times New Roman" w:cs="Times New Roman"/>
          <w:i/>
          <w:sz w:val="18"/>
          <w:szCs w:val="18"/>
        </w:rPr>
        <w:t xml:space="preserve">C6. Percent of the total vegetated area covered by each vegetation class for both ICB and SCB. </w:t>
      </w:r>
    </w:p>
    <w:p w14:paraId="293597F4" w14:textId="77777777" w:rsidR="00AA5D49" w:rsidRPr="00AA5D49" w:rsidRDefault="00AA5D49" w:rsidP="00AA5D49">
      <w:pPr>
        <w:rPr>
          <w:rFonts w:ascii="Times New Roman" w:hAnsi="Times New Roman" w:cs="Times New Roman"/>
          <w:sz w:val="18"/>
          <w:szCs w:val="18"/>
        </w:rPr>
      </w:pPr>
    </w:p>
    <w:p w14:paraId="08132D82" w14:textId="77777777" w:rsidR="00AA5D49" w:rsidRDefault="00AA5D49" w:rsidP="00AA5D49">
      <w:pPr>
        <w:rPr>
          <w:rFonts w:ascii="Times New Roman" w:hAnsi="Times New Roman" w:cs="Times New Roman"/>
          <w:color w:val="000000" w:themeColor="text1"/>
        </w:rPr>
      </w:pPr>
    </w:p>
    <w:p w14:paraId="11AE8A79" w14:textId="77777777" w:rsidR="00AA5D49" w:rsidRDefault="00AA5D49">
      <w:pPr>
        <w:rPr>
          <w:rFonts w:ascii="Times New Roman" w:eastAsiaTheme="majorEastAsia" w:hAnsi="Times New Roman" w:cs="Times New Roman"/>
          <w:color w:val="000000" w:themeColor="text1"/>
          <w:sz w:val="32"/>
          <w:szCs w:val="32"/>
        </w:rPr>
      </w:pPr>
      <w:r>
        <w:rPr>
          <w:rFonts w:ascii="Times New Roman" w:hAnsi="Times New Roman" w:cs="Times New Roman"/>
          <w:color w:val="000000" w:themeColor="text1"/>
        </w:rPr>
        <w:br w:type="page"/>
      </w:r>
    </w:p>
    <w:p w14:paraId="0F551DED" w14:textId="7ABF22FF" w:rsidR="00CF5D1A" w:rsidRPr="0016288C" w:rsidRDefault="00CF5D1A" w:rsidP="00CF5D1A">
      <w:pPr>
        <w:pStyle w:val="Heading1"/>
        <w:rPr>
          <w:rFonts w:ascii="Times New Roman" w:hAnsi="Times New Roman" w:cs="Times New Roman"/>
          <w:color w:val="000000" w:themeColor="text1"/>
        </w:rPr>
      </w:pPr>
      <w:r w:rsidRPr="0016288C">
        <w:rPr>
          <w:rFonts w:ascii="Times New Roman" w:hAnsi="Times New Roman" w:cs="Times New Roman"/>
          <w:color w:val="000000" w:themeColor="text1"/>
        </w:rPr>
        <w:lastRenderedPageBreak/>
        <w:t xml:space="preserve">Appendix </w:t>
      </w:r>
      <w:r w:rsidR="00AA5D49">
        <w:rPr>
          <w:rFonts w:ascii="Times New Roman" w:hAnsi="Times New Roman" w:cs="Times New Roman"/>
          <w:color w:val="000000" w:themeColor="text1"/>
        </w:rPr>
        <w:t>D</w:t>
      </w:r>
      <w:r w:rsidRPr="0016288C">
        <w:rPr>
          <w:rFonts w:ascii="Times New Roman" w:hAnsi="Times New Roman" w:cs="Times New Roman"/>
          <w:color w:val="000000" w:themeColor="text1"/>
        </w:rPr>
        <w:t xml:space="preserve">: </w:t>
      </w:r>
      <w:r w:rsidR="007549F4">
        <w:rPr>
          <w:rFonts w:ascii="Times New Roman" w:hAnsi="Times New Roman" w:cs="Times New Roman"/>
          <w:color w:val="000000" w:themeColor="text1"/>
        </w:rPr>
        <w:t>Detailed soil moisture model results</w:t>
      </w:r>
    </w:p>
    <w:p w14:paraId="4F69D8A0" w14:textId="77777777" w:rsidR="00CF5D1A" w:rsidRPr="0016288C" w:rsidRDefault="00CF5D1A" w:rsidP="00CF5D1A">
      <w:pPr>
        <w:spacing w:line="480" w:lineRule="auto"/>
        <w:rPr>
          <w:rFonts w:ascii="Times New Roman" w:hAnsi="Times New Roman" w:cs="Times New Roman"/>
          <w:color w:val="000000" w:themeColor="text1"/>
        </w:rPr>
      </w:pPr>
    </w:p>
    <w:p w14:paraId="2AA84F90" w14:textId="78B4A83B" w:rsidR="00CF5D1A" w:rsidRPr="0016288C" w:rsidRDefault="00CF5D1A" w:rsidP="00CF5D1A">
      <w:pPr>
        <w:keepNext/>
        <w:spacing w:line="480" w:lineRule="auto"/>
        <w:rPr>
          <w:rFonts w:ascii="Times New Roman" w:hAnsi="Times New Roman" w:cs="Times New Roman"/>
          <w:color w:val="000000" w:themeColor="text1"/>
        </w:rPr>
      </w:pPr>
    </w:p>
    <w:p w14:paraId="6A8CB6AA" w14:textId="57EF3D4A" w:rsidR="005D4B59" w:rsidRDefault="005D4B59" w:rsidP="005D4B59">
      <w:r w:rsidRPr="005D4B59">
        <w:rPr>
          <w:noProof/>
          <w:lang w:eastAsia="en-US"/>
        </w:rPr>
        <w:drawing>
          <wp:inline distT="0" distB="0" distL="0" distR="0" wp14:anchorId="5478536B" wp14:editId="5C27C9B5">
            <wp:extent cx="5829300" cy="5829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829740" cy="5829740"/>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p>
    <w:p w14:paraId="0886DA01" w14:textId="681D8BE1" w:rsidR="0060035F" w:rsidRDefault="0060035F" w:rsidP="0060035F">
      <w:pPr>
        <w:pStyle w:val="Caption"/>
        <w:rPr>
          <w:rFonts w:ascii="Times New Roman" w:hAnsi="Times New Roman" w:cs="Times New Roman"/>
          <w:color w:val="000000" w:themeColor="text1"/>
        </w:rPr>
      </w:pPr>
      <w:bookmarkStart w:id="6" w:name="_Ref534405156"/>
      <w:r w:rsidRPr="0016288C">
        <w:rPr>
          <w:rFonts w:ascii="Times New Roman" w:hAnsi="Times New Roman" w:cs="Times New Roman"/>
          <w:color w:val="000000" w:themeColor="text1"/>
        </w:rPr>
        <w:t xml:space="preserve">Figure </w:t>
      </w:r>
      <w:bookmarkEnd w:id="6"/>
      <w:r w:rsidR="00AA5D49">
        <w:rPr>
          <w:rFonts w:ascii="Times New Roman" w:hAnsi="Times New Roman" w:cs="Times New Roman"/>
          <w:noProof/>
          <w:color w:val="000000" w:themeColor="text1"/>
        </w:rPr>
        <w:t>D</w:t>
      </w:r>
      <w:r w:rsidRPr="0016288C">
        <w:rPr>
          <w:rFonts w:ascii="Times New Roman" w:hAnsi="Times New Roman" w:cs="Times New Roman"/>
          <w:noProof/>
          <w:color w:val="000000" w:themeColor="text1"/>
        </w:rPr>
        <w:t>1</w:t>
      </w:r>
      <w:r w:rsidRPr="0016288C">
        <w:rPr>
          <w:rFonts w:ascii="Times New Roman" w:hAnsi="Times New Roman" w:cs="Times New Roman"/>
          <w:color w:val="000000" w:themeColor="text1"/>
        </w:rPr>
        <w:t>: Relative importance of each variable in predicting plot-level soil moisture</w:t>
      </w:r>
      <w:r>
        <w:rPr>
          <w:rFonts w:ascii="Times New Roman" w:hAnsi="Times New Roman" w:cs="Times New Roman"/>
          <w:color w:val="000000" w:themeColor="text1"/>
        </w:rPr>
        <w:t xml:space="preserve"> for Sugarloaf Creek Basin (</w:t>
      </w:r>
      <w:r w:rsidR="003B15AA">
        <w:rPr>
          <w:rFonts w:ascii="Times New Roman" w:hAnsi="Times New Roman" w:cs="Times New Roman"/>
          <w:color w:val="000000" w:themeColor="text1"/>
        </w:rPr>
        <w:t>A</w:t>
      </w:r>
      <w:r>
        <w:rPr>
          <w:rFonts w:ascii="Times New Roman" w:hAnsi="Times New Roman" w:cs="Times New Roman"/>
          <w:color w:val="000000" w:themeColor="text1"/>
        </w:rPr>
        <w:t xml:space="preserve">) and </w:t>
      </w:r>
      <w:proofErr w:type="spellStart"/>
      <w:r>
        <w:rPr>
          <w:rFonts w:ascii="Times New Roman" w:hAnsi="Times New Roman" w:cs="Times New Roman"/>
          <w:color w:val="000000" w:themeColor="text1"/>
        </w:rPr>
        <w:t>Illilouette</w:t>
      </w:r>
      <w:proofErr w:type="spellEnd"/>
      <w:r>
        <w:rPr>
          <w:rFonts w:ascii="Times New Roman" w:hAnsi="Times New Roman" w:cs="Times New Roman"/>
          <w:color w:val="000000" w:themeColor="text1"/>
        </w:rPr>
        <w:t xml:space="preserve"> Creek Basin (</w:t>
      </w:r>
      <w:r w:rsidR="003B15AA">
        <w:rPr>
          <w:rFonts w:ascii="Times New Roman" w:hAnsi="Times New Roman" w:cs="Times New Roman"/>
          <w:color w:val="000000" w:themeColor="text1"/>
        </w:rPr>
        <w:t>B</w:t>
      </w:r>
      <w:r>
        <w:rPr>
          <w:rFonts w:ascii="Times New Roman" w:hAnsi="Times New Roman" w:cs="Times New Roman"/>
          <w:color w:val="000000" w:themeColor="text1"/>
        </w:rPr>
        <w:t>)</w:t>
      </w:r>
      <w:r w:rsidRPr="0016288C">
        <w:rPr>
          <w:rFonts w:ascii="Times New Roman" w:hAnsi="Times New Roman" w:cs="Times New Roman"/>
          <w:color w:val="000000" w:themeColor="text1"/>
        </w:rPr>
        <w:t>.</w:t>
      </w:r>
      <w:r>
        <w:rPr>
          <w:rFonts w:ascii="Times New Roman" w:hAnsi="Times New Roman" w:cs="Times New Roman"/>
          <w:color w:val="000000" w:themeColor="text1"/>
        </w:rPr>
        <w:t xml:space="preserve"> Variables include 2014 vegetation (Current Veg), Distance from nearest stream, </w:t>
      </w:r>
      <w:r w:rsidR="000563B2">
        <w:rPr>
          <w:rFonts w:ascii="Times New Roman" w:hAnsi="Times New Roman" w:cs="Times New Roman"/>
          <w:color w:val="000000" w:themeColor="text1"/>
        </w:rPr>
        <w:t xml:space="preserve">1973 vegetation, </w:t>
      </w:r>
      <w:r>
        <w:rPr>
          <w:rFonts w:ascii="Times New Roman" w:hAnsi="Times New Roman" w:cs="Times New Roman"/>
          <w:color w:val="000000" w:themeColor="text1"/>
        </w:rPr>
        <w:t>topographic wetness index at a 10m resolution (TWI), Upslope contributing area, topographic position index calculated at a scale of 300m (TPI), aspect, elevation, slope, maximum fire severity, days since January 1 for the measurement (Day of Year), years since fire, times burned, and year of the measurement.</w:t>
      </w:r>
    </w:p>
    <w:p w14:paraId="0D6FC98F" w14:textId="77777777" w:rsidR="005D4B59" w:rsidRPr="005D4B59" w:rsidRDefault="005D4B59" w:rsidP="005D4B59"/>
    <w:p w14:paraId="693B03A9" w14:textId="77777777" w:rsidR="00842327" w:rsidRDefault="00842327" w:rsidP="00CF5D1A">
      <w:pPr>
        <w:rPr>
          <w:rFonts w:ascii="Times New Roman" w:hAnsi="Times New Roman" w:cs="Times New Roman"/>
          <w:color w:val="000000" w:themeColor="text1"/>
        </w:rPr>
      </w:pPr>
    </w:p>
    <w:p w14:paraId="2BC8AF59" w14:textId="72E622B3" w:rsidR="00842327" w:rsidRDefault="00842327" w:rsidP="00CF5D1A">
      <w:pPr>
        <w:rPr>
          <w:rFonts w:ascii="Times New Roman" w:hAnsi="Times New Roman" w:cs="Times New Roman"/>
          <w:i/>
          <w:color w:val="000000" w:themeColor="text1"/>
          <w:sz w:val="18"/>
          <w:szCs w:val="18"/>
        </w:rPr>
      </w:pPr>
      <w:r>
        <w:rPr>
          <w:rFonts w:ascii="Times New Roman" w:hAnsi="Times New Roman" w:cs="Times New Roman"/>
          <w:i/>
          <w:noProof/>
          <w:color w:val="000000" w:themeColor="text1"/>
          <w:sz w:val="18"/>
          <w:szCs w:val="18"/>
          <w:lang w:eastAsia="en-US"/>
        </w:rPr>
        <w:lastRenderedPageBreak/>
        <w:drawing>
          <wp:inline distT="0" distB="0" distL="0" distR="0" wp14:anchorId="0DCBC0B6" wp14:editId="158F917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ialPlotsLines.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842327">
        <w:rPr>
          <w:rFonts w:ascii="Times New Roman" w:hAnsi="Times New Roman" w:cs="Times New Roman"/>
          <w:i/>
          <w:color w:val="000000" w:themeColor="text1"/>
          <w:sz w:val="18"/>
          <w:szCs w:val="18"/>
        </w:rPr>
        <w:t xml:space="preserve">Figure </w:t>
      </w:r>
      <w:r w:rsidR="00AA5D49">
        <w:rPr>
          <w:rFonts w:ascii="Times New Roman" w:hAnsi="Times New Roman" w:cs="Times New Roman"/>
          <w:i/>
          <w:noProof/>
          <w:color w:val="000000" w:themeColor="text1"/>
          <w:sz w:val="18"/>
          <w:szCs w:val="18"/>
        </w:rPr>
        <w:t>D</w:t>
      </w:r>
      <w:r w:rsidRPr="00842327">
        <w:rPr>
          <w:rFonts w:ascii="Times New Roman" w:hAnsi="Times New Roman" w:cs="Times New Roman"/>
          <w:i/>
          <w:noProof/>
          <w:color w:val="000000" w:themeColor="text1"/>
          <w:sz w:val="18"/>
          <w:szCs w:val="18"/>
        </w:rPr>
        <w:t>2</w:t>
      </w:r>
      <w:r w:rsidRPr="00842327">
        <w:rPr>
          <w:rFonts w:ascii="Times New Roman" w:hAnsi="Times New Roman" w:cs="Times New Roman"/>
          <w:i/>
          <w:color w:val="000000" w:themeColor="text1"/>
          <w:sz w:val="18"/>
          <w:szCs w:val="18"/>
        </w:rPr>
        <w:t>: Partial plots showing how the mean soil moisture (across all other possible variable values) varies with each topographic variable.</w:t>
      </w:r>
    </w:p>
    <w:p w14:paraId="61430609" w14:textId="76471031" w:rsidR="00842327" w:rsidRDefault="00842327" w:rsidP="00CF5D1A">
      <w:pPr>
        <w:rPr>
          <w:rFonts w:ascii="Times New Roman" w:hAnsi="Times New Roman" w:cs="Times New Roman"/>
          <w:i/>
          <w:color w:val="000000" w:themeColor="text1"/>
          <w:sz w:val="18"/>
          <w:szCs w:val="18"/>
        </w:rPr>
      </w:pPr>
    </w:p>
    <w:p w14:paraId="1F451B6B" w14:textId="77777777" w:rsidR="00842327" w:rsidRDefault="00842327" w:rsidP="00CF5D1A">
      <w:pPr>
        <w:rPr>
          <w:rFonts w:ascii="Times New Roman" w:hAnsi="Times New Roman" w:cs="Times New Roman"/>
          <w:i/>
          <w:color w:val="000000" w:themeColor="text1"/>
          <w:sz w:val="18"/>
          <w:szCs w:val="18"/>
        </w:rPr>
      </w:pPr>
    </w:p>
    <w:p w14:paraId="418A678F" w14:textId="7CB0C564" w:rsidR="00CF5D1A" w:rsidRPr="00842327" w:rsidRDefault="00842327" w:rsidP="00CF5D1A">
      <w:pPr>
        <w:rPr>
          <w:rFonts w:ascii="Times New Roman" w:hAnsi="Times New Roman" w:cs="Times New Roman"/>
          <w:i/>
          <w:color w:val="000000" w:themeColor="text1"/>
          <w:sz w:val="18"/>
          <w:szCs w:val="18"/>
        </w:rPr>
      </w:pPr>
      <w:r>
        <w:rPr>
          <w:rFonts w:ascii="Times New Roman" w:hAnsi="Times New Roman" w:cs="Times New Roman"/>
          <w:i/>
          <w:noProof/>
          <w:color w:val="000000" w:themeColor="text1"/>
          <w:sz w:val="18"/>
          <w:szCs w:val="18"/>
          <w:lang w:eastAsia="en-US"/>
        </w:rPr>
        <w:drawing>
          <wp:inline distT="0" distB="0" distL="0" distR="0" wp14:anchorId="7D5FB7A1" wp14:editId="29E292F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tialPlotsBars.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842327">
        <w:rPr>
          <w:rFonts w:ascii="Times New Roman" w:hAnsi="Times New Roman" w:cs="Times New Roman"/>
          <w:i/>
          <w:color w:val="000000" w:themeColor="text1"/>
          <w:sz w:val="18"/>
          <w:szCs w:val="18"/>
        </w:rPr>
        <w:t xml:space="preserve">Figure </w:t>
      </w:r>
      <w:r w:rsidR="00AA5D49">
        <w:rPr>
          <w:rFonts w:ascii="Times New Roman" w:hAnsi="Times New Roman" w:cs="Times New Roman"/>
          <w:i/>
          <w:noProof/>
          <w:color w:val="000000" w:themeColor="text1"/>
          <w:sz w:val="18"/>
          <w:szCs w:val="18"/>
        </w:rPr>
        <w:t>D</w:t>
      </w:r>
      <w:r>
        <w:rPr>
          <w:rFonts w:ascii="Times New Roman" w:hAnsi="Times New Roman" w:cs="Times New Roman"/>
          <w:i/>
          <w:noProof/>
          <w:color w:val="000000" w:themeColor="text1"/>
          <w:sz w:val="18"/>
          <w:szCs w:val="18"/>
        </w:rPr>
        <w:t>3</w:t>
      </w:r>
      <w:r w:rsidRPr="00842327">
        <w:rPr>
          <w:rFonts w:ascii="Times New Roman" w:hAnsi="Times New Roman" w:cs="Times New Roman"/>
          <w:i/>
          <w:color w:val="000000" w:themeColor="text1"/>
          <w:sz w:val="18"/>
          <w:szCs w:val="18"/>
        </w:rPr>
        <w:t xml:space="preserve">: Partial plots showing how the mean soil moisture (across all other possible variable values) varies with each </w:t>
      </w:r>
      <w:r>
        <w:rPr>
          <w:rFonts w:ascii="Times New Roman" w:hAnsi="Times New Roman" w:cs="Times New Roman"/>
          <w:i/>
          <w:color w:val="000000" w:themeColor="text1"/>
          <w:sz w:val="18"/>
          <w:szCs w:val="18"/>
        </w:rPr>
        <w:t>variable. Those variables treated as factors rather than numbers in the model are shown as bar plots</w:t>
      </w:r>
      <w:r w:rsidRPr="00842327">
        <w:rPr>
          <w:rFonts w:ascii="Times New Roman" w:hAnsi="Times New Roman" w:cs="Times New Roman"/>
          <w:i/>
          <w:color w:val="000000" w:themeColor="text1"/>
          <w:sz w:val="18"/>
          <w:szCs w:val="18"/>
        </w:rPr>
        <w:t>.</w:t>
      </w:r>
      <w:r w:rsidR="00687F5B">
        <w:rPr>
          <w:rFonts w:ascii="Times New Roman" w:hAnsi="Times New Roman" w:cs="Times New Roman"/>
          <w:i/>
          <w:color w:val="000000" w:themeColor="text1"/>
          <w:sz w:val="18"/>
          <w:szCs w:val="18"/>
        </w:rPr>
        <w:t xml:space="preserve"> Number of fires varied moisture by less than 0.4%, and is not shown.</w:t>
      </w:r>
      <w:r w:rsidR="00CF5D1A" w:rsidRPr="00842327">
        <w:rPr>
          <w:rFonts w:ascii="Times New Roman" w:hAnsi="Times New Roman" w:cs="Times New Roman"/>
          <w:i/>
          <w:color w:val="000000" w:themeColor="text1"/>
          <w:sz w:val="18"/>
          <w:szCs w:val="18"/>
        </w:rPr>
        <w:br w:type="page"/>
      </w:r>
    </w:p>
    <w:p w14:paraId="75B3B927" w14:textId="77777777" w:rsidR="00CF5D1A" w:rsidRPr="0016288C" w:rsidRDefault="00CF5D1A" w:rsidP="00CF5D1A">
      <w:pPr>
        <w:keepNext/>
        <w:rPr>
          <w:rFonts w:ascii="Times New Roman" w:hAnsi="Times New Roman" w:cs="Times New Roman"/>
          <w:color w:val="000000" w:themeColor="text1"/>
        </w:rPr>
      </w:pPr>
      <w:r w:rsidRPr="0016288C">
        <w:rPr>
          <w:rFonts w:ascii="Times New Roman" w:hAnsi="Times New Roman" w:cs="Times New Roman"/>
          <w:noProof/>
          <w:color w:val="000000" w:themeColor="text1"/>
          <w:lang w:eastAsia="en-US"/>
        </w:rPr>
        <w:lastRenderedPageBreak/>
        <w:drawing>
          <wp:inline distT="0" distB="0" distL="0" distR="0" wp14:anchorId="6C84C8DE" wp14:editId="3D1AE3DC">
            <wp:extent cx="3304830" cy="295684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8658" cy="2969217"/>
                    </a:xfrm>
                    <a:prstGeom prst="rect">
                      <a:avLst/>
                    </a:prstGeom>
                  </pic:spPr>
                </pic:pic>
              </a:graphicData>
            </a:graphic>
          </wp:inline>
        </w:drawing>
      </w:r>
    </w:p>
    <w:p w14:paraId="0AD31611" w14:textId="64DECC43" w:rsidR="00CF5D1A" w:rsidRPr="0016288C" w:rsidRDefault="00CF5D1A" w:rsidP="00CF5D1A">
      <w:pPr>
        <w:pStyle w:val="Caption"/>
        <w:rPr>
          <w:rFonts w:ascii="Times New Roman" w:hAnsi="Times New Roman" w:cs="Times New Roman"/>
          <w:color w:val="000000" w:themeColor="text1"/>
        </w:rPr>
      </w:pPr>
      <w:bookmarkStart w:id="7" w:name="_Ref189030"/>
      <w:r w:rsidRPr="0016288C">
        <w:rPr>
          <w:rFonts w:ascii="Times New Roman" w:hAnsi="Times New Roman" w:cs="Times New Roman"/>
          <w:color w:val="000000" w:themeColor="text1"/>
        </w:rPr>
        <w:t xml:space="preserve">Figure </w:t>
      </w:r>
      <w:bookmarkEnd w:id="7"/>
      <w:r w:rsidR="00AA5D49">
        <w:rPr>
          <w:rFonts w:ascii="Times New Roman" w:hAnsi="Times New Roman" w:cs="Times New Roman"/>
          <w:noProof/>
          <w:color w:val="000000" w:themeColor="text1"/>
        </w:rPr>
        <w:t>D</w:t>
      </w:r>
      <w:r w:rsidR="008607A1">
        <w:rPr>
          <w:rFonts w:ascii="Times New Roman" w:hAnsi="Times New Roman" w:cs="Times New Roman"/>
          <w:noProof/>
          <w:color w:val="000000" w:themeColor="text1"/>
        </w:rPr>
        <w:t>4</w:t>
      </w:r>
      <w:r w:rsidRPr="0016288C">
        <w:rPr>
          <w:rFonts w:ascii="Times New Roman" w:hAnsi="Times New Roman" w:cs="Times New Roman"/>
          <w:color w:val="000000" w:themeColor="text1"/>
        </w:rPr>
        <w:t>. Modeled versus measured soil moisture in SCB (site means). Red points are calculated using a model trained on ICB data; black points are from a model trained on SCB data.</w:t>
      </w:r>
    </w:p>
    <w:p w14:paraId="5F023841" w14:textId="77777777" w:rsidR="00CF5D1A" w:rsidRPr="0016288C" w:rsidRDefault="00CF5D1A" w:rsidP="00CF5D1A">
      <w:pPr>
        <w:rPr>
          <w:rFonts w:ascii="Times New Roman" w:hAnsi="Times New Roman" w:cs="Times New Roman"/>
          <w:color w:val="000000" w:themeColor="text1"/>
        </w:rPr>
      </w:pPr>
    </w:p>
    <w:p w14:paraId="73350AA6" w14:textId="77777777" w:rsidR="00CF5D1A" w:rsidRPr="0016288C" w:rsidRDefault="00CF5D1A" w:rsidP="00CF5D1A">
      <w:pPr>
        <w:keepNext/>
        <w:rPr>
          <w:rFonts w:ascii="Times New Roman" w:hAnsi="Times New Roman" w:cs="Times New Roman"/>
          <w:color w:val="000000" w:themeColor="text1"/>
        </w:rPr>
      </w:pPr>
      <w:r w:rsidRPr="0016288C">
        <w:rPr>
          <w:rFonts w:ascii="Times New Roman" w:hAnsi="Times New Roman" w:cs="Times New Roman"/>
          <w:noProof/>
          <w:color w:val="000000" w:themeColor="text1"/>
          <w:lang w:eastAsia="en-US"/>
        </w:rPr>
        <w:drawing>
          <wp:inline distT="0" distB="0" distL="0" distR="0" wp14:anchorId="4BA44876" wp14:editId="787CB307">
            <wp:extent cx="3631963" cy="2945538"/>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0916" cy="2960909"/>
                    </a:xfrm>
                    <a:prstGeom prst="rect">
                      <a:avLst/>
                    </a:prstGeom>
                  </pic:spPr>
                </pic:pic>
              </a:graphicData>
            </a:graphic>
          </wp:inline>
        </w:drawing>
      </w:r>
    </w:p>
    <w:p w14:paraId="1AFC1737" w14:textId="5730D749" w:rsidR="007549F4" w:rsidRDefault="00CF5D1A" w:rsidP="007549F4">
      <w:pPr>
        <w:pStyle w:val="Caption"/>
        <w:rPr>
          <w:rFonts w:ascii="Times New Roman" w:hAnsi="Times New Roman" w:cs="Times New Roman"/>
          <w:color w:val="000000" w:themeColor="text1"/>
        </w:rPr>
      </w:pPr>
      <w:bookmarkStart w:id="8" w:name="_Ref2328677"/>
      <w:r w:rsidRPr="0016288C">
        <w:rPr>
          <w:rFonts w:ascii="Times New Roman" w:hAnsi="Times New Roman" w:cs="Times New Roman"/>
          <w:color w:val="000000" w:themeColor="text1"/>
        </w:rPr>
        <w:t xml:space="preserve">Figure </w:t>
      </w:r>
      <w:bookmarkEnd w:id="8"/>
      <w:r w:rsidR="00AA5D49">
        <w:rPr>
          <w:rFonts w:ascii="Times New Roman" w:hAnsi="Times New Roman" w:cs="Times New Roman"/>
          <w:noProof/>
          <w:color w:val="000000" w:themeColor="text1"/>
        </w:rPr>
        <w:t>D</w:t>
      </w:r>
      <w:r w:rsidR="008607A1">
        <w:rPr>
          <w:rFonts w:ascii="Times New Roman" w:hAnsi="Times New Roman" w:cs="Times New Roman"/>
          <w:noProof/>
          <w:color w:val="000000" w:themeColor="text1"/>
        </w:rPr>
        <w:t>5</w:t>
      </w:r>
      <w:r w:rsidRPr="0016288C">
        <w:rPr>
          <w:rFonts w:ascii="Times New Roman" w:hAnsi="Times New Roman" w:cs="Times New Roman"/>
          <w:color w:val="000000" w:themeColor="text1"/>
        </w:rPr>
        <w:t xml:space="preserve">. Errors in predicting </w:t>
      </w:r>
      <w:r w:rsidR="003303F7">
        <w:rPr>
          <w:rFonts w:ascii="Times New Roman" w:hAnsi="Times New Roman" w:cs="Times New Roman"/>
          <w:color w:val="000000" w:themeColor="text1"/>
        </w:rPr>
        <w:t>SCB</w:t>
      </w:r>
      <w:r w:rsidRPr="0016288C">
        <w:rPr>
          <w:rFonts w:ascii="Times New Roman" w:hAnsi="Times New Roman" w:cs="Times New Roman"/>
          <w:color w:val="000000" w:themeColor="text1"/>
        </w:rPr>
        <w:t xml:space="preserve"> soil moisture using a model trained on </w:t>
      </w:r>
      <w:r w:rsidR="003303F7">
        <w:rPr>
          <w:rFonts w:ascii="Times New Roman" w:hAnsi="Times New Roman" w:cs="Times New Roman"/>
          <w:color w:val="000000" w:themeColor="text1"/>
        </w:rPr>
        <w:t>SCB</w:t>
      </w:r>
      <w:r w:rsidRPr="0016288C">
        <w:rPr>
          <w:rFonts w:ascii="Times New Roman" w:hAnsi="Times New Roman" w:cs="Times New Roman"/>
          <w:color w:val="000000" w:themeColor="text1"/>
        </w:rPr>
        <w:t xml:space="preserve"> data (grey) and on ICB data (red).</w:t>
      </w:r>
    </w:p>
    <w:p w14:paraId="6151DF7E" w14:textId="36C3E37F" w:rsidR="00962E8F" w:rsidRDefault="00962E8F" w:rsidP="00962E8F"/>
    <w:p w14:paraId="13FB3DEE" w14:textId="4E1C9360" w:rsidR="00962E8F" w:rsidRDefault="00962E8F" w:rsidP="00962E8F"/>
    <w:p w14:paraId="394EA0A5" w14:textId="628DFFF4" w:rsidR="00962E8F" w:rsidRDefault="00962E8F">
      <w:r>
        <w:br w:type="page"/>
      </w:r>
    </w:p>
    <w:p w14:paraId="035C91FA" w14:textId="77777777" w:rsidR="003D164C" w:rsidRDefault="003D164C" w:rsidP="003D164C">
      <w:pPr>
        <w:rPr>
          <w:color w:val="000000" w:themeColor="text1"/>
        </w:rPr>
      </w:pPr>
    </w:p>
    <w:p w14:paraId="1158D653" w14:textId="77777777" w:rsidR="003D164C" w:rsidRDefault="003D164C" w:rsidP="003D164C">
      <w:pPr>
        <w:rPr>
          <w:color w:val="000000" w:themeColor="text1"/>
        </w:rPr>
      </w:pPr>
    </w:p>
    <w:p w14:paraId="02281267" w14:textId="77777777" w:rsidR="00CE24C2" w:rsidRPr="00CE24C2" w:rsidRDefault="003D164C" w:rsidP="00CE24C2">
      <w:pPr>
        <w:pStyle w:val="EndNoteBibliographyTitle"/>
        <w:rPr>
          <w:b/>
          <w:noProof/>
        </w:rPr>
      </w:pPr>
      <w:r>
        <w:fldChar w:fldCharType="begin"/>
      </w:r>
      <w:r>
        <w:instrText xml:space="preserve"> ADDIN EN.REFLIST </w:instrText>
      </w:r>
      <w:r>
        <w:fldChar w:fldCharType="separate"/>
      </w:r>
      <w:r w:rsidR="00CE24C2" w:rsidRPr="00CE24C2">
        <w:rPr>
          <w:b/>
          <w:noProof/>
        </w:rPr>
        <w:t>Literature Cited</w:t>
      </w:r>
    </w:p>
    <w:p w14:paraId="576A10E6" w14:textId="77777777" w:rsidR="00CE24C2" w:rsidRPr="00CE24C2" w:rsidRDefault="00CE24C2" w:rsidP="00CE24C2">
      <w:pPr>
        <w:pStyle w:val="EndNoteBibliographyTitle"/>
        <w:rPr>
          <w:b/>
          <w:noProof/>
        </w:rPr>
      </w:pPr>
    </w:p>
    <w:p w14:paraId="4B26372A" w14:textId="77777777" w:rsidR="00CE24C2" w:rsidRPr="00CE24C2" w:rsidRDefault="00CE24C2" w:rsidP="00CE24C2">
      <w:pPr>
        <w:pStyle w:val="EndNoteBibliography"/>
        <w:ind w:left="720" w:hanging="720"/>
        <w:rPr>
          <w:noProof/>
        </w:rPr>
      </w:pPr>
      <w:r w:rsidRPr="00CE24C2">
        <w:rPr>
          <w:noProof/>
        </w:rPr>
        <w:t xml:space="preserve">Boisramé, G. F. S., S. E. Thompson, M. Kelly, J. Cavalli, K. M. Wilkin, and S. L. Stephens. 2017b. Vegetation change during 40years of repeated managed wildfires in the Sierra Nevada, California. Forest Ecology and Management </w:t>
      </w:r>
      <w:r w:rsidRPr="00CE24C2">
        <w:rPr>
          <w:b/>
          <w:noProof/>
        </w:rPr>
        <w:t>402</w:t>
      </w:r>
      <w:r w:rsidRPr="00CE24C2">
        <w:rPr>
          <w:noProof/>
        </w:rPr>
        <w:t>:241-252.</w:t>
      </w:r>
    </w:p>
    <w:p w14:paraId="2856B45C" w14:textId="77777777" w:rsidR="00CE24C2" w:rsidRPr="00CE24C2" w:rsidRDefault="00CE24C2" w:rsidP="00CE24C2">
      <w:pPr>
        <w:pStyle w:val="EndNoteBibliography"/>
        <w:ind w:left="720" w:hanging="720"/>
        <w:rPr>
          <w:noProof/>
        </w:rPr>
      </w:pPr>
      <w:r w:rsidRPr="00CE24C2">
        <w:rPr>
          <w:noProof/>
        </w:rPr>
        <w:t xml:space="preserve">Cushman, S. A., K. McGarigal, and M. C. Neel. 2008. Parsimony in landscape metrics: Strength, universality, and consistency. Ecological Indicators </w:t>
      </w:r>
      <w:r w:rsidRPr="00CE24C2">
        <w:rPr>
          <w:b/>
          <w:noProof/>
        </w:rPr>
        <w:t>8</w:t>
      </w:r>
      <w:r w:rsidRPr="00CE24C2">
        <w:rPr>
          <w:noProof/>
        </w:rPr>
        <w:t>:691-703.</w:t>
      </w:r>
    </w:p>
    <w:p w14:paraId="1B61DCBB" w14:textId="77777777" w:rsidR="00CE24C2" w:rsidRPr="00CE24C2" w:rsidRDefault="00CE24C2" w:rsidP="00CE24C2">
      <w:pPr>
        <w:pStyle w:val="EndNoteBibliography"/>
        <w:ind w:left="720" w:hanging="720"/>
        <w:rPr>
          <w:noProof/>
        </w:rPr>
      </w:pPr>
      <w:r w:rsidRPr="00CE24C2">
        <w:rPr>
          <w:noProof/>
        </w:rPr>
        <w:t xml:space="preserve">Henn, B., A. J. Newman, B. Livneh, C. Daly, and J. D. Lundquist. 2018. An assessment of differences in gridded precipitation datasets in complex terrain. Journal of Hydrology </w:t>
      </w:r>
      <w:r w:rsidRPr="00CE24C2">
        <w:rPr>
          <w:b/>
          <w:noProof/>
        </w:rPr>
        <w:t>556</w:t>
      </w:r>
      <w:r w:rsidRPr="00CE24C2">
        <w:rPr>
          <w:noProof/>
        </w:rPr>
        <w:t>:1205-1219.</w:t>
      </w:r>
    </w:p>
    <w:p w14:paraId="68EFCFAF" w14:textId="77777777" w:rsidR="00CE24C2" w:rsidRPr="00CE24C2" w:rsidRDefault="00CE24C2" w:rsidP="00CE24C2">
      <w:pPr>
        <w:pStyle w:val="EndNoteBibliography"/>
        <w:ind w:left="720" w:hanging="720"/>
        <w:rPr>
          <w:noProof/>
        </w:rPr>
      </w:pPr>
      <w:r w:rsidRPr="00CE24C2">
        <w:rPr>
          <w:noProof/>
        </w:rPr>
        <w:t xml:space="preserve">Little, R. J. A. 1988. Missing-data adjustments in large surveys. Journal of Business &amp; Economic Statistics </w:t>
      </w:r>
      <w:r w:rsidRPr="00CE24C2">
        <w:rPr>
          <w:b/>
          <w:noProof/>
        </w:rPr>
        <w:t>6</w:t>
      </w:r>
      <w:r w:rsidRPr="00CE24C2">
        <w:rPr>
          <w:noProof/>
        </w:rPr>
        <w:t>:287-296.</w:t>
      </w:r>
    </w:p>
    <w:p w14:paraId="2AA1C744" w14:textId="77777777" w:rsidR="00CE24C2" w:rsidRPr="00CE24C2" w:rsidRDefault="00CE24C2" w:rsidP="00CE24C2">
      <w:pPr>
        <w:pStyle w:val="EndNoteBibliography"/>
        <w:ind w:left="720" w:hanging="720"/>
        <w:rPr>
          <w:noProof/>
        </w:rPr>
      </w:pPr>
      <w:r w:rsidRPr="00CE24C2">
        <w:rPr>
          <w:noProof/>
        </w:rPr>
        <w:t>McGarigal, K., S. A. Cushman, and E. J. Ene. 2012. FRAGSTATS v4: spatial pattern analysis program for categorical and continuous maps. Computer software program produced by the authors at the University of Massachusetts, Amherst. Available at the following web site: http://www.umass.edu/landeco/research/fragstats/fragstats.html.</w:t>
      </w:r>
    </w:p>
    <w:p w14:paraId="3F542E06" w14:textId="77777777" w:rsidR="00CE24C2" w:rsidRPr="00CE24C2" w:rsidRDefault="00CE24C2" w:rsidP="00CE24C2">
      <w:pPr>
        <w:pStyle w:val="EndNoteBibliography"/>
        <w:ind w:left="720" w:hanging="720"/>
        <w:rPr>
          <w:noProof/>
        </w:rPr>
      </w:pPr>
      <w:r w:rsidRPr="00CE24C2">
        <w:rPr>
          <w:noProof/>
        </w:rPr>
        <w:t xml:space="preserve">Romme, W. H. 1982. Fire and landscape diversity in subalpine forests of Yellowstone National Park. Ecological Monographs </w:t>
      </w:r>
      <w:r w:rsidRPr="00CE24C2">
        <w:rPr>
          <w:b/>
          <w:noProof/>
        </w:rPr>
        <w:t>52</w:t>
      </w:r>
      <w:r w:rsidRPr="00CE24C2">
        <w:rPr>
          <w:noProof/>
        </w:rPr>
        <w:t>:199-221.</w:t>
      </w:r>
    </w:p>
    <w:p w14:paraId="1F2DB0BC" w14:textId="1B665193" w:rsidR="003D164C" w:rsidRPr="0016288C" w:rsidRDefault="003D164C" w:rsidP="003D164C">
      <w:pPr>
        <w:rPr>
          <w:color w:val="000000" w:themeColor="text1"/>
        </w:rPr>
      </w:pPr>
      <w:r>
        <w:rPr>
          <w:color w:val="000000" w:themeColor="text1"/>
        </w:rPr>
        <w:fldChar w:fldCharType="end"/>
      </w:r>
    </w:p>
    <w:p w14:paraId="5B2051F3" w14:textId="41282A3C" w:rsidR="00EC4D4B" w:rsidRPr="001956EB" w:rsidRDefault="00EC4D4B" w:rsidP="00962E8F">
      <w:pPr>
        <w:rPr>
          <w:rFonts w:ascii="Times New Roman" w:hAnsi="Times New Roman" w:cs="Times New Roman"/>
          <w:i/>
          <w:sz w:val="18"/>
          <w:szCs w:val="18"/>
        </w:rPr>
      </w:pPr>
    </w:p>
    <w:sectPr w:rsidR="00EC4D4B" w:rsidRPr="001956EB" w:rsidSect="006E43F2">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ens Stevens" w:date="2019-10-25T13:45:00Z" w:initials="JS">
    <w:p w14:paraId="64D215DE" w14:textId="07FDA66D" w:rsidR="0093611E" w:rsidRDefault="0093611E">
      <w:pPr>
        <w:pStyle w:val="CommentText"/>
      </w:pPr>
      <w:r>
        <w:rPr>
          <w:rStyle w:val="CommentReference"/>
        </w:rPr>
        <w:annotationRef/>
      </w:r>
      <w:r>
        <w:t>Brandon can you calculate these values</w:t>
      </w:r>
      <w:r w:rsidR="00E549EE">
        <w:t xml:space="preserve"> for fires from 1985 onward</w:t>
      </w:r>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D215DE"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266C8B" w14:textId="77777777" w:rsidR="00CB1D7C" w:rsidRDefault="00CB1D7C" w:rsidP="003303F7">
      <w:r>
        <w:separator/>
      </w:r>
    </w:p>
  </w:endnote>
  <w:endnote w:type="continuationSeparator" w:id="0">
    <w:p w14:paraId="20A480E4" w14:textId="77777777" w:rsidR="00CB1D7C" w:rsidRDefault="00CB1D7C" w:rsidP="003303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00000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游ゴシック Light">
    <w:charset w:val="80"/>
    <w:family w:val="auto"/>
    <w:pitch w:val="variable"/>
    <w:sig w:usb0="E00002FF" w:usb1="2AC7FDFF" w:usb2="00000016" w:usb3="00000000" w:csb0="0002009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ED0C79" w14:textId="77777777" w:rsidR="00CB1D7C" w:rsidRDefault="00CB1D7C" w:rsidP="003303F7">
      <w:r>
        <w:separator/>
      </w:r>
    </w:p>
  </w:footnote>
  <w:footnote w:type="continuationSeparator" w:id="0">
    <w:p w14:paraId="3618EE3A" w14:textId="77777777" w:rsidR="00CB1D7C" w:rsidRDefault="00CB1D7C" w:rsidP="003303F7">
      <w:r>
        <w:continuationSeparator/>
      </w:r>
    </w:p>
  </w:footnote>
</w:footnote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ens Stevens">
    <w15:presenceInfo w15:providerId="Windows Live" w15:userId="ea8d6281ed9038a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2&lt;/FontSize&gt;&lt;ReflistTitle&gt;&lt;style face=&quot;bold&quot;&gt;Literature Cited&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0ppaavf8t2zvwe9f0oxa5rcervz0wedp050&quot;&gt;USGS Research&lt;record-ids&gt;&lt;item&gt;2622&lt;/item&gt;&lt;item&gt;3563&lt;/item&gt;&lt;item&gt;3725&lt;/item&gt;&lt;item&gt;3736&lt;/item&gt;&lt;item&gt;3757&lt;/item&gt;&lt;item&gt;3765&lt;/item&gt;&lt;/record-ids&gt;&lt;/item&gt;&lt;/Libraries&gt;"/>
  </w:docVars>
  <w:rsids>
    <w:rsidRoot w:val="00CF5D1A"/>
    <w:rsid w:val="00001A7F"/>
    <w:rsid w:val="00011D24"/>
    <w:rsid w:val="000155E5"/>
    <w:rsid w:val="000563B2"/>
    <w:rsid w:val="00064A28"/>
    <w:rsid w:val="00070B79"/>
    <w:rsid w:val="00073B35"/>
    <w:rsid w:val="000B70F7"/>
    <w:rsid w:val="000C5960"/>
    <w:rsid w:val="000D076C"/>
    <w:rsid w:val="000D2A3B"/>
    <w:rsid w:val="000F10A8"/>
    <w:rsid w:val="000F11AE"/>
    <w:rsid w:val="000F21B7"/>
    <w:rsid w:val="00135441"/>
    <w:rsid w:val="0014213B"/>
    <w:rsid w:val="0016288C"/>
    <w:rsid w:val="001668F1"/>
    <w:rsid w:val="00181865"/>
    <w:rsid w:val="001916BB"/>
    <w:rsid w:val="001956EB"/>
    <w:rsid w:val="001A15DD"/>
    <w:rsid w:val="001A576E"/>
    <w:rsid w:val="001A6B4F"/>
    <w:rsid w:val="001B299F"/>
    <w:rsid w:val="001E59E8"/>
    <w:rsid w:val="001F179A"/>
    <w:rsid w:val="001F4625"/>
    <w:rsid w:val="002128F6"/>
    <w:rsid w:val="0021536B"/>
    <w:rsid w:val="00251A7D"/>
    <w:rsid w:val="0025564C"/>
    <w:rsid w:val="002719CF"/>
    <w:rsid w:val="00287B33"/>
    <w:rsid w:val="00292D5F"/>
    <w:rsid w:val="002A668D"/>
    <w:rsid w:val="002B0A1B"/>
    <w:rsid w:val="002C22DE"/>
    <w:rsid w:val="002D25B9"/>
    <w:rsid w:val="002E3130"/>
    <w:rsid w:val="002F3625"/>
    <w:rsid w:val="00310C77"/>
    <w:rsid w:val="003303F7"/>
    <w:rsid w:val="00335C43"/>
    <w:rsid w:val="003370D0"/>
    <w:rsid w:val="00354D61"/>
    <w:rsid w:val="0036311B"/>
    <w:rsid w:val="0036555F"/>
    <w:rsid w:val="00385943"/>
    <w:rsid w:val="00385DE6"/>
    <w:rsid w:val="003B15AA"/>
    <w:rsid w:val="003B4FA9"/>
    <w:rsid w:val="003B6CB5"/>
    <w:rsid w:val="003C70D5"/>
    <w:rsid w:val="003D164C"/>
    <w:rsid w:val="003F2AD4"/>
    <w:rsid w:val="0040203B"/>
    <w:rsid w:val="004225F2"/>
    <w:rsid w:val="0043163C"/>
    <w:rsid w:val="00431E74"/>
    <w:rsid w:val="00441CE5"/>
    <w:rsid w:val="00441D44"/>
    <w:rsid w:val="0045798E"/>
    <w:rsid w:val="00460321"/>
    <w:rsid w:val="004778A9"/>
    <w:rsid w:val="0049023C"/>
    <w:rsid w:val="00490CF8"/>
    <w:rsid w:val="00490E59"/>
    <w:rsid w:val="00492537"/>
    <w:rsid w:val="00494297"/>
    <w:rsid w:val="004B723D"/>
    <w:rsid w:val="00502578"/>
    <w:rsid w:val="00503803"/>
    <w:rsid w:val="00510998"/>
    <w:rsid w:val="0051199F"/>
    <w:rsid w:val="00512CA7"/>
    <w:rsid w:val="00535568"/>
    <w:rsid w:val="00540299"/>
    <w:rsid w:val="00556323"/>
    <w:rsid w:val="00560192"/>
    <w:rsid w:val="00570D67"/>
    <w:rsid w:val="005747C8"/>
    <w:rsid w:val="00575D3F"/>
    <w:rsid w:val="00584815"/>
    <w:rsid w:val="0059455A"/>
    <w:rsid w:val="00594B0A"/>
    <w:rsid w:val="005C12F0"/>
    <w:rsid w:val="005C57E6"/>
    <w:rsid w:val="005C5E99"/>
    <w:rsid w:val="005D1C42"/>
    <w:rsid w:val="005D4B59"/>
    <w:rsid w:val="005D7CA4"/>
    <w:rsid w:val="005E034E"/>
    <w:rsid w:val="005E06EB"/>
    <w:rsid w:val="0060035F"/>
    <w:rsid w:val="00603013"/>
    <w:rsid w:val="0060501A"/>
    <w:rsid w:val="006235D2"/>
    <w:rsid w:val="0062731F"/>
    <w:rsid w:val="0062769E"/>
    <w:rsid w:val="00641B54"/>
    <w:rsid w:val="006509C3"/>
    <w:rsid w:val="00666AF0"/>
    <w:rsid w:val="00667CB6"/>
    <w:rsid w:val="00687F5B"/>
    <w:rsid w:val="00694334"/>
    <w:rsid w:val="00695974"/>
    <w:rsid w:val="006A1818"/>
    <w:rsid w:val="006A51AB"/>
    <w:rsid w:val="006B24D4"/>
    <w:rsid w:val="006C1817"/>
    <w:rsid w:val="006E1EAA"/>
    <w:rsid w:val="006E424D"/>
    <w:rsid w:val="006E43F2"/>
    <w:rsid w:val="006E4CEA"/>
    <w:rsid w:val="006F395B"/>
    <w:rsid w:val="00710DA0"/>
    <w:rsid w:val="00721559"/>
    <w:rsid w:val="00745BD0"/>
    <w:rsid w:val="00753FBB"/>
    <w:rsid w:val="007549F4"/>
    <w:rsid w:val="00763CA2"/>
    <w:rsid w:val="007A1F76"/>
    <w:rsid w:val="007A3A61"/>
    <w:rsid w:val="007B375B"/>
    <w:rsid w:val="007C1E57"/>
    <w:rsid w:val="008203BD"/>
    <w:rsid w:val="0082107E"/>
    <w:rsid w:val="008231EE"/>
    <w:rsid w:val="00842327"/>
    <w:rsid w:val="008607A1"/>
    <w:rsid w:val="008764F7"/>
    <w:rsid w:val="0088600D"/>
    <w:rsid w:val="00893664"/>
    <w:rsid w:val="008A63EB"/>
    <w:rsid w:val="008A7EA4"/>
    <w:rsid w:val="008D5B07"/>
    <w:rsid w:val="008E1743"/>
    <w:rsid w:val="008E2B0D"/>
    <w:rsid w:val="008E5EA9"/>
    <w:rsid w:val="008F1C2F"/>
    <w:rsid w:val="008F61A3"/>
    <w:rsid w:val="00914AD8"/>
    <w:rsid w:val="0092485D"/>
    <w:rsid w:val="0093611E"/>
    <w:rsid w:val="00962E8F"/>
    <w:rsid w:val="00987915"/>
    <w:rsid w:val="009B1A20"/>
    <w:rsid w:val="009B5AB5"/>
    <w:rsid w:val="009C3DCC"/>
    <w:rsid w:val="009D4D41"/>
    <w:rsid w:val="009E3B6B"/>
    <w:rsid w:val="009F6C63"/>
    <w:rsid w:val="00A031C6"/>
    <w:rsid w:val="00A23110"/>
    <w:rsid w:val="00A57443"/>
    <w:rsid w:val="00A8606F"/>
    <w:rsid w:val="00A867B5"/>
    <w:rsid w:val="00A90442"/>
    <w:rsid w:val="00A944A8"/>
    <w:rsid w:val="00AA4068"/>
    <w:rsid w:val="00AA5D49"/>
    <w:rsid w:val="00AB031A"/>
    <w:rsid w:val="00AC39CA"/>
    <w:rsid w:val="00AF0E1F"/>
    <w:rsid w:val="00B013B9"/>
    <w:rsid w:val="00B02C80"/>
    <w:rsid w:val="00B125FB"/>
    <w:rsid w:val="00B20B05"/>
    <w:rsid w:val="00B2718F"/>
    <w:rsid w:val="00B46652"/>
    <w:rsid w:val="00B5689D"/>
    <w:rsid w:val="00B70D8A"/>
    <w:rsid w:val="00B736BF"/>
    <w:rsid w:val="00B746B9"/>
    <w:rsid w:val="00B90D0E"/>
    <w:rsid w:val="00B91C1C"/>
    <w:rsid w:val="00BB02DB"/>
    <w:rsid w:val="00BB3E45"/>
    <w:rsid w:val="00BC3F8B"/>
    <w:rsid w:val="00BC7199"/>
    <w:rsid w:val="00BC764E"/>
    <w:rsid w:val="00BC7D59"/>
    <w:rsid w:val="00BE430B"/>
    <w:rsid w:val="00BF4625"/>
    <w:rsid w:val="00BF5627"/>
    <w:rsid w:val="00BF68B0"/>
    <w:rsid w:val="00C31BA2"/>
    <w:rsid w:val="00C4579B"/>
    <w:rsid w:val="00C53F75"/>
    <w:rsid w:val="00C55898"/>
    <w:rsid w:val="00C56843"/>
    <w:rsid w:val="00C65480"/>
    <w:rsid w:val="00C6666E"/>
    <w:rsid w:val="00C80E58"/>
    <w:rsid w:val="00C86281"/>
    <w:rsid w:val="00C86F20"/>
    <w:rsid w:val="00C934CE"/>
    <w:rsid w:val="00C95C18"/>
    <w:rsid w:val="00CA3391"/>
    <w:rsid w:val="00CB1D7C"/>
    <w:rsid w:val="00CD3498"/>
    <w:rsid w:val="00CE24C2"/>
    <w:rsid w:val="00CE2D4C"/>
    <w:rsid w:val="00CF5D1A"/>
    <w:rsid w:val="00D1115A"/>
    <w:rsid w:val="00D41CAC"/>
    <w:rsid w:val="00D6377B"/>
    <w:rsid w:val="00D76E15"/>
    <w:rsid w:val="00D8236C"/>
    <w:rsid w:val="00D868CA"/>
    <w:rsid w:val="00DB2115"/>
    <w:rsid w:val="00DB2AE6"/>
    <w:rsid w:val="00DB5B05"/>
    <w:rsid w:val="00DC0C89"/>
    <w:rsid w:val="00DD1691"/>
    <w:rsid w:val="00DD6EF0"/>
    <w:rsid w:val="00E103E5"/>
    <w:rsid w:val="00E14878"/>
    <w:rsid w:val="00E20048"/>
    <w:rsid w:val="00E218F9"/>
    <w:rsid w:val="00E27FF8"/>
    <w:rsid w:val="00E361D9"/>
    <w:rsid w:val="00E549EE"/>
    <w:rsid w:val="00E554EC"/>
    <w:rsid w:val="00E621A0"/>
    <w:rsid w:val="00E64D9C"/>
    <w:rsid w:val="00E80DFD"/>
    <w:rsid w:val="00EB6236"/>
    <w:rsid w:val="00EC3F6E"/>
    <w:rsid w:val="00EC4D4B"/>
    <w:rsid w:val="00EE1846"/>
    <w:rsid w:val="00EE4159"/>
    <w:rsid w:val="00EE7C8A"/>
    <w:rsid w:val="00F0305D"/>
    <w:rsid w:val="00F07A10"/>
    <w:rsid w:val="00F179F8"/>
    <w:rsid w:val="00F376A0"/>
    <w:rsid w:val="00F67097"/>
    <w:rsid w:val="00F90897"/>
    <w:rsid w:val="00F9571E"/>
    <w:rsid w:val="00F969E4"/>
    <w:rsid w:val="00FB7BE2"/>
    <w:rsid w:val="00FE0E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BB0F58"/>
  <w15:docId w15:val="{C5550078-F351-43BB-AE37-3C7C6A513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F5D1A"/>
    <w:rPr>
      <w:lang w:eastAsia="ja-JP"/>
    </w:rPr>
  </w:style>
  <w:style w:type="paragraph" w:styleId="Heading1">
    <w:name w:val="heading 1"/>
    <w:basedOn w:val="Normal"/>
    <w:next w:val="Normal"/>
    <w:link w:val="Heading1Char"/>
    <w:uiPriority w:val="9"/>
    <w:qFormat/>
    <w:rsid w:val="00CF5D1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D1A"/>
    <w:rPr>
      <w:rFonts w:asciiTheme="majorHAnsi" w:eastAsiaTheme="majorEastAsia" w:hAnsiTheme="majorHAnsi" w:cstheme="majorBidi"/>
      <w:color w:val="2F5496" w:themeColor="accent1" w:themeShade="BF"/>
      <w:sz w:val="32"/>
      <w:szCs w:val="32"/>
      <w:lang w:eastAsia="ja-JP"/>
    </w:rPr>
  </w:style>
  <w:style w:type="character" w:styleId="CommentReference">
    <w:name w:val="annotation reference"/>
    <w:basedOn w:val="DefaultParagraphFont"/>
    <w:uiPriority w:val="99"/>
    <w:semiHidden/>
    <w:unhideWhenUsed/>
    <w:rsid w:val="00CF5D1A"/>
    <w:rPr>
      <w:sz w:val="18"/>
      <w:szCs w:val="18"/>
    </w:rPr>
  </w:style>
  <w:style w:type="paragraph" w:styleId="CommentText">
    <w:name w:val="annotation text"/>
    <w:basedOn w:val="Normal"/>
    <w:link w:val="CommentTextChar"/>
    <w:uiPriority w:val="99"/>
    <w:unhideWhenUsed/>
    <w:rsid w:val="00CF5D1A"/>
  </w:style>
  <w:style w:type="character" w:customStyle="1" w:styleId="CommentTextChar">
    <w:name w:val="Comment Text Char"/>
    <w:basedOn w:val="DefaultParagraphFont"/>
    <w:link w:val="CommentText"/>
    <w:uiPriority w:val="99"/>
    <w:rsid w:val="00CF5D1A"/>
    <w:rPr>
      <w:lang w:eastAsia="ja-JP"/>
    </w:rPr>
  </w:style>
  <w:style w:type="paragraph" w:styleId="Caption">
    <w:name w:val="caption"/>
    <w:basedOn w:val="Normal"/>
    <w:next w:val="Normal"/>
    <w:uiPriority w:val="35"/>
    <w:unhideWhenUsed/>
    <w:qFormat/>
    <w:rsid w:val="00CF5D1A"/>
    <w:pPr>
      <w:spacing w:after="200"/>
    </w:pPr>
    <w:rPr>
      <w:i/>
      <w:iCs/>
      <w:color w:val="44546A" w:themeColor="text2"/>
      <w:sz w:val="18"/>
      <w:szCs w:val="18"/>
    </w:rPr>
  </w:style>
  <w:style w:type="character" w:styleId="LineNumber">
    <w:name w:val="line number"/>
    <w:basedOn w:val="DefaultParagraphFont"/>
    <w:uiPriority w:val="99"/>
    <w:semiHidden/>
    <w:unhideWhenUsed/>
    <w:rsid w:val="00CF5D1A"/>
  </w:style>
  <w:style w:type="paragraph" w:styleId="BalloonText">
    <w:name w:val="Balloon Text"/>
    <w:basedOn w:val="Normal"/>
    <w:link w:val="BalloonTextChar"/>
    <w:uiPriority w:val="99"/>
    <w:semiHidden/>
    <w:unhideWhenUsed/>
    <w:rsid w:val="00CF5D1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F5D1A"/>
    <w:rPr>
      <w:rFonts w:ascii="Times New Roman" w:hAnsi="Times New Roman" w:cs="Times New Roman"/>
      <w:sz w:val="18"/>
      <w:szCs w:val="18"/>
      <w:lang w:eastAsia="ja-JP"/>
    </w:rPr>
  </w:style>
  <w:style w:type="table" w:styleId="TableGrid">
    <w:name w:val="Table Grid"/>
    <w:basedOn w:val="TableNormal"/>
    <w:uiPriority w:val="39"/>
    <w:rsid w:val="00441D44"/>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Normal"/>
    <w:link w:val="EndNoteBibliographyTitleChar"/>
    <w:rsid w:val="0016288C"/>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16288C"/>
    <w:rPr>
      <w:rFonts w:ascii="Calibri" w:hAnsi="Calibri" w:cs="Calibri"/>
      <w:lang w:eastAsia="ja-JP"/>
    </w:rPr>
  </w:style>
  <w:style w:type="paragraph" w:customStyle="1" w:styleId="EndNoteBibliography">
    <w:name w:val="EndNote Bibliography"/>
    <w:basedOn w:val="Normal"/>
    <w:link w:val="EndNoteBibliographyChar"/>
    <w:rsid w:val="0016288C"/>
    <w:rPr>
      <w:rFonts w:ascii="Calibri" w:hAnsi="Calibri" w:cs="Calibri"/>
    </w:rPr>
  </w:style>
  <w:style w:type="character" w:customStyle="1" w:styleId="EndNoteBibliographyChar">
    <w:name w:val="EndNote Bibliography Char"/>
    <w:basedOn w:val="DefaultParagraphFont"/>
    <w:link w:val="EndNoteBibliography"/>
    <w:rsid w:val="0016288C"/>
    <w:rPr>
      <w:rFonts w:ascii="Calibri" w:hAnsi="Calibri" w:cs="Calibri"/>
      <w:lang w:eastAsia="ja-JP"/>
    </w:rPr>
  </w:style>
  <w:style w:type="paragraph" w:styleId="CommentSubject">
    <w:name w:val="annotation subject"/>
    <w:basedOn w:val="CommentText"/>
    <w:next w:val="CommentText"/>
    <w:link w:val="CommentSubjectChar"/>
    <w:uiPriority w:val="99"/>
    <w:semiHidden/>
    <w:unhideWhenUsed/>
    <w:rsid w:val="00494297"/>
    <w:rPr>
      <w:b/>
      <w:bCs/>
      <w:sz w:val="20"/>
      <w:szCs w:val="20"/>
    </w:rPr>
  </w:style>
  <w:style w:type="character" w:customStyle="1" w:styleId="CommentSubjectChar">
    <w:name w:val="Comment Subject Char"/>
    <w:basedOn w:val="CommentTextChar"/>
    <w:link w:val="CommentSubject"/>
    <w:uiPriority w:val="99"/>
    <w:semiHidden/>
    <w:rsid w:val="00494297"/>
    <w:rPr>
      <w:b/>
      <w:bCs/>
      <w:sz w:val="20"/>
      <w:szCs w:val="20"/>
      <w:lang w:eastAsia="ja-JP"/>
    </w:rPr>
  </w:style>
  <w:style w:type="character" w:styleId="Hyperlink">
    <w:name w:val="Hyperlink"/>
    <w:basedOn w:val="DefaultParagraphFont"/>
    <w:uiPriority w:val="99"/>
    <w:unhideWhenUsed/>
    <w:rsid w:val="008E5EA9"/>
    <w:rPr>
      <w:color w:val="0563C1" w:themeColor="hyperlink"/>
      <w:u w:val="single"/>
    </w:rPr>
  </w:style>
  <w:style w:type="character" w:styleId="FollowedHyperlink">
    <w:name w:val="FollowedHyperlink"/>
    <w:basedOn w:val="DefaultParagraphFont"/>
    <w:uiPriority w:val="99"/>
    <w:semiHidden/>
    <w:unhideWhenUsed/>
    <w:rsid w:val="008E5EA9"/>
    <w:rPr>
      <w:color w:val="954F72" w:themeColor="followedHyperlink"/>
      <w:u w:val="single"/>
    </w:rPr>
  </w:style>
  <w:style w:type="paragraph" w:styleId="Header">
    <w:name w:val="header"/>
    <w:basedOn w:val="Normal"/>
    <w:link w:val="HeaderChar"/>
    <w:uiPriority w:val="99"/>
    <w:unhideWhenUsed/>
    <w:rsid w:val="003303F7"/>
    <w:pPr>
      <w:tabs>
        <w:tab w:val="center" w:pos="4320"/>
        <w:tab w:val="right" w:pos="8640"/>
      </w:tabs>
    </w:pPr>
  </w:style>
  <w:style w:type="character" w:customStyle="1" w:styleId="HeaderChar">
    <w:name w:val="Header Char"/>
    <w:basedOn w:val="DefaultParagraphFont"/>
    <w:link w:val="Header"/>
    <w:uiPriority w:val="99"/>
    <w:rsid w:val="003303F7"/>
    <w:rPr>
      <w:lang w:eastAsia="ja-JP"/>
    </w:rPr>
  </w:style>
  <w:style w:type="paragraph" w:styleId="Footer">
    <w:name w:val="footer"/>
    <w:basedOn w:val="Normal"/>
    <w:link w:val="FooterChar"/>
    <w:uiPriority w:val="99"/>
    <w:unhideWhenUsed/>
    <w:rsid w:val="003303F7"/>
    <w:pPr>
      <w:tabs>
        <w:tab w:val="center" w:pos="4320"/>
        <w:tab w:val="right" w:pos="8640"/>
      </w:tabs>
    </w:pPr>
  </w:style>
  <w:style w:type="character" w:customStyle="1" w:styleId="FooterChar">
    <w:name w:val="Footer Char"/>
    <w:basedOn w:val="DefaultParagraphFont"/>
    <w:link w:val="Footer"/>
    <w:uiPriority w:val="99"/>
    <w:rsid w:val="003303F7"/>
    <w:rPr>
      <w:lang w:eastAsia="ja-JP"/>
    </w:rPr>
  </w:style>
  <w:style w:type="paragraph" w:styleId="Revision">
    <w:name w:val="Revision"/>
    <w:hidden/>
    <w:uiPriority w:val="99"/>
    <w:semiHidden/>
    <w:rsid w:val="00E621A0"/>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739557">
      <w:bodyDiv w:val="1"/>
      <w:marLeft w:val="0"/>
      <w:marRight w:val="0"/>
      <w:marTop w:val="0"/>
      <w:marBottom w:val="0"/>
      <w:divBdr>
        <w:top w:val="none" w:sz="0" w:space="0" w:color="auto"/>
        <w:left w:val="none" w:sz="0" w:space="0" w:color="auto"/>
        <w:bottom w:val="none" w:sz="0" w:space="0" w:color="auto"/>
        <w:right w:val="none" w:sz="0" w:space="0" w:color="auto"/>
      </w:divBdr>
    </w:div>
    <w:div w:id="714356097">
      <w:bodyDiv w:val="1"/>
      <w:marLeft w:val="0"/>
      <w:marRight w:val="0"/>
      <w:marTop w:val="0"/>
      <w:marBottom w:val="0"/>
      <w:divBdr>
        <w:top w:val="none" w:sz="0" w:space="0" w:color="auto"/>
        <w:left w:val="none" w:sz="0" w:space="0" w:color="auto"/>
        <w:bottom w:val="none" w:sz="0" w:space="0" w:color="auto"/>
        <w:right w:val="none" w:sz="0" w:space="0" w:color="auto"/>
      </w:divBdr>
    </w:div>
    <w:div w:id="866913190">
      <w:bodyDiv w:val="1"/>
      <w:marLeft w:val="0"/>
      <w:marRight w:val="0"/>
      <w:marTop w:val="0"/>
      <w:marBottom w:val="0"/>
      <w:divBdr>
        <w:top w:val="none" w:sz="0" w:space="0" w:color="auto"/>
        <w:left w:val="none" w:sz="0" w:space="0" w:color="auto"/>
        <w:bottom w:val="none" w:sz="0" w:space="0" w:color="auto"/>
        <w:right w:val="none" w:sz="0" w:space="0" w:color="auto"/>
      </w:divBdr>
    </w:div>
    <w:div w:id="1119107341">
      <w:bodyDiv w:val="1"/>
      <w:marLeft w:val="0"/>
      <w:marRight w:val="0"/>
      <w:marTop w:val="0"/>
      <w:marBottom w:val="0"/>
      <w:divBdr>
        <w:top w:val="none" w:sz="0" w:space="0" w:color="auto"/>
        <w:left w:val="none" w:sz="0" w:space="0" w:color="auto"/>
        <w:bottom w:val="none" w:sz="0" w:space="0" w:color="auto"/>
        <w:right w:val="none" w:sz="0" w:space="0" w:color="auto"/>
      </w:divBdr>
    </w:div>
    <w:div w:id="1537306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openxmlformats.org/officeDocument/2006/relationships/image" Target="media/image11.jpg"/><Relationship Id="rId21" Type="http://schemas.openxmlformats.org/officeDocument/2006/relationships/image" Target="media/image12.jpg"/><Relationship Id="rId22" Type="http://schemas.openxmlformats.org/officeDocument/2006/relationships/image" Target="media/image13.jp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fontTable" Target="fontTable.xml"/><Relationship Id="rId26" Type="http://schemas.microsoft.com/office/2011/relationships/people" Target="people.xml"/><Relationship Id="rId27"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hyperlink" Target="http://www.prism.oregonstate.edu"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jpg"/><Relationship Id="rId16" Type="http://schemas.openxmlformats.org/officeDocument/2006/relationships/image" Target="media/image7.jp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jp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1B12FF-FF37-9940-A974-0A2DDDDD3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4709</Words>
  <Characters>26847</Characters>
  <Application>Microsoft Macintosh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Stevens</dc:creator>
  <cp:keywords/>
  <dc:description/>
  <cp:lastModifiedBy>Jens Stevens</cp:lastModifiedBy>
  <cp:revision>3</cp:revision>
  <dcterms:created xsi:type="dcterms:W3CDTF">2019-10-25T19:45:00Z</dcterms:created>
  <dcterms:modified xsi:type="dcterms:W3CDTF">2019-10-25T21:07:00Z</dcterms:modified>
</cp:coreProperties>
</file>