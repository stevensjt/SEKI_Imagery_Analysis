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(RdNBR) using the threshold from Miller and Thode</w:t>
        </w:r>
      </w:ins>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The satellite imagery used to compute RdNBR is only available from 1984 on. RdNBR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Percent high-severity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Area high-severity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m/yr</w:t>
            </w:r>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m/yr</w:t>
            </w:r>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m/yr</w:t>
            </w:r>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Illilouette Creek at base of Illilouette Falls</w:t>
            </w:r>
          </w:p>
        </w:tc>
        <w:tc>
          <w:tcPr>
            <w:tcW w:w="1170" w:type="dxa"/>
          </w:tcPr>
          <w:p w14:paraId="156AFC99" w14:textId="7E4F490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 </w:instrTex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EN.CITE.DATA </w:instrText>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m/yr</w:t>
            </w:r>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Merced River at Pohono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m/yr</w:t>
            </w:r>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Sugarloaf Creek Basin and Illilouette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The ICB wetland site contained less conifer regeneration than SCB, and was predominantly vegetated with tall grasses. The shrub site in ICB was comprised mostly of whitethorn ceanothus (</w:t>
      </w:r>
      <w:r w:rsidRPr="00A3320B">
        <w:rPr>
          <w:rFonts w:ascii="Times New Roman" w:hAnsi="Times New Roman" w:cs="Times New Roman"/>
          <w:i/>
          <w:color w:val="000000" w:themeColor="text1"/>
        </w:rPr>
        <w:t>Ceanothus cordulatus</w:t>
      </w:r>
      <w:r w:rsidRPr="00A3320B">
        <w:rPr>
          <w:rFonts w:ascii="Times New Roman" w:hAnsi="Times New Roman" w:cs="Times New Roman"/>
          <w:color w:val="000000" w:themeColor="text1"/>
        </w:rPr>
        <w:t>) when weather stations were installed, but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537B8299" w14:textId="79F0AAAC"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69AD57A2" w:rsidR="00543A9F" w:rsidRPr="00A3320B" w:rsidRDefault="00543A9F" w:rsidP="00543A9F">
      <w:pPr>
        <w:spacing w:line="480" w:lineRule="auto"/>
        <w:rPr>
          <w:rFonts w:ascii="Times New Roman" w:hAnsi="Times New Roman" w:cs="Times New Roman"/>
          <w:i/>
          <w:iCs/>
          <w:color w:val="000000" w:themeColor="text1"/>
        </w:rPr>
      </w:pPr>
      <w:commentRangeStart w:id="81"/>
      <w:commentRangeStart w:id="82"/>
      <w:r w:rsidRPr="00A3320B">
        <w:rPr>
          <w:rFonts w:ascii="Times New Roman" w:hAnsi="Times New Roman" w:cs="Times New Roman"/>
          <w:i/>
          <w:iCs/>
          <w:color w:val="000000" w:themeColor="text1"/>
        </w:rPr>
        <w:t xml:space="preserve">Table B1. </w:t>
      </w:r>
      <w:commentRangeEnd w:id="81"/>
      <w:r w:rsidRPr="00A3320B">
        <w:rPr>
          <w:rStyle w:val="CommentReference"/>
          <w:rFonts w:ascii="Times New Roman" w:hAnsi="Times New Roman" w:cs="Times New Roman"/>
        </w:rPr>
        <w:commentReference w:id="81"/>
      </w:r>
      <w:commentRangeEnd w:id="82"/>
      <w:r w:rsidR="00446598">
        <w:rPr>
          <w:rStyle w:val="CommentReference"/>
        </w:rPr>
        <w:commentReference w:id="82"/>
      </w:r>
      <w:ins w:id="83" w:author="Gabrielle" w:date="2019-11-06T09:38:00Z">
        <w:r w:rsidR="0081795E">
          <w:rPr>
            <w:rFonts w:ascii="Times New Roman" w:hAnsi="Times New Roman" w:cs="Times New Roman"/>
            <w:i/>
            <w:iCs/>
            <w:color w:val="000000" w:themeColor="text1"/>
          </w:rPr>
          <w:t>Topographic attributes of each weather station</w:t>
        </w:r>
      </w:ins>
      <w:ins w:id="84" w:author="Gabrielle" w:date="2019-11-06T09:39:00Z">
        <w:r w:rsidR="0081795E">
          <w:rPr>
            <w:rFonts w:ascii="Times New Roman" w:hAnsi="Times New Roman" w:cs="Times New Roman"/>
            <w:i/>
            <w:iCs/>
            <w:color w:val="000000" w:themeColor="text1"/>
          </w:rPr>
          <w:t xml:space="preserve">, including slope, aspect, elevation and topographic wetness index (TWI). All of these values were calculated </w:t>
        </w:r>
      </w:ins>
      <w:ins w:id="85" w:author="Gabrielle" w:date="2019-11-06T09:41:00Z">
        <w:r w:rsidR="00DE0555">
          <w:rPr>
            <w:rFonts w:ascii="Times New Roman" w:hAnsi="Times New Roman" w:cs="Times New Roman"/>
            <w:i/>
            <w:iCs/>
            <w:color w:val="000000" w:themeColor="text1"/>
          </w:rPr>
          <w:t>from</w:t>
        </w:r>
      </w:ins>
      <w:ins w:id="86" w:author="Gabrielle" w:date="2019-11-06T09:39:00Z">
        <w:r w:rsidR="0081795E">
          <w:rPr>
            <w:rFonts w:ascii="Times New Roman" w:hAnsi="Times New Roman" w:cs="Times New Roman"/>
            <w:i/>
            <w:iCs/>
            <w:color w:val="000000" w:themeColor="text1"/>
          </w:rPr>
          <w:t xml:space="preserve"> </w:t>
        </w:r>
        <w:commentRangeStart w:id="87"/>
        <w:r w:rsidR="0081795E">
          <w:rPr>
            <w:rFonts w:ascii="Times New Roman" w:hAnsi="Times New Roman" w:cs="Times New Roman"/>
            <w:i/>
            <w:iCs/>
            <w:color w:val="000000" w:themeColor="text1"/>
          </w:rPr>
          <w:t>digital elevation models</w:t>
        </w:r>
      </w:ins>
      <w:commentRangeEnd w:id="87"/>
      <w:ins w:id="88" w:author="Gabrielle" w:date="2019-11-06T09:45:00Z">
        <w:r w:rsidR="00DE0555">
          <w:rPr>
            <w:rStyle w:val="CommentReference"/>
          </w:rPr>
          <w:commentReference w:id="87"/>
        </w:r>
      </w:ins>
      <w:ins w:id="89" w:author="Gabrielle" w:date="2019-11-06T09:39:00Z">
        <w:r w:rsidR="0081795E">
          <w:rPr>
            <w:rFonts w:ascii="Times New Roman" w:hAnsi="Times New Roman" w:cs="Times New Roman"/>
            <w:i/>
            <w:iCs/>
            <w:color w:val="000000" w:themeColor="text1"/>
          </w:rPr>
          <w:t xml:space="preserve"> (</w:t>
        </w:r>
      </w:ins>
      <w:ins w:id="90" w:author="Gabrielle" w:date="2019-11-06T09:50:00Z">
        <w:r w:rsidR="00BE137C">
          <w:rPr>
            <w:rFonts w:ascii="Times New Roman" w:hAnsi="Times New Roman" w:cs="Times New Roman"/>
            <w:i/>
            <w:iCs/>
            <w:color w:val="000000" w:themeColor="text1"/>
          </w:rPr>
          <w:t xml:space="preserve">obtained </w:t>
        </w:r>
      </w:ins>
      <w:commentRangeStart w:id="91"/>
      <w:ins w:id="92" w:author="Gabrielle" w:date="2019-11-06T09:43:00Z">
        <w:r w:rsidR="00DE0555">
          <w:rPr>
            <w:rFonts w:ascii="Times New Roman" w:hAnsi="Times New Roman" w:cs="Times New Roman"/>
            <w:i/>
            <w:iCs/>
            <w:color w:val="000000" w:themeColor="text1"/>
          </w:rPr>
          <w:t>from Kane et al. 2015</w:t>
        </w:r>
        <w:commentRangeEnd w:id="91"/>
        <w:r w:rsidR="00DE0555">
          <w:rPr>
            <w:rStyle w:val="CommentReference"/>
          </w:rPr>
          <w:commentReference w:id="91"/>
        </w:r>
      </w:ins>
      <w:ins w:id="93" w:author="Gabrielle" w:date="2019-11-06T09:39:00Z">
        <w:r w:rsidR="0081795E">
          <w:rPr>
            <w:rFonts w:ascii="Times New Roman" w:hAnsi="Times New Roman" w:cs="Times New Roman"/>
            <w:i/>
            <w:iCs/>
            <w:color w:val="000000" w:themeColor="text1"/>
          </w:rPr>
          <w:t xml:space="preserve"> for ICB, </w:t>
        </w:r>
      </w:ins>
      <w:ins w:id="94" w:author="Gabrielle" w:date="2019-11-06T09:49:00Z">
        <w:r w:rsidR="00581AA7">
          <w:rPr>
            <w:rFonts w:ascii="Times New Roman" w:hAnsi="Times New Roman" w:cs="Times New Roman"/>
            <w:i/>
            <w:iCs/>
            <w:color w:val="000000" w:themeColor="text1"/>
          </w:rPr>
          <w:t xml:space="preserve">and </w:t>
        </w:r>
        <w:commentRangeStart w:id="95"/>
        <w:r w:rsidR="00581AA7">
          <w:rPr>
            <w:rFonts w:ascii="Times New Roman" w:hAnsi="Times New Roman" w:cs="Times New Roman"/>
            <w:i/>
            <w:iCs/>
            <w:color w:val="000000" w:themeColor="text1"/>
          </w:rPr>
          <w:t>USGS</w:t>
        </w:r>
        <w:commentRangeEnd w:id="95"/>
        <w:r w:rsidR="00581AA7">
          <w:rPr>
            <w:rStyle w:val="CommentReference"/>
          </w:rPr>
          <w:commentReference w:id="95"/>
        </w:r>
        <w:r w:rsidR="00581AA7">
          <w:rPr>
            <w:rFonts w:ascii="Times New Roman" w:hAnsi="Times New Roman" w:cs="Times New Roman"/>
            <w:i/>
            <w:iCs/>
            <w:color w:val="000000" w:themeColor="text1"/>
          </w:rPr>
          <w:t xml:space="preserve"> </w:t>
        </w:r>
      </w:ins>
      <w:ins w:id="96" w:author="Gabrielle" w:date="2019-11-06T09:39:00Z">
        <w:r w:rsidR="0081795E">
          <w:rPr>
            <w:rFonts w:ascii="Times New Roman" w:hAnsi="Times New Roman" w:cs="Times New Roman"/>
            <w:i/>
            <w:iCs/>
            <w:color w:val="000000" w:themeColor="text1"/>
          </w:rPr>
          <w:t>for SCB)</w:t>
        </w:r>
      </w:ins>
      <w:ins w:id="97" w:author="Gabrielle" w:date="2019-11-06T09:38:00Z">
        <w:r w:rsidR="0081795E">
          <w:rPr>
            <w:rFonts w:ascii="Times New Roman" w:hAnsi="Times New Roman" w:cs="Times New Roman"/>
            <w:i/>
            <w:iCs/>
            <w:color w:val="000000" w:themeColor="text1"/>
          </w:rPr>
          <w:t xml:space="preserve">. </w:t>
        </w:r>
      </w:ins>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w:t>
      </w:r>
      <w:r w:rsidRPr="00A3320B">
        <w:rPr>
          <w:rFonts w:ascii="Times New Roman" w:hAnsi="Times New Roman" w:cs="Times New Roman"/>
          <w:color w:val="000000" w:themeColor="text1"/>
          <w:sz w:val="22"/>
          <w:szCs w:val="22"/>
        </w:rPr>
        <w:lastRenderedPageBreak/>
        <w:t xml:space="preserve">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3F679F34" wp14:editId="69AE1D77">
            <wp:extent cx="4478482" cy="5167483"/>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00739" cy="5308548"/>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Illilouette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98"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99" w:author="Jens Stevens" w:date="2019-10-29T12:37:00Z">
        <w:del w:id="100"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101" w:author="Jens Stevens" w:date="2019-10-29T12:38:00Z">
        <w:r w:rsidRPr="00A3320B">
          <w:rPr>
            <w:rFonts w:ascii="Times New Roman" w:hAnsi="Times New Roman" w:cs="Times New Roman"/>
          </w:rPr>
          <w:t>, with the wetland sites containing more silt</w:t>
        </w:r>
      </w:ins>
      <w:ins w:id="102" w:author="Jens Stevens" w:date="2019-10-29T12:39:00Z">
        <w:r w:rsidRPr="00A3320B">
          <w:rPr>
            <w:rFonts w:ascii="Times New Roman" w:hAnsi="Times New Roman" w:cs="Times New Roman"/>
          </w:rPr>
          <w:t xml:space="preserve"> and organic content (at shallow depth)</w:t>
        </w:r>
      </w:ins>
      <w:ins w:id="103" w:author="Jens Stevens" w:date="2019-10-29T12:38:00Z">
        <w:r w:rsidRPr="00A3320B">
          <w:rPr>
            <w:rFonts w:ascii="Times New Roman" w:hAnsi="Times New Roman" w:cs="Times New Roman"/>
          </w:rPr>
          <w:t xml:space="preserve"> than the others</w:t>
        </w:r>
      </w:ins>
      <w:ins w:id="104" w:author="Jens Stevens" w:date="2019-10-29T12:37:00Z">
        <w:r w:rsidRPr="00A3320B">
          <w:rPr>
            <w:rFonts w:ascii="Times New Roman" w:hAnsi="Times New Roman" w:cs="Times New Roman"/>
          </w:rPr>
          <w:t xml:space="preserve">. Shallow wetland soils (top 10cm) in both ICB and SCB </w:t>
        </w:r>
        <w:del w:id="105" w:author="Jens Stevens" w:date="2019-10-29T12:39:00Z">
          <w:r w:rsidRPr="00A3320B" w:rsidDel="007A6538">
            <w:rPr>
              <w:rFonts w:ascii="Times New Roman" w:hAnsi="Times New Roman" w:cs="Times New Roman"/>
            </w:rPr>
            <w:lastRenderedPageBreak/>
            <w:delText>showing</w:delText>
          </w:r>
        </w:del>
      </w:ins>
      <w:ins w:id="106" w:author="Jens Stevens" w:date="2019-10-29T12:39:00Z">
        <w:r w:rsidRPr="00A3320B">
          <w:rPr>
            <w:rFonts w:ascii="Times New Roman" w:hAnsi="Times New Roman" w:cs="Times New Roman"/>
          </w:rPr>
          <w:t>had</w:t>
        </w:r>
      </w:ins>
      <w:ins w:id="107" w:author="Jens Stevens" w:date="2019-10-29T12:37:00Z">
        <w:r w:rsidRPr="00A3320B">
          <w:rPr>
            <w:rFonts w:ascii="Times New Roman" w:hAnsi="Times New Roman" w:cs="Times New Roman"/>
          </w:rPr>
          <w:t xml:space="preserve"> higher organic matter and silt content compared to both deeper wetland soils and all shrub/forest soils</w:t>
        </w:r>
      </w:ins>
      <w:ins w:id="108" w:author="Jens Stevens" w:date="2019-10-29T12:40:00Z">
        <w:r w:rsidRPr="00A3320B">
          <w:rPr>
            <w:rFonts w:ascii="Times New Roman" w:hAnsi="Times New Roman" w:cs="Times New Roman"/>
          </w:rPr>
          <w:t>,</w:t>
        </w:r>
      </w:ins>
      <w:ins w:id="109" w:author="Gabrielle Boisrame" w:date="2019-10-30T13:33:00Z">
        <w:r w:rsidR="008142CD" w:rsidRPr="00A3320B">
          <w:rPr>
            <w:rFonts w:ascii="Times New Roman" w:hAnsi="Times New Roman" w:cs="Times New Roman"/>
          </w:rPr>
          <w:t xml:space="preserve"> </w:t>
        </w:r>
      </w:ins>
      <w:ins w:id="110" w:author="Jens Stevens" w:date="2019-10-29T12:40:00Z">
        <w:r w:rsidRPr="00A3320B">
          <w:rPr>
            <w:rFonts w:ascii="Times New Roman" w:hAnsi="Times New Roman" w:cs="Times New Roman"/>
          </w:rPr>
          <w:t>although s</w:t>
        </w:r>
      </w:ins>
      <w:del w:id="111"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112"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113"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2004DA30" w:rsidR="00E103E5" w:rsidRPr="00A3320B" w:rsidRDefault="00975652" w:rsidP="00763CA2">
      <w:pPr>
        <w:spacing w:line="480" w:lineRule="auto"/>
        <w:ind w:firstLine="720"/>
        <w:rPr>
          <w:rFonts w:ascii="Times New Roman" w:hAnsi="Times New Roman" w:cs="Times New Roman"/>
          <w:color w:val="000000" w:themeColor="text1"/>
        </w:rPr>
      </w:pPr>
      <w:ins w:id="114" w:author="Jens Stevens" w:date="2019-10-29T13:27:00Z">
        <w:r w:rsidRPr="00A3320B">
          <w:rPr>
            <w:rFonts w:ascii="Times New Roman" w:hAnsi="Times New Roman" w:cs="Times New Roman"/>
            <w:color w:val="000000" w:themeColor="text1"/>
          </w:rPr>
          <w:t xml:space="preserve">Precipitation </w:t>
        </w:r>
      </w:ins>
      <w:ins w:id="115" w:author="Jens Stevens" w:date="2019-10-29T13:30:00Z">
        <w:r w:rsidRPr="00A3320B">
          <w:rPr>
            <w:rFonts w:ascii="Times New Roman" w:hAnsi="Times New Roman" w:cs="Times New Roman"/>
            <w:color w:val="000000" w:themeColor="text1"/>
          </w:rPr>
          <w:t xml:space="preserve">at SCB </w:t>
        </w:r>
      </w:ins>
      <w:ins w:id="116"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17" w:author="Jens Stevens" w:date="2019-10-29T13:28:00Z">
        <w:r w:rsidRPr="00A3320B">
          <w:rPr>
            <w:rFonts w:ascii="Times New Roman" w:hAnsi="Times New Roman" w:cs="Times New Roman"/>
            <w:color w:val="000000" w:themeColor="text1"/>
          </w:rPr>
          <w:t>were</w:t>
        </w:r>
      </w:ins>
      <w:ins w:id="118" w:author="Jens Stevens" w:date="2019-10-29T13:27:00Z">
        <w:r w:rsidRPr="00A3320B">
          <w:rPr>
            <w:rFonts w:ascii="Times New Roman" w:hAnsi="Times New Roman" w:cs="Times New Roman"/>
            <w:color w:val="000000" w:themeColor="text1"/>
          </w:rPr>
          <w:t xml:space="preserve"> not heated, </w:t>
        </w:r>
      </w:ins>
      <w:ins w:id="119" w:author="Jens Stevens" w:date="2019-10-29T13:28:00Z">
        <w:r w:rsidRPr="00A3320B">
          <w:rPr>
            <w:rFonts w:ascii="Times New Roman" w:hAnsi="Times New Roman" w:cs="Times New Roman"/>
            <w:color w:val="000000" w:themeColor="text1"/>
          </w:rPr>
          <w:t>and</w:t>
        </w:r>
      </w:ins>
      <w:ins w:id="120"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21" w:author="Stevens, Jens T" w:date="2019-11-05T16:59:00Z">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w:t>
        </w:r>
      </w:ins>
      <w:ins w:id="122" w:author="Stevens, Jens T" w:date="2019-11-05T17:00:00Z">
        <w:r w:rsidR="00AE1FF5">
          <w:rPr>
            <w:rFonts w:ascii="Times New Roman" w:hAnsi="Times New Roman" w:cs="Times New Roman"/>
            <w:color w:val="000000" w:themeColor="text1"/>
          </w:rPr>
          <w:t>ent (</w:t>
        </w:r>
      </w:ins>
      <w:ins w:id="123" w:author="Stevens, Jens T" w:date="2019-11-05T16:59:00Z">
        <w:r w:rsidR="00AE1FF5">
          <w:rPr>
            <w:rFonts w:ascii="Times New Roman" w:hAnsi="Times New Roman" w:cs="Times New Roman"/>
            <w:color w:val="000000" w:themeColor="text1"/>
          </w:rPr>
          <w:t>SWE</w:t>
        </w:r>
      </w:ins>
      <w:ins w:id="124" w:author="Stevens, Jens T" w:date="2019-11-05T17:00:00Z">
        <w:r w:rsidR="00AE1FF5">
          <w:rPr>
            <w:rFonts w:ascii="Times New Roman" w:hAnsi="Times New Roman" w:cs="Times New Roman"/>
            <w:color w:val="000000" w:themeColor="text1"/>
          </w:rPr>
          <w:t>)</w:t>
        </w:r>
      </w:ins>
      <w:ins w:id="125" w:author="Stevens, Jens T" w:date="2019-11-05T16:59:00Z">
        <w:r w:rsidR="00AE1FF5">
          <w:rPr>
            <w:rFonts w:ascii="Times New Roman" w:hAnsi="Times New Roman" w:cs="Times New Roman"/>
            <w:color w:val="000000" w:themeColor="text1"/>
          </w:rPr>
          <w:t xml:space="preserve"> using snow density measurements taken at Rowell Meadow</w:t>
        </w:r>
      </w:ins>
      <w:ins w:id="126" w:author="Gabrielle" w:date="2019-11-06T10:44:00Z">
        <w:r w:rsidR="007F4FBB">
          <w:rPr>
            <w:rFonts w:ascii="Times New Roman" w:hAnsi="Times New Roman" w:cs="Times New Roman"/>
            <w:color w:val="000000" w:themeColor="text1"/>
          </w:rPr>
          <w:t xml:space="preserve"> (station RWM, cdec.water.ca.gov)</w:t>
        </w:r>
      </w:ins>
      <w:ins w:id="127" w:author="Stevens, Jens T" w:date="2019-11-05T16:59:00Z">
        <w:r w:rsidR="00AE1FF5">
          <w:rPr>
            <w:rFonts w:ascii="Times New Roman" w:hAnsi="Times New Roman" w:cs="Times New Roman"/>
            <w:color w:val="000000" w:themeColor="text1"/>
          </w:rPr>
          <w:t>, a nearby snow course</w:t>
        </w:r>
        <w:del w:id="128" w:author="Gabrielle" w:date="2019-11-06T10:44:00Z">
          <w:r w:rsidR="00AE1FF5" w:rsidDel="007F4FBB">
            <w:rPr>
              <w:rFonts w:ascii="Times New Roman" w:hAnsi="Times New Roman" w:cs="Times New Roman"/>
              <w:color w:val="000000" w:themeColor="text1"/>
            </w:rPr>
            <w:delText xml:space="preserve"> (station RWM, cdec.water.ca.gov).</w:delText>
          </w:r>
        </w:del>
        <w:del w:id="129" w:author="Gabrielle" w:date="2019-11-06T10:45:00Z">
          <w:r w:rsidR="00AE1FF5" w:rsidDel="007F4FBB">
            <w:rPr>
              <w:rFonts w:ascii="Times New Roman" w:hAnsi="Times New Roman" w:cs="Times New Roman"/>
              <w:color w:val="000000" w:themeColor="text1"/>
            </w:rPr>
            <w:delText xml:space="preserve"> </w:delText>
          </w:r>
        </w:del>
      </w:ins>
      <w:commentRangeStart w:id="130"/>
      <w:commentRangeStart w:id="131"/>
      <w:ins w:id="132" w:author="Stevens, Jens T" w:date="2019-11-05T17:02:00Z">
        <w:del w:id="133" w:author="Gabrielle" w:date="2019-11-06T10:43:00Z">
          <w:r w:rsidR="00AE1FF5" w:rsidDel="007F4FBB">
            <w:rPr>
              <w:rFonts w:ascii="Times New Roman" w:hAnsi="Times New Roman" w:cs="Times New Roman"/>
              <w:color w:val="000000" w:themeColor="text1"/>
            </w:rPr>
            <w:delText>Average s</w:delText>
          </w:r>
        </w:del>
      </w:ins>
      <w:ins w:id="134" w:author="Stevens, Jens T" w:date="2019-11-05T17:01:00Z">
        <w:del w:id="135" w:author="Gabrielle" w:date="2019-11-06T10:43:00Z">
          <w:r w:rsidR="00AE1FF5" w:rsidDel="007F4FBB">
            <w:rPr>
              <w:rFonts w:ascii="Times New Roman" w:hAnsi="Times New Roman" w:cs="Times New Roman"/>
              <w:color w:val="000000" w:themeColor="text1"/>
            </w:rPr>
            <w:delText>now density was</w:delText>
          </w:r>
        </w:del>
      </w:ins>
      <w:ins w:id="136" w:author="Gabrielle" w:date="2019-11-06T10:44:00Z">
        <w:r w:rsidR="007F4FBB">
          <w:rPr>
            <w:rFonts w:ascii="Times New Roman" w:hAnsi="Times New Roman" w:cs="Times New Roman"/>
            <w:color w:val="000000" w:themeColor="text1"/>
          </w:rPr>
          <w:t>:</w:t>
        </w:r>
      </w:ins>
      <w:ins w:id="137" w:author="Stevens, Jens T" w:date="2019-11-05T17:01:00Z">
        <w:r w:rsidR="00AE1FF5">
          <w:rPr>
            <w:rFonts w:ascii="Times New Roman" w:hAnsi="Times New Roman" w:cs="Times New Roman"/>
            <w:color w:val="000000" w:themeColor="text1"/>
          </w:rPr>
          <w:t xml:space="preserve"> 0</w:t>
        </w:r>
      </w:ins>
      <w:ins w:id="138" w:author="Stevens, Jens T" w:date="2019-11-05T16:59:00Z">
        <w:r w:rsidR="00AE1FF5">
          <w:rPr>
            <w:rFonts w:ascii="Times New Roman" w:hAnsi="Times New Roman" w:cs="Times New Roman"/>
            <w:color w:val="000000" w:themeColor="text1"/>
          </w:rPr>
          <w:t xml:space="preserve">.30 </w:t>
        </w:r>
      </w:ins>
      <w:ins w:id="139" w:author="Stevens, Jens T" w:date="2019-11-05T17:00:00Z">
        <w:r w:rsidR="00AE1FF5">
          <w:rPr>
            <w:rFonts w:ascii="Times New Roman" w:hAnsi="Times New Roman" w:cs="Times New Roman"/>
            <w:color w:val="000000" w:themeColor="text1"/>
          </w:rPr>
          <w:t>cm</w:t>
        </w:r>
        <w:del w:id="140"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w:t>
        </w:r>
      </w:ins>
      <w:ins w:id="141" w:author="Stevens, Jens T" w:date="2019-11-05T17:01:00Z">
        <w:r w:rsidR="00AE1FF5">
          <w:rPr>
            <w:rFonts w:ascii="Times New Roman" w:hAnsi="Times New Roman" w:cs="Times New Roman"/>
            <w:color w:val="000000" w:themeColor="text1"/>
          </w:rPr>
          <w:t>water</w:t>
        </w:r>
      </w:ins>
      <w:ins w:id="142" w:author="Stevens, Jens T" w:date="2019-11-05T17:00:00Z">
        <w:r w:rsidR="00AE1FF5">
          <w:rPr>
            <w:rFonts w:ascii="Times New Roman" w:hAnsi="Times New Roman" w:cs="Times New Roman"/>
            <w:color w:val="000000" w:themeColor="text1"/>
          </w:rPr>
          <w:t xml:space="preserve"> </w:t>
        </w:r>
      </w:ins>
      <w:ins w:id="143" w:author="Stevens, Jens T" w:date="2019-11-05T16:59:00Z">
        <w:r w:rsidR="00AE1FF5">
          <w:rPr>
            <w:rFonts w:ascii="Times New Roman" w:hAnsi="Times New Roman" w:cs="Times New Roman"/>
            <w:color w:val="000000" w:themeColor="text1"/>
          </w:rPr>
          <w:t>/</w:t>
        </w:r>
      </w:ins>
      <w:ins w:id="144" w:author="Stevens, Jens T" w:date="2019-11-05T17:00:00Z">
        <w:r w:rsidR="00AE1FF5">
          <w:rPr>
            <w:rFonts w:ascii="Times New Roman" w:hAnsi="Times New Roman" w:cs="Times New Roman"/>
            <w:color w:val="000000" w:themeColor="text1"/>
          </w:rPr>
          <w:t xml:space="preserve"> c</w:t>
        </w:r>
      </w:ins>
      <w:ins w:id="145" w:author="Stevens, Jens T" w:date="2019-11-05T17:01:00Z">
        <w:r w:rsidR="00AE1FF5">
          <w:rPr>
            <w:rFonts w:ascii="Times New Roman" w:hAnsi="Times New Roman" w:cs="Times New Roman"/>
            <w:color w:val="000000" w:themeColor="text1"/>
          </w:rPr>
          <w:t>m</w:t>
        </w:r>
        <w:del w:id="146"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snow</w:t>
        </w:r>
      </w:ins>
      <w:ins w:id="147" w:author="Stevens, Jens T" w:date="2019-11-05T17:02:00Z">
        <w:r w:rsidR="00AE1FF5">
          <w:rPr>
            <w:rFonts w:ascii="Times New Roman" w:hAnsi="Times New Roman" w:cs="Times New Roman"/>
            <w:color w:val="000000" w:themeColor="text1"/>
          </w:rPr>
          <w:t xml:space="preserve"> in January/February of 2017</w:t>
        </w:r>
      </w:ins>
      <w:ins w:id="148" w:author="Stevens, Jens T" w:date="2019-11-05T17:01:00Z">
        <w:r w:rsidR="00AE1FF5">
          <w:rPr>
            <w:rFonts w:ascii="Times New Roman" w:hAnsi="Times New Roman" w:cs="Times New Roman"/>
            <w:color w:val="000000" w:themeColor="text1"/>
          </w:rPr>
          <w:t>,</w:t>
        </w:r>
      </w:ins>
      <w:ins w:id="149" w:author="Stevens, Jens T" w:date="2019-11-05T16:59:00Z">
        <w:r w:rsidR="00AE1FF5">
          <w:rPr>
            <w:rFonts w:ascii="Times New Roman" w:hAnsi="Times New Roman" w:cs="Times New Roman"/>
            <w:color w:val="000000" w:themeColor="text1"/>
          </w:rPr>
          <w:t xml:space="preserve"> and </w:t>
        </w:r>
      </w:ins>
      <w:ins w:id="150" w:author="Stevens, Jens T" w:date="2019-11-05T17:01:00Z">
        <w:r w:rsidR="00AE1FF5">
          <w:rPr>
            <w:rFonts w:ascii="Times New Roman" w:hAnsi="Times New Roman" w:cs="Times New Roman"/>
            <w:color w:val="000000" w:themeColor="text1"/>
          </w:rPr>
          <w:t>0</w:t>
        </w:r>
      </w:ins>
      <w:ins w:id="151" w:author="Stevens, Jens T" w:date="2019-11-05T16:59:00Z">
        <w:r w:rsidR="00AE1FF5">
          <w:rPr>
            <w:rFonts w:ascii="Times New Roman" w:hAnsi="Times New Roman" w:cs="Times New Roman"/>
            <w:color w:val="000000" w:themeColor="text1"/>
          </w:rPr>
          <w:t>.52 in May/June of 2017</w:t>
        </w:r>
      </w:ins>
      <w:commentRangeEnd w:id="130"/>
      <w:ins w:id="152" w:author="Stevens, Jens T" w:date="2019-11-05T17:02:00Z">
        <w:r w:rsidR="00AE1FF5">
          <w:rPr>
            <w:rStyle w:val="CommentReference"/>
          </w:rPr>
          <w:commentReference w:id="130"/>
        </w:r>
      </w:ins>
      <w:commentRangeEnd w:id="131"/>
      <w:ins w:id="153" w:author="Gabrielle" w:date="2019-11-06T10:40:00Z">
        <w:r w:rsidR="007F4FBB">
          <w:rPr>
            <w:rFonts w:ascii="Times New Roman" w:hAnsi="Times New Roman" w:cs="Times New Roman"/>
            <w:color w:val="000000" w:themeColor="text1"/>
          </w:rPr>
          <w:t xml:space="preserve"> (the two periods when precipitation gap-filling was necessary)</w:t>
        </w:r>
      </w:ins>
      <w:r w:rsidR="00F73762">
        <w:rPr>
          <w:rStyle w:val="CommentReference"/>
        </w:rPr>
        <w:commentReference w:id="131"/>
      </w:r>
      <w:ins w:id="154" w:author="Stevens, Jens T" w:date="2019-11-05T16:59:00Z">
        <w:r w:rsidR="00AE1FF5">
          <w:rPr>
            <w:rFonts w:ascii="Times New Roman" w:hAnsi="Times New Roman" w:cs="Times New Roman"/>
            <w:color w:val="000000" w:themeColor="text1"/>
          </w:rPr>
          <w:t>.</w:t>
        </w:r>
      </w:ins>
      <w:del w:id="155"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 xml:space="preserve">increases in shallow soil </w:delText>
        </w:r>
        <w:r w:rsidR="00763CA2" w:rsidRPr="00A3320B" w:rsidDel="00AE1FF5">
          <w:rPr>
            <w:rFonts w:ascii="Times New Roman" w:hAnsi="Times New Roman" w:cs="Times New Roman"/>
            <w:color w:val="000000" w:themeColor="text1"/>
          </w:rPr>
          <w:lastRenderedPageBreak/>
          <w:delText>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del w:id="156" w:author="Gabrielle" w:date="2019-11-06T10:45:00Z">
        <w:r w:rsidR="001B299F" w:rsidRPr="00A3320B" w:rsidDel="00FD108D">
          <w:rPr>
            <w:rFonts w:ascii="Times New Roman" w:hAnsi="Times New Roman" w:cs="Times New Roman"/>
            <w:color w:val="000000" w:themeColor="text1"/>
          </w:rPr>
          <w:delText xml:space="preserve">predictions </w:delText>
        </w:r>
      </w:del>
      <w:ins w:id="157" w:author="Gabrielle" w:date="2019-11-06T10:49:00Z">
        <w:r w:rsidR="0049216A">
          <w:rPr>
            <w:rFonts w:ascii="Times New Roman" w:hAnsi="Times New Roman" w:cs="Times New Roman"/>
            <w:color w:val="000000" w:themeColor="text1"/>
          </w:rPr>
          <w:t xml:space="preserve">calculations </w:t>
        </w:r>
      </w:ins>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58" w:author="Jens Stevens" w:date="2019-10-29T13:28:00Z">
        <w:r w:rsidRPr="00A3320B">
          <w:rPr>
            <w:rFonts w:ascii="Times New Roman" w:hAnsi="Times New Roman" w:cs="Times New Roman"/>
            <w:color w:val="000000" w:themeColor="text1"/>
          </w:rPr>
          <w:t>Soil moisture was measured at 10-min intervals by horizontally installed Campbell Scientific 300 mm two-prong TDR probes (CS650) at 12, 60, and 100 cm</w:t>
        </w:r>
      </w:ins>
      <w:ins w:id="159" w:author="Jens Stevens" w:date="2019-10-29T13:36:00Z">
        <w:r w:rsidRPr="00A3320B">
          <w:rPr>
            <w:rFonts w:ascii="Times New Roman" w:hAnsi="Times New Roman" w:cs="Times New Roman"/>
            <w:color w:val="000000" w:themeColor="text1"/>
          </w:rPr>
          <w:t xml:space="preserve"> depths</w:t>
        </w:r>
      </w:ins>
      <w:ins w:id="160"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spatially-distributed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61" w:author="Stevens, Jens T" w:date="2019-11-05T10:15:00Z">
        <w:r w:rsidR="00E621A0" w:rsidRPr="00A3320B" w:rsidDel="009549AA">
          <w:rPr>
            <w:rFonts w:ascii="Times New Roman" w:hAnsi="Times New Roman" w:cs="Times New Roman"/>
            <w:color w:val="000000" w:themeColor="text1"/>
          </w:rPr>
          <w:delText>B1</w:delText>
        </w:r>
      </w:del>
      <w:ins w:id="162"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weather station 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The consistency between the results indicates both that the weather stations were representative of 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63"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64"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65" w:author="Jens Stevens" w:date="2019-10-29T13:38:00Z">
        <w:r w:rsidR="007A1F76" w:rsidRPr="00A3320B" w:rsidDel="003319B7">
          <w:rPr>
            <w:rFonts w:ascii="Times New Roman" w:hAnsi="Times New Roman" w:cs="Times New Roman"/>
            <w:color w:val="000000" w:themeColor="text1"/>
          </w:rPr>
          <w:delText xml:space="preserve">manual </w:delText>
        </w:r>
      </w:del>
      <w:ins w:id="166"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67"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68"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differences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w:t>
      </w:r>
      <w:r w:rsidR="001E59E8" w:rsidRPr="00A3320B">
        <w:rPr>
          <w:rFonts w:ascii="Times New Roman" w:hAnsi="Times New Roman" w:cs="Times New Roman"/>
          <w:color w:val="000000" w:themeColor="text1"/>
        </w:rPr>
        <w:lastRenderedPageBreak/>
        <w:t>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69"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721BDB44" w14:textId="131042BB" w:rsidR="00CE24C2" w:rsidRPr="00A3320B" w:rsidRDefault="00CE24C2">
      <w:pPr>
        <w:rPr>
          <w:rFonts w:ascii="Times New Roman" w:hAnsi="Times New Roman" w:cs="Times New Roman"/>
        </w:rPr>
      </w:pPr>
    </w:p>
    <w:p w14:paraId="46743F69" w14:textId="3B18F0C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70" w:author="Stevens, Jens T" w:date="2019-11-05T10:15:00Z">
        <w:r w:rsidR="00F0305D" w:rsidRPr="00A3320B" w:rsidDel="009549AA">
          <w:rPr>
            <w:rFonts w:ascii="Times New Roman" w:hAnsi="Times New Roman" w:cs="Times New Roman"/>
          </w:rPr>
          <w:delText>B2</w:delText>
        </w:r>
      </w:del>
      <w:ins w:id="171"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2"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72"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73"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w:t>
      </w:r>
      <w:r w:rsidRPr="00A3320B">
        <w:rPr>
          <w:rFonts w:ascii="Times New Roman" w:hAnsi="Times New Roman" w:cs="Times New Roman"/>
          <w:i/>
        </w:rPr>
        <w:lastRenderedPageBreak/>
        <w:t>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74" w:author="Stevens, Jens T" w:date="2019-11-05T17:04:00Z">
              <w:r w:rsidRPr="00A3320B" w:rsidDel="00AE1FF5">
                <w:rPr>
                  <w:rFonts w:ascii="Times New Roman" w:hAnsi="Times New Roman" w:cs="Times New Roman"/>
                </w:rPr>
                <w:delText xml:space="preserve">1130 </w:delText>
              </w:r>
            </w:del>
            <w:ins w:id="175"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76" w:author="Stevens, Jens T" w:date="2019-11-05T17:06:00Z">
              <w:r w:rsidRPr="00A3320B" w:rsidDel="00AE1FF5">
                <w:rPr>
                  <w:rFonts w:ascii="Times New Roman" w:hAnsi="Times New Roman" w:cs="Times New Roman"/>
                </w:rPr>
                <w:delText xml:space="preserve">560 </w:delText>
              </w:r>
            </w:del>
            <w:ins w:id="177"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commentRangeStart w:id="178"/>
            <w:commentRangeStart w:id="179"/>
            <w:r w:rsidRPr="00A3320B">
              <w:rPr>
                <w:rFonts w:ascii="Times New Roman" w:hAnsi="Times New Roman" w:cs="Times New Roman"/>
              </w:rPr>
              <w:t>2017 mm</w:t>
            </w:r>
            <w:commentRangeEnd w:id="178"/>
            <w:r w:rsidR="00AE1FF5">
              <w:rPr>
                <w:rStyle w:val="CommentReference"/>
              </w:rPr>
              <w:commentReference w:id="178"/>
            </w:r>
            <w:commentRangeEnd w:id="179"/>
            <w:r w:rsidR="00446598">
              <w:rPr>
                <w:rStyle w:val="CommentReference"/>
              </w:rPr>
              <w:commentReference w:id="179"/>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81" w:author="Stevens, Jens T" w:date="2019-11-05T17:04:00Z">
              <w:r w:rsidRPr="00A3320B" w:rsidDel="00AE1FF5">
                <w:rPr>
                  <w:rFonts w:ascii="Times New Roman" w:hAnsi="Times New Roman" w:cs="Times New Roman"/>
                </w:rPr>
                <w:delText xml:space="preserve">780 </w:delText>
              </w:r>
            </w:del>
            <w:ins w:id="182"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83" w:author="Stevens, Jens T" w:date="2019-11-05T17:06:00Z">
              <w:r w:rsidRPr="00A3320B" w:rsidDel="00AE1FF5">
                <w:rPr>
                  <w:rFonts w:ascii="Times New Roman" w:hAnsi="Times New Roman" w:cs="Times New Roman"/>
                </w:rPr>
                <w:delText xml:space="preserve">490 </w:delText>
              </w:r>
            </w:del>
            <w:ins w:id="184"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85" w:author="Stevens, Jens T" w:date="2019-11-05T17:06:00Z">
              <w:r w:rsidRPr="00A3320B" w:rsidDel="00AE1FF5">
                <w:rPr>
                  <w:rFonts w:ascii="Times New Roman" w:hAnsi="Times New Roman" w:cs="Times New Roman"/>
                </w:rPr>
                <w:delText>1.14</w:delText>
              </w:r>
            </w:del>
            <w:ins w:id="186"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87" w:author="Stevens, Jens T" w:date="2019-11-05T17:05:00Z">
              <w:r w:rsidRPr="00A3320B" w:rsidDel="00AE1FF5">
                <w:rPr>
                  <w:rFonts w:ascii="Times New Roman" w:hAnsi="Times New Roman" w:cs="Times New Roman"/>
                </w:rPr>
                <w:delText>1.78</w:delText>
              </w:r>
            </w:del>
            <w:ins w:id="188"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89"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90"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91" w:author="Stevens, Jens T" w:date="2019-11-05T17:06:00Z">
              <w:r w:rsidRPr="00A3320B" w:rsidDel="00AE1FF5">
                <w:rPr>
                  <w:rFonts w:ascii="Times New Roman" w:hAnsi="Times New Roman" w:cs="Times New Roman"/>
                </w:rPr>
                <w:delText>1.37</w:delText>
              </w:r>
            </w:del>
            <w:ins w:id="192"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93"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94"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95" w:name="_Ref534405756"/>
      <w:r w:rsidRPr="00A3320B">
        <w:rPr>
          <w:rFonts w:ascii="Times New Roman" w:hAnsi="Times New Roman" w:cs="Times New Roman"/>
          <w:color w:val="000000" w:themeColor="text1"/>
          <w:sz w:val="22"/>
          <w:szCs w:val="22"/>
        </w:rPr>
        <w:t xml:space="preserve">Figure </w:t>
      </w:r>
      <w:bookmarkEnd w:id="195"/>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96"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97"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98"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99" w:author="Jens Stevens" w:date="2019-10-29T15:51:00Z"/>
          <w:rFonts w:ascii="Times New Roman" w:hAnsi="Times New Roman" w:cs="Times New Roman"/>
        </w:rPr>
      </w:pPr>
      <w:ins w:id="200"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types, and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201" w:author="Jens Stevens" w:date="2019-10-29T15:52:00Z">
        <w:r w:rsidRPr="00A3320B">
          <w:rPr>
            <w:rFonts w:ascii="Times New Roman" w:hAnsi="Times New Roman" w:cs="Times New Roman"/>
          </w:rPr>
          <w:t xml:space="preserve">To </w:t>
        </w:r>
      </w:ins>
      <w:del w:id="202"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203" w:author="Jens Stevens" w:date="2019-10-29T15:53:00Z">
        <w:r w:rsidRPr="00A3320B">
          <w:rPr>
            <w:rFonts w:ascii="Times New Roman" w:hAnsi="Times New Roman" w:cs="Times New Roman"/>
          </w:rPr>
          <w:t>and compare vegetation patch metrics</w:t>
        </w:r>
      </w:ins>
      <w:del w:id="204"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205"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206" w:author="Jens Stevens" w:date="2019-10-29T15:53:00Z">
        <w:r w:rsidRPr="00A3320B">
          <w:rPr>
            <w:rFonts w:ascii="Times New Roman" w:hAnsi="Times New Roman" w:cs="Times New Roman"/>
          </w:rPr>
          <w:t xml:space="preserve">we used FRAGSTATS </w:t>
        </w:r>
      </w:ins>
      <w:ins w:id="207" w:author="Gabrielle Boisrame" w:date="2019-10-30T11:44:00Z">
        <w:r w:rsidR="0020020C" w:rsidRPr="00A3320B">
          <w:rPr>
            <w:rFonts w:ascii="Times New Roman" w:hAnsi="Times New Roman" w:cs="Times New Roman"/>
          </w:rPr>
          <w:t>software</w:t>
        </w:r>
      </w:ins>
      <w:ins w:id="208" w:author="Jens Stevens" w:date="2019-10-29T15:53:00Z">
        <w:r w:rsidRPr="00A3320B">
          <w:rPr>
            <w:rFonts w:ascii="Times New Roman" w:hAnsi="Times New Roman" w:cs="Times New Roman"/>
          </w:rPr>
          <w:t xml:space="preserve"> </w:t>
        </w:r>
      </w:ins>
      <w:ins w:id="209" w:author="Gabrielle Boisrame" w:date="2019-10-30T11:45:00Z">
        <w:r w:rsidR="0020020C" w:rsidRPr="00A3320B">
          <w:rPr>
            <w:rFonts w:ascii="Times New Roman" w:hAnsi="Times New Roman" w:cs="Times New Roman"/>
          </w:rPr>
          <w:t>(</w:t>
        </w:r>
      </w:ins>
      <w:ins w:id="210"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211" w:author="Jens Stevens" w:date="2019-10-29T15:53:00Z">
        <w:r w:rsidRPr="00A3320B">
          <w:rPr>
            <w:rFonts w:ascii="Times New Roman" w:hAnsi="Times New Roman" w:cs="Times New Roman"/>
          </w:rPr>
          <w:t>to analyze</w:t>
        </w:r>
      </w:ins>
      <w:del w:id="212"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213" w:author="Stevens, Jens T" w:date="2019-11-05T10:22:00Z">
        <w:r w:rsidR="00A234C7" w:rsidRPr="00A3320B">
          <w:rPr>
            <w:rFonts w:ascii="Times New Roman" w:hAnsi="Times New Roman" w:cs="Times New Roman"/>
          </w:rPr>
          <w:t xml:space="preserve">exclusion and </w:t>
        </w:r>
      </w:ins>
      <w:r w:rsidR="00AA5D49" w:rsidRPr="00A3320B">
        <w:rPr>
          <w:rFonts w:ascii="Times New Roman" w:hAnsi="Times New Roman" w:cs="Times New Roman"/>
        </w:rPr>
        <w:t xml:space="preserve">suppression, and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w:t>
      </w:r>
      <w:r w:rsidR="00AA5D49" w:rsidRPr="00A3320B">
        <w:rPr>
          <w:rFonts w:ascii="Times New Roman" w:hAnsi="Times New Roman" w:cs="Times New Roman"/>
        </w:rPr>
        <w:lastRenderedPageBreak/>
        <w:t>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214"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215"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216"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217" w:author="Jens Stevens" w:date="2019-10-29T15:58:00Z"/>
          <w:rFonts w:ascii="Times New Roman" w:hAnsi="Times New Roman" w:cs="Times New Roman"/>
          <w:b/>
        </w:rPr>
      </w:pPr>
      <w:ins w:id="218" w:author="Jens Stevens" w:date="2019-10-29T15:55:00Z">
        <w:r w:rsidRPr="00A3320B">
          <w:rPr>
            <w:rFonts w:ascii="Times New Roman" w:hAnsi="Times New Roman" w:cs="Times New Roman"/>
            <w:b/>
          </w:rPr>
          <w:t>SCB Landscape Change</w:t>
        </w:r>
      </w:ins>
      <w:ins w:id="219" w:author="Jens Stevens" w:date="2019-10-29T15:56:00Z">
        <w:r w:rsidRPr="00A3320B">
          <w:rPr>
            <w:rFonts w:ascii="Times New Roman" w:hAnsi="Times New Roman" w:cs="Times New Roman"/>
            <w:b/>
          </w:rPr>
          <w:t xml:space="preserve"> Results</w:t>
        </w:r>
      </w:ins>
      <w:ins w:id="220"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221" w:author="Jens Stevens" w:date="2019-10-29T15:58:00Z">
        <w:r w:rsidRPr="00A3320B">
          <w:rPr>
            <w:rFonts w:ascii="Times New Roman" w:hAnsi="Times New Roman" w:cs="Times New Roman"/>
            <w:b/>
          </w:rPr>
          <w:tab/>
        </w:r>
      </w:ins>
      <w:ins w:id="222" w:author="Jens Stevens" w:date="2019-10-29T15:59:00Z">
        <w:r w:rsidRPr="00A3320B">
          <w:rPr>
            <w:rFonts w:ascii="Times New Roman" w:hAnsi="Times New Roman" w:cs="Times New Roman"/>
          </w:rPr>
          <w:t>As described in the main text results, transitions from shrub</w:t>
        </w:r>
      </w:ins>
      <w:ins w:id="223" w:author="Jens Stevens" w:date="2019-10-29T16:01:00Z">
        <w:r w:rsidRPr="00A3320B">
          <w:rPr>
            <w:rFonts w:ascii="Times New Roman" w:hAnsi="Times New Roman" w:cs="Times New Roman"/>
          </w:rPr>
          <w:t xml:space="preserve"> and mixed-conifer</w:t>
        </w:r>
      </w:ins>
      <w:ins w:id="224" w:author="Jens Stevens" w:date="2019-10-29T15:59:00Z">
        <w:r w:rsidRPr="00A3320B">
          <w:rPr>
            <w:rFonts w:ascii="Times New Roman" w:hAnsi="Times New Roman" w:cs="Times New Roman"/>
          </w:rPr>
          <w:t xml:space="preserve"> to sparse </w:t>
        </w:r>
      </w:ins>
      <w:ins w:id="225" w:author="Jens Stevens" w:date="2019-10-29T16:01:00Z">
        <w:r w:rsidRPr="00A3320B">
          <w:rPr>
            <w:rFonts w:ascii="Times New Roman" w:hAnsi="Times New Roman" w:cs="Times New Roman"/>
          </w:rPr>
          <w:t>and</w:t>
        </w:r>
      </w:ins>
      <w:ins w:id="226" w:author="Jens Stevens" w:date="2019-10-29T16:02:00Z">
        <w:r w:rsidRPr="00A3320B">
          <w:rPr>
            <w:rFonts w:ascii="Times New Roman" w:hAnsi="Times New Roman" w:cs="Times New Roman"/>
          </w:rPr>
          <w:t xml:space="preserve"> to a lesser extent</w:t>
        </w:r>
      </w:ins>
      <w:ins w:id="227" w:author="Jens Stevens" w:date="2019-10-29T16:01:00Z">
        <w:r w:rsidRPr="00A3320B">
          <w:rPr>
            <w:rFonts w:ascii="Times New Roman" w:hAnsi="Times New Roman" w:cs="Times New Roman"/>
          </w:rPr>
          <w:t xml:space="preserve"> dense </w:t>
        </w:r>
      </w:ins>
      <w:ins w:id="228"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ins w:id="229" w:author="Jens Stevens" w:date="2019-10-29T16:01:00Z">
        <w:r w:rsidRPr="00A3320B">
          <w:rPr>
            <w:rFonts w:ascii="Times New Roman" w:hAnsi="Times New Roman" w:cs="Times New Roman"/>
          </w:rPr>
          <w:t>c,d</w:t>
        </w:r>
      </w:ins>
      <w:ins w:id="230" w:author="Jens Stevens" w:date="2019-10-29T15:59:00Z">
        <w:r w:rsidRPr="00A3320B">
          <w:rPr>
            <w:rFonts w:ascii="Times New Roman" w:hAnsi="Times New Roman" w:cs="Times New Roman"/>
          </w:rPr>
          <w:t>). Dense meadow</w:t>
        </w:r>
      </w:ins>
      <w:ins w:id="231" w:author="Jens Stevens" w:date="2019-10-29T16:02:00Z">
        <w:r w:rsidRPr="00A3320B">
          <w:rPr>
            <w:rFonts w:ascii="Times New Roman" w:hAnsi="Times New Roman" w:cs="Times New Roman"/>
          </w:rPr>
          <w:t xml:space="preserve"> </w:t>
        </w:r>
      </w:ins>
      <w:ins w:id="232" w:author="Jens Stevens" w:date="2019-10-29T15:59:00Z">
        <w:r w:rsidRPr="00A3320B">
          <w:rPr>
            <w:rFonts w:ascii="Times New Roman" w:hAnsi="Times New Roman" w:cs="Times New Roman"/>
          </w:rPr>
          <w:t>area</w:t>
        </w:r>
      </w:ins>
      <w:ins w:id="233" w:author="Jens Stevens" w:date="2019-10-29T16:03:00Z">
        <w:r w:rsidRPr="00A3320B">
          <w:rPr>
            <w:rFonts w:ascii="Times New Roman" w:hAnsi="Times New Roman" w:cs="Times New Roman"/>
          </w:rPr>
          <w:t xml:space="preserve"> is limited in this watershed</w:t>
        </w:r>
      </w:ins>
      <w:ins w:id="234" w:author="Jens Stevens" w:date="2019-10-29T15:59:00Z">
        <w:r w:rsidRPr="00A3320B">
          <w:rPr>
            <w:rFonts w:ascii="Times New Roman" w:hAnsi="Times New Roman" w:cs="Times New Roman"/>
          </w:rPr>
          <w:t xml:space="preserve"> </w:t>
        </w:r>
      </w:ins>
      <w:ins w:id="235" w:author="Jens Stevens" w:date="2019-10-29T16:03:00Z">
        <w:r w:rsidRPr="00A3320B">
          <w:rPr>
            <w:rFonts w:ascii="Times New Roman" w:hAnsi="Times New Roman" w:cs="Times New Roman"/>
          </w:rPr>
          <w:t>and saw</w:t>
        </w:r>
      </w:ins>
      <w:ins w:id="236"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0D59CC1">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4"/>
                    <a:stretch>
                      <a:fillRect/>
                    </a:stretch>
                  </pic:blipFill>
                  <pic:spPr>
                    <a:xfrm>
                      <a:off x="0" y="0"/>
                      <a:ext cx="5943600" cy="4457700"/>
                    </a:xfrm>
                    <a:prstGeom prst="rect">
                      <a:avLst/>
                    </a:prstGeom>
                  </pic:spPr>
                </pic:pic>
              </a:graphicData>
            </a:graphic>
          </wp:inline>
        </w:drawing>
      </w:r>
    </w:p>
    <w:p w14:paraId="4DB590CA" w14:textId="77777777" w:rsidR="00F513F3" w:rsidRPr="00A3320B" w:rsidRDefault="00F513F3" w:rsidP="00F513F3">
      <w:pPr>
        <w:pStyle w:val="Caption"/>
        <w:rPr>
          <w:rFonts w:ascii="Times New Roman" w:hAnsi="Times New Roman" w:cs="Times New Roman"/>
          <w:sz w:val="22"/>
          <w:szCs w:val="22"/>
        </w:rPr>
      </w:pPr>
      <w:bookmarkStart w:id="237" w:name="_Ref536611059"/>
      <w:bookmarkStart w:id="238" w:name="_Ref534801"/>
      <w:r w:rsidRPr="00A3320B">
        <w:rPr>
          <w:rFonts w:ascii="Times New Roman" w:hAnsi="Times New Roman" w:cs="Times New Roman"/>
          <w:b/>
          <w:sz w:val="22"/>
          <w:szCs w:val="22"/>
        </w:rPr>
        <w:t xml:space="preserve">Figure </w:t>
      </w:r>
      <w:del w:id="239" w:author="Jens Stevens" w:date="2019-10-29T15:55:00Z">
        <w:r w:rsidRPr="00A3320B" w:rsidDel="00F513F3">
          <w:rPr>
            <w:rFonts w:ascii="Times New Roman" w:hAnsi="Times New Roman" w:cs="Times New Roman"/>
            <w:b/>
            <w:sz w:val="22"/>
            <w:szCs w:val="22"/>
          </w:rPr>
          <w:delText>6</w:delText>
        </w:r>
      </w:del>
      <w:ins w:id="240"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37"/>
      <w:bookmarkEnd w:id="238"/>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41"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42"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43"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Illilouette Creek Basin (ICB). Diversity indices increased over time for both watersheds, but the change was negligible for SCB, </w:t>
      </w:r>
      <w:del w:id="244" w:author="Stevens, Jens T" w:date="2019-11-05T11:03:00Z">
        <w:r w:rsidRPr="00A3320B" w:rsidDel="001A22BB">
          <w:rPr>
            <w:rFonts w:ascii="Times New Roman" w:hAnsi="Times New Roman" w:cs="Times New Roman"/>
            <w:color w:val="000000" w:themeColor="text1"/>
          </w:rPr>
          <w:delText xml:space="preserve">showing </w:delText>
        </w:r>
      </w:del>
      <w:ins w:id="245" w:author="Stevens, Jens T" w:date="2019-11-05T11:03:00Z">
        <w:r w:rsidR="001A22BB" w:rsidRPr="00A3320B">
          <w:rPr>
            <w:rFonts w:ascii="Times New Roman" w:hAnsi="Times New Roman" w:cs="Times New Roman"/>
            <w:color w:val="000000" w:themeColor="text1"/>
          </w:rPr>
          <w:t xml:space="preserve">demonstrating </w:t>
        </w:r>
      </w:ins>
      <w:r w:rsidRPr="00A3320B">
        <w:rPr>
          <w:rFonts w:ascii="Times New Roman" w:hAnsi="Times New Roman" w:cs="Times New Roman"/>
          <w:color w:val="000000" w:themeColor="text1"/>
        </w:rPr>
        <w:t xml:space="preserve">that landscape diversity rose only very slightly in response to fire (Figure </w:t>
      </w:r>
      <w:del w:id="246" w:author="Jens Stevens" w:date="2019-10-29T18:17:00Z">
        <w:r w:rsidRPr="00A3320B" w:rsidDel="002E3C45">
          <w:rPr>
            <w:rFonts w:ascii="Times New Roman" w:hAnsi="Times New Roman" w:cs="Times New Roman"/>
            <w:color w:val="000000" w:themeColor="text1"/>
          </w:rPr>
          <w:delText>C1</w:delText>
        </w:r>
      </w:del>
      <w:ins w:id="247"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48" w:author="Jens Stevens" w:date="2019-10-29T18:17:00Z">
        <w:r w:rsidRPr="00A3320B" w:rsidDel="002E3C45">
          <w:rPr>
            <w:rFonts w:ascii="Times New Roman" w:hAnsi="Times New Roman" w:cs="Times New Roman"/>
            <w:color w:val="000000" w:themeColor="text1"/>
          </w:rPr>
          <w:delText>C2</w:delText>
        </w:r>
      </w:del>
      <w:ins w:id="249"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50" w:author="Jens Stevens" w:date="2019-10-29T18:17:00Z">
        <w:r w:rsidRPr="00A3320B" w:rsidDel="002E3C45">
          <w:rPr>
            <w:rFonts w:ascii="Times New Roman" w:hAnsi="Times New Roman" w:cs="Times New Roman"/>
            <w:color w:val="000000" w:themeColor="text1"/>
          </w:rPr>
          <w:delText>C3b</w:delText>
        </w:r>
      </w:del>
      <w:ins w:id="251"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52" w:author="Jens Stevens" w:date="2019-10-29T18:17:00Z">
        <w:r w:rsidRPr="00A3320B" w:rsidDel="002E3C45">
          <w:rPr>
            <w:rFonts w:ascii="Times New Roman" w:hAnsi="Times New Roman" w:cs="Times New Roman"/>
            <w:color w:val="000000" w:themeColor="text1"/>
          </w:rPr>
          <w:delText>C3</w:delText>
        </w:r>
      </w:del>
      <w:ins w:id="253"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54" w:author="Jens Stevens" w:date="2019-10-29T18:17:00Z">
        <w:r w:rsidRPr="00A3320B" w:rsidDel="002E3C45">
          <w:rPr>
            <w:rFonts w:ascii="Times New Roman" w:hAnsi="Times New Roman" w:cs="Times New Roman"/>
            <w:color w:val="000000" w:themeColor="text1"/>
          </w:rPr>
          <w:delText>C4</w:delText>
        </w:r>
      </w:del>
      <w:ins w:id="255"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56" w:author="Jens Stevens" w:date="2019-10-29T18:17:00Z">
        <w:r w:rsidRPr="00A3320B" w:rsidDel="002E3C45">
          <w:rPr>
            <w:rFonts w:ascii="Times New Roman" w:hAnsi="Times New Roman" w:cs="Times New Roman"/>
            <w:color w:val="000000" w:themeColor="text1"/>
          </w:rPr>
          <w:delText>C4</w:delText>
        </w:r>
      </w:del>
      <w:ins w:id="257"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58" w:author="Jens Stevens" w:date="2019-10-29T18:17:00Z">
        <w:r w:rsidRPr="00A3320B" w:rsidDel="002E3C45">
          <w:rPr>
            <w:rFonts w:ascii="Times New Roman" w:hAnsi="Times New Roman" w:cs="Times New Roman"/>
            <w:color w:val="000000" w:themeColor="text1"/>
          </w:rPr>
          <w:delText>C5</w:delText>
        </w:r>
      </w:del>
      <w:ins w:id="259"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60"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61"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62" w:author="Jens Stevens" w:date="2019-10-29T18:17:00Z">
        <w:r w:rsidRPr="00A3320B" w:rsidDel="002E3C45">
          <w:rPr>
            <w:rFonts w:ascii="Times New Roman" w:hAnsi="Times New Roman" w:cs="Times New Roman"/>
            <w:color w:val="000000" w:themeColor="text1"/>
          </w:rPr>
          <w:delText>C1</w:delText>
        </w:r>
      </w:del>
      <w:ins w:id="263"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64" w:author="Jens Stevens" w:date="2019-10-29T18:18:00Z">
        <w:r w:rsidRPr="00A3320B" w:rsidDel="002E3C45">
          <w:rPr>
            <w:rFonts w:ascii="Times New Roman" w:hAnsi="Times New Roman" w:cs="Times New Roman"/>
            <w:i/>
            <w:color w:val="000000" w:themeColor="text1"/>
            <w:sz w:val="22"/>
            <w:szCs w:val="22"/>
          </w:rPr>
          <w:delText>C1</w:delText>
        </w:r>
      </w:del>
      <w:ins w:id="265"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66" w:author="Jens Stevens" w:date="2019-10-29T18:18:00Z">
        <w:r w:rsidRPr="00A3320B" w:rsidDel="002E3C45">
          <w:rPr>
            <w:rFonts w:ascii="Times New Roman" w:hAnsi="Times New Roman" w:cs="Times New Roman"/>
            <w:i/>
            <w:color w:val="000000" w:themeColor="text1"/>
            <w:sz w:val="22"/>
            <w:szCs w:val="22"/>
          </w:rPr>
          <w:delText>C2</w:delText>
        </w:r>
      </w:del>
      <w:ins w:id="267"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68"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7">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69" w:author="Jens Stevens" w:date="2019-10-29T18:18:00Z">
        <w:r w:rsidRPr="00A3320B" w:rsidDel="002E3C45">
          <w:rPr>
            <w:rFonts w:ascii="Times New Roman" w:hAnsi="Times New Roman" w:cs="Times New Roman"/>
            <w:i/>
            <w:sz w:val="22"/>
            <w:szCs w:val="22"/>
          </w:rPr>
          <w:delText>C3</w:delText>
        </w:r>
      </w:del>
      <w:ins w:id="270"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71" w:author="Jens Stevens" w:date="2019-10-29T18:18:00Z">
        <w:r w:rsidRPr="00A3320B" w:rsidDel="002E3C45">
          <w:rPr>
            <w:rFonts w:ascii="Times New Roman" w:hAnsi="Times New Roman" w:cs="Times New Roman"/>
            <w:i/>
            <w:sz w:val="22"/>
            <w:szCs w:val="22"/>
          </w:rPr>
          <w:delText>C4</w:delText>
        </w:r>
      </w:del>
      <w:ins w:id="272"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73" w:author="Jens Stevens" w:date="2019-10-29T18:18:00Z">
        <w:r w:rsidRPr="00A3320B" w:rsidDel="002E3C45">
          <w:rPr>
            <w:rFonts w:ascii="Times New Roman" w:hAnsi="Times New Roman" w:cs="Times New Roman"/>
            <w:i/>
            <w:sz w:val="22"/>
            <w:szCs w:val="22"/>
          </w:rPr>
          <w:delText>C5</w:delText>
        </w:r>
      </w:del>
      <w:ins w:id="274"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Mean area-weighted fractal dimension of patches for each vegetation class for both ICB and SCB. 1997 is omitted due to small  differences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75" w:name="_Ref534405156"/>
      <w:r w:rsidRPr="00A3320B">
        <w:rPr>
          <w:rFonts w:ascii="Times New Roman" w:hAnsi="Times New Roman" w:cs="Times New Roman"/>
          <w:color w:val="000000" w:themeColor="text1"/>
          <w:sz w:val="22"/>
          <w:szCs w:val="22"/>
        </w:rPr>
        <w:t xml:space="preserve">Figure </w:t>
      </w:r>
      <w:bookmarkEnd w:id="275"/>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and Illilouette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0.4%, and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76" w:name="_Ref189030"/>
      <w:r w:rsidRPr="00A3320B">
        <w:rPr>
          <w:rFonts w:ascii="Times New Roman" w:hAnsi="Times New Roman" w:cs="Times New Roman"/>
          <w:color w:val="000000" w:themeColor="text1"/>
          <w:sz w:val="22"/>
          <w:szCs w:val="22"/>
        </w:rPr>
        <w:t xml:space="preserve">Figure </w:t>
      </w:r>
      <w:bookmarkEnd w:id="27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77" w:name="_Ref2328677"/>
      <w:r w:rsidRPr="00A3320B">
        <w:rPr>
          <w:rFonts w:ascii="Times New Roman" w:hAnsi="Times New Roman" w:cs="Times New Roman"/>
          <w:color w:val="000000" w:themeColor="text1"/>
          <w:sz w:val="22"/>
          <w:szCs w:val="22"/>
        </w:rPr>
        <w:t xml:space="preserve">Figure </w:t>
      </w:r>
      <w:bookmarkEnd w:id="277"/>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6">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36E7ECEA"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Illilouette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ins w:id="278" w:author="Gabrielle" w:date="2019-11-06T11:09:00Z">
        <w:r w:rsidR="006C55E2">
          <w:rPr>
            <w:rFonts w:ascii="Times New Roman" w:hAnsi="Times New Roman" w:cs="Times New Roman"/>
            <w:i/>
            <w:sz w:val="22"/>
            <w:szCs w:val="22"/>
          </w:rPr>
          <w:t>8</w:t>
        </w:r>
      </w:ins>
      <w:del w:id="279" w:author="Gabrielle" w:date="2019-11-06T11:09:00Z">
        <w:r w:rsidR="009F7092" w:rsidRPr="00A3320B" w:rsidDel="006C55E2">
          <w:rPr>
            <w:rFonts w:ascii="Times New Roman" w:hAnsi="Times New Roman" w:cs="Times New Roman"/>
            <w:i/>
            <w:sz w:val="22"/>
            <w:szCs w:val="22"/>
          </w:rPr>
          <w:delText>7</w:delText>
        </w:r>
      </w:del>
      <w:r w:rsidR="009F7092" w:rsidRPr="00A3320B">
        <w:rPr>
          <w:rFonts w:ascii="Times New Roman" w:hAnsi="Times New Roman" w:cs="Times New Roman"/>
          <w:i/>
          <w:sz w:val="22"/>
          <w:szCs w:val="22"/>
        </w:rPr>
        <w:t xml:space="preserve"> in the main document). This figure is reproduced from Boisramé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454C1EB" w14:textId="77777777" w:rsidR="00151521" w:rsidRPr="00A3320B" w:rsidRDefault="003D164C" w:rsidP="00151521">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151521" w:rsidRPr="00A3320B">
        <w:rPr>
          <w:b/>
          <w:noProof/>
        </w:rPr>
        <w:t>Literature Cited</w:t>
      </w:r>
    </w:p>
    <w:p w14:paraId="7A582E67" w14:textId="77777777" w:rsidR="00151521" w:rsidRPr="00A3320B" w:rsidRDefault="00151521" w:rsidP="00151521">
      <w:pPr>
        <w:pStyle w:val="EndNoteBibliographyTitle"/>
        <w:ind w:left="720" w:hanging="720"/>
        <w:rPr>
          <w:b/>
          <w:noProof/>
        </w:rPr>
      </w:pPr>
    </w:p>
    <w:p w14:paraId="3C1CCE24" w14:textId="77777777" w:rsidR="00151521" w:rsidRPr="00A3320B" w:rsidRDefault="00151521" w:rsidP="00151521">
      <w:pPr>
        <w:pStyle w:val="EndNoteBibliography"/>
        <w:ind w:left="720" w:hanging="720"/>
        <w:rPr>
          <w:noProof/>
        </w:rPr>
      </w:pPr>
      <w:r w:rsidRPr="00A3320B">
        <w:rPr>
          <w:noProof/>
        </w:rPr>
        <w:t>Boisramé GFS, Thompson SE, Kelly M, Cavalli J, Wilkin KM, Stephens SL. 2017. Vegetation change during 40years of repeated managed wildfires in the Sierra Nevada, California. Forest Ecology and Management 402: 241-252.</w:t>
      </w:r>
    </w:p>
    <w:p w14:paraId="17C6B749" w14:textId="77777777" w:rsidR="00151521" w:rsidRPr="00A3320B" w:rsidRDefault="00151521" w:rsidP="00151521">
      <w:pPr>
        <w:pStyle w:val="EndNoteBibliography"/>
        <w:ind w:left="720" w:hanging="720"/>
        <w:rPr>
          <w:noProof/>
        </w:rPr>
      </w:pPr>
      <w:r w:rsidRPr="00A3320B">
        <w:rPr>
          <w:noProof/>
        </w:rPr>
        <w:t>Boisramé GFS, Thompson SE, Tague C, Stephens SL. 2019. Restoring a Natural Fire Regime Alters the Water Balance of a Sierra Nevada Catchment. Water Resources Research 55: 5751– 5769.</w:t>
      </w:r>
    </w:p>
    <w:p w14:paraId="7C1A9B93" w14:textId="77777777" w:rsidR="00151521" w:rsidRPr="00A3320B" w:rsidRDefault="00151521" w:rsidP="00151521">
      <w:pPr>
        <w:pStyle w:val="EndNoteBibliography"/>
        <w:ind w:left="720" w:hanging="720"/>
        <w:rPr>
          <w:noProof/>
        </w:rPr>
      </w:pPr>
      <w:r w:rsidRPr="00A3320B">
        <w:rPr>
          <w:noProof/>
        </w:rPr>
        <w:t>Cushman SA, McGarigal K, Neel MC. 2008. Parsimony in landscape metrics: Strength, universality, and consistency. Ecological Indicators 8: 691-703.</w:t>
      </w:r>
    </w:p>
    <w:p w14:paraId="65373EAC" w14:textId="77777777" w:rsidR="00151521" w:rsidRPr="00A3320B" w:rsidRDefault="00151521" w:rsidP="00151521">
      <w:pPr>
        <w:pStyle w:val="EndNoteBibliography"/>
        <w:ind w:left="720" w:hanging="720"/>
        <w:rPr>
          <w:noProof/>
        </w:rPr>
      </w:pPr>
      <w:r w:rsidRPr="00A3320B">
        <w:rPr>
          <w:noProof/>
        </w:rPr>
        <w:t>Henn B, Newman AJ, Livneh B, Daly C, Lundquist JD. 2018. An assessment of differences in gridded precipitation datasets in complex terrain. Journal of Hydrology 556: 1205-1219.</w:t>
      </w:r>
    </w:p>
    <w:p w14:paraId="3BE8B8EA" w14:textId="77777777" w:rsidR="00151521" w:rsidRPr="00A3320B" w:rsidRDefault="00151521" w:rsidP="00151521">
      <w:pPr>
        <w:pStyle w:val="EndNoteBibliography"/>
        <w:ind w:left="720" w:hanging="720"/>
        <w:rPr>
          <w:noProof/>
        </w:rPr>
      </w:pPr>
      <w:r w:rsidRPr="00A3320B">
        <w:rPr>
          <w:noProof/>
        </w:rPr>
        <w:t>Little RJA. 1988. Missing-data adjustments in large surveys. Journal of Business &amp; Economic Statistics 6: 287-296.</w:t>
      </w:r>
    </w:p>
    <w:p w14:paraId="2EA44E82" w14:textId="77777777" w:rsidR="00151521" w:rsidRPr="00A3320B" w:rsidRDefault="00151521" w:rsidP="00151521">
      <w:pPr>
        <w:pStyle w:val="EndNoteBibliography"/>
        <w:ind w:left="720" w:hanging="720"/>
        <w:rPr>
          <w:noProof/>
        </w:rPr>
      </w:pPr>
      <w:r w:rsidRPr="00A3320B">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26D5681" w14:textId="77777777" w:rsidR="00151521" w:rsidRPr="00A3320B" w:rsidRDefault="00151521" w:rsidP="00151521">
      <w:pPr>
        <w:pStyle w:val="EndNoteBibliography"/>
        <w:ind w:left="720" w:hanging="720"/>
        <w:rPr>
          <w:noProof/>
        </w:rPr>
      </w:pPr>
      <w:r w:rsidRPr="00A3320B">
        <w:rPr>
          <w:noProof/>
        </w:rPr>
        <w:t>Miller JD, Thode AE. 2007. Quantifying burn severity in a heterogeneous landscape with a relative version of the delta Normalized Burn Ratio (dNBR). Remote Sensing of Environment 109: 66-80.</w:t>
      </w:r>
    </w:p>
    <w:p w14:paraId="338ACF06" w14:textId="77777777" w:rsidR="00151521" w:rsidRPr="00A3320B" w:rsidRDefault="00151521" w:rsidP="00151521">
      <w:pPr>
        <w:pStyle w:val="EndNoteBibliography"/>
        <w:ind w:left="720" w:hanging="720"/>
        <w:rPr>
          <w:noProof/>
        </w:rPr>
      </w:pPr>
      <w:r w:rsidRPr="00A3320B">
        <w:rPr>
          <w:noProof/>
        </w:rPr>
        <w:t>Romme WH. 1982. Fire and landscape diversity in subalpine forests of Yellowstone National Park. Ecological Monographs 52: 199-221.</w:t>
      </w:r>
    </w:p>
    <w:p w14:paraId="1F2DB0BC" w14:textId="279C558D" w:rsidR="003D164C" w:rsidRPr="00A3320B" w:rsidRDefault="003D164C" w:rsidP="00151521">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1" w:author="Stevens, Jens T" w:date="2019-11-04T19:02:00Z" w:initials="SJT">
    <w:p w14:paraId="114B0D89" w14:textId="53115C31" w:rsidR="00A234C7" w:rsidRDefault="00A234C7">
      <w:pPr>
        <w:pStyle w:val="CommentText"/>
      </w:pPr>
      <w:r>
        <w:rPr>
          <w:rStyle w:val="CommentReference"/>
        </w:rPr>
        <w:annotationRef/>
      </w:r>
      <w:r>
        <w:t>Gabrielle can you briefly describe the source of these data and define acronyms?</w:t>
      </w:r>
    </w:p>
  </w:comment>
  <w:comment w:id="82" w:author="Gabrielle" w:date="2019-11-06T11:22:00Z" w:initials="G">
    <w:p w14:paraId="5281DBA6" w14:textId="7FC5F941" w:rsidR="00446598" w:rsidRDefault="00446598">
      <w:pPr>
        <w:pStyle w:val="CommentText"/>
      </w:pPr>
      <w:r>
        <w:rPr>
          <w:rStyle w:val="CommentReference"/>
        </w:rPr>
        <w:annotationRef/>
      </w:r>
      <w:r>
        <w:t>Done.</w:t>
      </w:r>
    </w:p>
  </w:comment>
  <w:comment w:id="87" w:author="Gabrielle" w:date="2019-11-06T09:45:00Z" w:initials="G">
    <w:p w14:paraId="3C2187CD" w14:textId="62901CD9" w:rsidR="00DE0555" w:rsidRDefault="00DE0555">
      <w:pPr>
        <w:pStyle w:val="CommentText"/>
      </w:pPr>
      <w:r>
        <w:rPr>
          <w:rStyle w:val="CommentReference"/>
        </w:rPr>
        <w:annotationRef/>
      </w:r>
      <w:r>
        <w:t>We could also just say “gridded elevation maps” if you think people aren’t familiar with the term “digital elevation model.”</w:t>
      </w:r>
    </w:p>
  </w:comment>
  <w:comment w:id="91" w:author="Gabrielle" w:date="2019-11-06T09:43:00Z" w:initials="G">
    <w:p w14:paraId="4463909B" w14:textId="57ACE596" w:rsidR="00DE0555" w:rsidRPr="00DE0555" w:rsidRDefault="00DE0555" w:rsidP="00DE0555">
      <w:pPr>
        <w:autoSpaceDE w:val="0"/>
        <w:autoSpaceDN w:val="0"/>
        <w:adjustRightInd w:val="0"/>
        <w:rPr>
          <w:rFonts w:ascii="CMR10" w:hAnsi="CMR10" w:cs="CMR10"/>
          <w:sz w:val="20"/>
          <w:szCs w:val="20"/>
          <w:lang w:eastAsia="en-US"/>
        </w:rPr>
      </w:pPr>
      <w:r>
        <w:rPr>
          <w:rStyle w:val="CommentReference"/>
        </w:rPr>
        <w:annotationRef/>
      </w:r>
      <w:r>
        <w:rPr>
          <w:rFonts w:ascii="CMR10" w:hAnsi="CMR10" w:cs="CMR10"/>
          <w:sz w:val="20"/>
          <w:szCs w:val="20"/>
          <w:lang w:eastAsia="en-US"/>
        </w:rPr>
        <w:t>doi:10.1016/j.foreco.2014.10.038</w:t>
      </w:r>
    </w:p>
  </w:comment>
  <w:comment w:id="95" w:author="Gabrielle" w:date="2019-11-06T09:49:00Z" w:initials="G">
    <w:p w14:paraId="2F6316DF" w14:textId="0D348FE9" w:rsidR="00581AA7" w:rsidRDefault="00581AA7">
      <w:pPr>
        <w:pStyle w:val="CommentText"/>
      </w:pPr>
      <w:r>
        <w:rPr>
          <w:rStyle w:val="CommentReference"/>
        </w:rPr>
        <w:annotationRef/>
      </w:r>
      <w:hyperlink r:id="rId1" w:history="1">
        <w:r>
          <w:rPr>
            <w:rStyle w:val="Hyperlink"/>
          </w:rPr>
          <w:t>https://www.usgs.gov/core-science-systems/national-geospatial-program/national-map</w:t>
        </w:r>
      </w:hyperlink>
    </w:p>
  </w:comment>
  <w:comment w:id="130" w:author="Stevens, Jens T" w:date="2019-11-05T17:02:00Z" w:initials="SJT">
    <w:p w14:paraId="2AF00530" w14:textId="7D6C79BB" w:rsidR="00AE1FF5" w:rsidRDefault="00AE1FF5">
      <w:pPr>
        <w:pStyle w:val="CommentText"/>
      </w:pPr>
      <w:r>
        <w:rPr>
          <w:rStyle w:val="CommentReference"/>
        </w:rPr>
        <w:annotationRef/>
      </w:r>
      <w:r>
        <w:t>Gabrielle these sentences here are Katya’s additions, but I modified this one to try and make it clearer, can you confirm this is correct?</w:t>
      </w:r>
    </w:p>
  </w:comment>
  <w:comment w:id="131" w:author="Gabrielle" w:date="2019-11-06T09:19:00Z" w:initials="G">
    <w:p w14:paraId="2BF75B09" w14:textId="009BFE3F" w:rsidR="00F73762" w:rsidRDefault="00F73762">
      <w:pPr>
        <w:pStyle w:val="CommentText"/>
      </w:pPr>
      <w:r>
        <w:rPr>
          <w:rStyle w:val="CommentReference"/>
        </w:rPr>
        <w:annotationRef/>
      </w:r>
      <w:r>
        <w:t xml:space="preserve"> CDEC just has one snow density measurement per month from February through May, so</w:t>
      </w:r>
      <w:r w:rsidR="007F4FBB">
        <w:t xml:space="preserve"> it’s a little misleading to say that these values are the “average” for January/February and May/June. I edited the text slightly to reflect this.</w:t>
      </w:r>
    </w:p>
  </w:comment>
  <w:comment w:id="178" w:author="Stevens, Jens T" w:date="2019-11-05T17:03:00Z" w:initials="SJT">
    <w:p w14:paraId="46841621" w14:textId="5A3BFA08" w:rsidR="00AE1FF5" w:rsidRDefault="00AE1FF5">
      <w:pPr>
        <w:pStyle w:val="CommentText"/>
      </w:pPr>
      <w:r>
        <w:rPr>
          <w:rStyle w:val="CommentReference"/>
        </w:rPr>
        <w:annotationRef/>
      </w:r>
      <w:r>
        <w:t>Gabrielle, Katya commented that “2017 mm in 2017” is quite a coincidence! She wanted to make sure it wasn’t a typo. You did these interpolations, so checking with you.</w:t>
      </w:r>
    </w:p>
  </w:comment>
  <w:comment w:id="179" w:author="Gabrielle" w:date="2019-11-06T11:23:00Z" w:initials="G">
    <w:p w14:paraId="6881B030" w14:textId="1E85BAF1" w:rsidR="00446598" w:rsidRDefault="00446598">
      <w:pPr>
        <w:pStyle w:val="CommentText"/>
      </w:pPr>
      <w:r>
        <w:rPr>
          <w:rStyle w:val="CommentReference"/>
        </w:rPr>
        <w:annotationRef/>
      </w:r>
      <w:r>
        <w:t xml:space="preserve">I </w:t>
      </w:r>
      <w:r w:rsidR="00010427">
        <w:t>double checked, and it’s a coincidence. 2,017.494 mm, to be exact.</w:t>
      </w:r>
      <w:bookmarkStart w:id="180" w:name="_GoBack"/>
      <w:bookmarkEnd w:id="18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4B0D89" w15:done="0"/>
  <w15:commentEx w15:paraId="5281DBA6" w15:paraIdParent="114B0D89" w15:done="0"/>
  <w15:commentEx w15:paraId="3C2187CD" w15:done="0"/>
  <w15:commentEx w15:paraId="4463909B" w15:done="0"/>
  <w15:commentEx w15:paraId="2F6316DF" w15:done="0"/>
  <w15:commentEx w15:paraId="2AF00530" w15:done="0"/>
  <w15:commentEx w15:paraId="2BF75B09" w15:paraIdParent="2AF00530" w15:done="0"/>
  <w15:commentEx w15:paraId="46841621" w15:done="0"/>
  <w15:commentEx w15:paraId="6881B030" w15:paraIdParent="468416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B0D89" w16cid:durableId="216AF44F"/>
  <w16cid:commentId w16cid:paraId="2AF00530" w16cid:durableId="216C29A6"/>
  <w16cid:commentId w16cid:paraId="46841621" w16cid:durableId="216C29F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EA1DC" w14:textId="77777777" w:rsidR="00DB6FAC" w:rsidRDefault="00DB6FAC" w:rsidP="003303F7">
      <w:r>
        <w:separator/>
      </w:r>
    </w:p>
  </w:endnote>
  <w:endnote w:type="continuationSeparator" w:id="0">
    <w:p w14:paraId="47BD6C01" w14:textId="77777777" w:rsidR="00DB6FAC" w:rsidRDefault="00DB6FAC"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MR10">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75C578" w14:textId="77777777" w:rsidR="00DB6FAC" w:rsidRDefault="00DB6FAC" w:rsidP="003303F7">
      <w:r>
        <w:separator/>
      </w:r>
    </w:p>
  </w:footnote>
  <w:footnote w:type="continuationSeparator" w:id="0">
    <w:p w14:paraId="2429ADC1" w14:textId="77777777" w:rsidR="00DB6FAC" w:rsidRDefault="00DB6FAC"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rson w15:author="Gabrielle">
    <w15:presenceInfo w15:providerId="None" w15:userId="Gabri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6311B"/>
    <w:rsid w:val="0036555F"/>
    <w:rsid w:val="00385943"/>
    <w:rsid w:val="00385DE6"/>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320B"/>
    <w:rsid w:val="00A5491A"/>
    <w:rsid w:val="00A57443"/>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B2115"/>
    <w:rsid w:val="00DB2AE6"/>
    <w:rsid w:val="00DB5B05"/>
    <w:rsid w:val="00DB6FAC"/>
    <w:rsid w:val="00DC0C89"/>
    <w:rsid w:val="00DD1691"/>
    <w:rsid w:val="00DD6EF0"/>
    <w:rsid w:val="00DE0555"/>
    <w:rsid w:val="00DE642A"/>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usgs.gov/core-science-systems/national-geospatial-program/national-ma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www.prism.oregonstate.edu" TargetMode="External"/><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jp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F251F-6DA2-429A-9041-49D5F881F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22</Pages>
  <Words>5792</Words>
  <Characters>33020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cp:lastModifiedBy>
  <cp:revision>37</cp:revision>
  <dcterms:created xsi:type="dcterms:W3CDTF">2019-10-25T19:45:00Z</dcterms:created>
  <dcterms:modified xsi:type="dcterms:W3CDTF">2019-11-06T20:23:00Z</dcterms:modified>
</cp:coreProperties>
</file>