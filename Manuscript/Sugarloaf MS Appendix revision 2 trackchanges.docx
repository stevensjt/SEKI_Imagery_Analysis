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002690A3"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sz w:val="24"/>
                <w:szCs w:val="24"/>
              </w:rPr>
              <w:t>N</w:t>
            </w:r>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w:t>
            </w:r>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12</w:t>
            </w:r>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628777F5"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1440" w:type="dxa"/>
            <w:tcBorders>
              <w:top w:val="nil"/>
              <w:left w:val="nil"/>
              <w:bottom w:val="nil"/>
              <w:right w:val="nil"/>
            </w:tcBorders>
            <w:noWrap/>
            <w:vAlign w:val="center"/>
            <w:hideMark/>
          </w:tcPr>
          <w:p w14:paraId="335204C9" w14:textId="0211DB6F"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w:t>
            </w:r>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3</w:t>
            </w:r>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50</w:t>
            </w:r>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r w:rsidRPr="00A3320B">
              <w:rPr>
                <w:rFonts w:ascii="Times New Roman" w:hAnsi="Times New Roman" w:cs="Times New Roman"/>
                <w:color w:val="000000" w:themeColor="text1"/>
              </w:rPr>
              <w:t>TOTAL</w:t>
            </w:r>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10,0</w:t>
            </w:r>
            <w:r w:rsidR="00263D14" w:rsidRPr="00A3320B">
              <w:rPr>
                <w:rFonts w:ascii="Times New Roman" w:hAnsi="Times New Roman" w:cs="Times New Roman"/>
                <w:color w:val="000000" w:themeColor="text1"/>
              </w:rPr>
              <w:t>98</w:t>
            </w:r>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r w:rsidR="00263D14" w:rsidRPr="00A3320B">
              <w:rPr>
                <w:rFonts w:ascii="Times New Roman" w:hAnsi="Times New Roman" w:cs="Times New Roman"/>
                <w:color w:val="000000" w:themeColor="text1"/>
              </w:rPr>
              <w:t>310</w:t>
            </w:r>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2</w:t>
            </w:r>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69</w:t>
            </w:r>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r w:rsidR="008D5B6C" w:rsidRPr="00A3320B">
              <w:rPr>
                <w:rFonts w:ascii="Times New Roman" w:hAnsi="Times New Roman" w:cs="Times New Roman"/>
                <w:b/>
                <w:color w:val="000000" w:themeColor="text1"/>
              </w:rPr>
              <w:t xml:space="preserve"> Used for Mean</w:t>
            </w:r>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37°43'01" N</w:t>
            </w:r>
          </w:p>
          <w:p w14:paraId="524C8641" w14:textId="413A798E" w:rsidR="009A2E4E"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119°39'55" W</w:t>
            </w:r>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rFonts w:ascii="Times New Roman" w:hAnsi="Times New Roman" w:cs="Times New Roman"/>
          <w:sz w:val="22"/>
          <w:szCs w:val="22"/>
        </w:rPr>
      </w:pPr>
      <w:r w:rsidRPr="00A3320B">
        <w:rPr>
          <w:rFonts w:ascii="Times New Roman" w:hAnsi="Times New Roman" w:cs="Times New Roman"/>
          <w:sz w:val="22"/>
          <w:szCs w:val="22"/>
        </w:rPr>
        <w:t xml:space="preserve">1: These two gages were operational on the South Fork Kings River through the late 1950s, downstream of the confluence of Sugarloaf Creek with this river. </w:t>
      </w:r>
    </w:p>
    <w:p w14:paraId="76D69E3E" w14:textId="79795843" w:rsidR="00441D44" w:rsidRPr="00A3320B" w:rsidRDefault="000D4D80">
      <w:pPr>
        <w:rPr>
          <w:rFonts w:ascii="Times New Roman" w:eastAsiaTheme="majorEastAsia" w:hAnsi="Times New Roman" w:cs="Times New Roman"/>
          <w:color w:val="000000" w:themeColor="text1"/>
          <w:sz w:val="32"/>
          <w:szCs w:val="32"/>
        </w:rPr>
      </w:pPr>
      <w:r w:rsidRPr="00A3320B">
        <w:rPr>
          <w:rFonts w:ascii="Times New Roman" w:hAnsi="Times New Roman" w:cs="Times New Roman"/>
          <w:sz w:val="22"/>
          <w:szCs w:val="22"/>
        </w:rPr>
        <w:t>2: These two gages on the Merced River are located downstream of where flow from ICB enters the Merced River (although they measure flow draining slightly smaller areas than the Kings River gages).</w:t>
      </w:r>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r w:rsidR="007A6538" w:rsidRPr="00A3320B">
        <w:rPr>
          <w:rFonts w:ascii="Times New Roman" w:hAnsi="Times New Roman" w:cs="Times New Roman"/>
          <w:color w:val="000000" w:themeColor="text1"/>
        </w:rPr>
        <w:t xml:space="preserve"> at an elevation of approximately 2400 m</w:t>
      </w:r>
      <w:r w:rsidR="00975652" w:rsidRPr="00A3320B">
        <w:rPr>
          <w:rFonts w:ascii="Times New Roman" w:hAnsi="Times New Roman" w:cs="Times New Roman"/>
          <w:color w:val="000000" w:themeColor="text1"/>
        </w:rPr>
        <w:t xml:space="preserve"> (Figure B1)</w:t>
      </w:r>
      <w:r w:rsidRPr="00A3320B">
        <w:rPr>
          <w:rFonts w:ascii="Times New Roman" w:hAnsi="Times New Roman" w:cs="Times New Roman"/>
          <w:color w:val="000000" w:themeColor="text1"/>
        </w:rPr>
        <w:t xml:space="preserve">. </w:t>
      </w:r>
      <w:r w:rsidR="00A12E0D" w:rsidRPr="00A3320B">
        <w:rPr>
          <w:rFonts w:ascii="Times New Roman" w:hAnsi="Times New Roman" w:cs="Times New Roman"/>
          <w:color w:val="000000" w:themeColor="text1"/>
        </w:rPr>
        <w:t xml:space="preserve">All stations are located at least 30 m from the nearest edge of their respective vegetation patches. </w:t>
      </w:r>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02D201E7"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Three similar weather stations were installed in 2015 at ICB (station elevation 2100 m; Figure B2).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r w:rsidR="00543A9F" w:rsidRPr="00A3320B">
        <w:rPr>
          <w:rFonts w:ascii="Times New Roman" w:hAnsi="Times New Roman" w:cs="Times New Roman"/>
          <w:color w:val="000000" w:themeColor="text1"/>
        </w:rPr>
        <w:t xml:space="preserve"> Topographic variables between the sites were also generally similar (Table B1), and all sites were forested prior to being burned.</w:t>
      </w:r>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r w:rsidR="0081795E">
        <w:rPr>
          <w:rFonts w:ascii="Times New Roman" w:hAnsi="Times New Roman" w:cs="Times New Roman"/>
          <w:i/>
          <w:iCs/>
          <w:color w:val="000000" w:themeColor="text1"/>
        </w:rPr>
        <w:t xml:space="preserve">Topographic attributes of each weather station, including slope, aspect, elevation and topographic wetness index (TWI). All of these values were calculated </w:t>
      </w:r>
      <w:r w:rsidR="00DE0555">
        <w:rPr>
          <w:rFonts w:ascii="Times New Roman" w:hAnsi="Times New Roman" w:cs="Times New Roman"/>
          <w:i/>
          <w:iCs/>
          <w:color w:val="000000" w:themeColor="text1"/>
        </w:rPr>
        <w:t>from</w:t>
      </w:r>
      <w:r w:rsidR="0081795E">
        <w:rPr>
          <w:rFonts w:ascii="Times New Roman" w:hAnsi="Times New Roman" w:cs="Times New Roman"/>
          <w:i/>
          <w:iCs/>
          <w:color w:val="000000" w:themeColor="text1"/>
        </w:rPr>
        <w:t xml:space="preserve"> digital elevation models (</w:t>
      </w:r>
      <w:r w:rsidR="00BE137C">
        <w:rPr>
          <w:rFonts w:ascii="Times New Roman" w:hAnsi="Times New Roman" w:cs="Times New Roman"/>
          <w:i/>
          <w:iCs/>
          <w:color w:val="000000" w:themeColor="text1"/>
        </w:rPr>
        <w:t xml:space="preserve">obtained </w:t>
      </w:r>
      <w:r w:rsidR="00DE0555">
        <w:rPr>
          <w:rFonts w:ascii="Times New Roman" w:hAnsi="Times New Roman" w:cs="Times New Roman"/>
          <w:i/>
          <w:iCs/>
          <w:color w:val="000000" w:themeColor="text1"/>
        </w:rPr>
        <w:t xml:space="preserve">from Kane et al. </w: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r w:rsidR="0081795E">
        <w:rPr>
          <w:rFonts w:ascii="Times New Roman" w:hAnsi="Times New Roman" w:cs="Times New Roman"/>
          <w:i/>
          <w:iCs/>
          <w:color w:val="000000" w:themeColor="text1"/>
        </w:rPr>
        <w:t xml:space="preserve"> for ICB, </w:t>
      </w:r>
      <w:r w:rsidR="00581AA7">
        <w:rPr>
          <w:rFonts w:ascii="Times New Roman" w:hAnsi="Times New Roman" w:cs="Times New Roman"/>
          <w:i/>
          <w:iCs/>
          <w:color w:val="000000" w:themeColor="text1"/>
        </w:rPr>
        <w:t xml:space="preserve">and USGS </w:t>
      </w:r>
      <w:r w:rsidR="0081795E">
        <w:rPr>
          <w:rFonts w:ascii="Times New Roman" w:hAnsi="Times New Roman" w:cs="Times New Roman"/>
          <w:i/>
          <w:iCs/>
          <w:color w:val="000000" w:themeColor="text1"/>
        </w:rPr>
        <w:t xml:space="preserve">for SCB). </w:t>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77E528E0" w:rsidR="00975652" w:rsidRPr="00A3320B" w:rsidRDefault="003319B7"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r w:rsidRPr="00A3320B">
        <w:rPr>
          <w:rFonts w:ascii="Times New Roman" w:hAnsi="Times New Roman" w:cs="Times New Roman"/>
        </w:rPr>
        <w:t>Soils were loamy sand or sand at all sites and depths, with the wetland sites containing more silt and organic content (at shallow depth) than the others. Shallow wetland soils (top 10cm) in both ICB and SCB had higher organic matter and silt content compared to both deeper wetland soils and all shrub/forest soils,</w:t>
      </w:r>
      <w:r w:rsidR="008142CD" w:rsidRPr="00A3320B">
        <w:rPr>
          <w:rFonts w:ascii="Times New Roman" w:hAnsi="Times New Roman" w:cs="Times New Roman"/>
        </w:rPr>
        <w:t xml:space="preserve"> </w:t>
      </w:r>
      <w:r w:rsidRPr="00A3320B">
        <w:rPr>
          <w:rFonts w:ascii="Times New Roman" w:hAnsi="Times New Roman" w:cs="Times New Roman"/>
        </w:rPr>
        <w:t>although s</w:t>
      </w:r>
      <w:r w:rsidRPr="00A3320B">
        <w:rPr>
          <w:rFonts w:ascii="Times New Roman" w:hAnsi="Times New Roman" w:cs="Times New Roman"/>
          <w:color w:val="000000" w:themeColor="text1"/>
        </w:rPr>
        <w:t>oil texture at both SCB and ICB did not vary greatly with depth.</w:t>
      </w:r>
    </w:p>
    <w:p w14:paraId="1F09B141" w14:textId="0A3262D0" w:rsidR="00E103E5"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Precipitation at SCB was measured at 10-minute intervals by a 0.1-inch Campbell Scientific TE525 tipping bucket rain gauge (6-inch diameter orifice). The rain gauges were not heated, and t</w:t>
      </w:r>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equivalent (SWE) using snow density measurements taken at Rowell Meadow</w:t>
      </w:r>
      <w:r w:rsidR="007F4FBB">
        <w:rPr>
          <w:rFonts w:ascii="Times New Roman" w:hAnsi="Times New Roman" w:cs="Times New Roman"/>
          <w:color w:val="000000" w:themeColor="text1"/>
        </w:rPr>
        <w:t xml:space="preserve"> (station RWM, cdec.water.ca.gov)</w:t>
      </w:r>
      <w:r w:rsidR="00AE1FF5">
        <w:rPr>
          <w:rFonts w:ascii="Times New Roman" w:hAnsi="Times New Roman" w:cs="Times New Roman"/>
          <w:color w:val="000000" w:themeColor="text1"/>
        </w:rPr>
        <w:t>, a nearby snow course</w:t>
      </w:r>
      <w:r w:rsidR="007F4FBB">
        <w:rPr>
          <w:rFonts w:ascii="Times New Roman" w:hAnsi="Times New Roman" w:cs="Times New Roman"/>
          <w:color w:val="000000" w:themeColor="text1"/>
        </w:rPr>
        <w:t>:</w:t>
      </w:r>
      <w:r w:rsidR="00AE1FF5">
        <w:rPr>
          <w:rFonts w:ascii="Times New Roman" w:hAnsi="Times New Roman" w:cs="Times New Roman"/>
          <w:color w:val="000000" w:themeColor="text1"/>
        </w:rPr>
        <w:t xml:space="preserve"> 0.30 cm water / cm snow in January/February of 2017, and 0.52 in May/June of 2017</w:t>
      </w:r>
      <w:r w:rsidR="007F4FBB">
        <w:rPr>
          <w:rFonts w:ascii="Times New Roman" w:hAnsi="Times New Roman" w:cs="Times New Roman"/>
          <w:color w:val="000000" w:themeColor="text1"/>
        </w:rPr>
        <w:t xml:space="preserve"> (the two periods when precipitation gap-filling was necessary)</w:t>
      </w:r>
      <w:r w:rsidR="00AE1FF5">
        <w:rPr>
          <w:rFonts w:ascii="Times New Roman" w:hAnsi="Times New Roman" w:cs="Times New Roman"/>
          <w:color w:val="000000" w:themeColor="text1"/>
        </w:rPr>
        <w:t>.</w:t>
      </w:r>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r w:rsidR="0049216A">
        <w:rPr>
          <w:rFonts w:ascii="Times New Roman" w:hAnsi="Times New Roman" w:cs="Times New Roman"/>
          <w:color w:val="000000" w:themeColor="text1"/>
        </w:rPr>
        <w:t xml:space="preserve">calculations </w:t>
      </w:r>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0E36AC5E" w:rsidR="00CF5D1A" w:rsidRPr="00A3320B" w:rsidRDefault="00975652"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moisture was measured at 10-min intervals by horizontally installed Campbell Scientific 300 mm two-prong TDR probes (CS650) at 12, 60, and 100 cm depths. </w:t>
      </w:r>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r w:rsidR="009549AA" w:rsidRPr="00A3320B">
        <w:rPr>
          <w:rFonts w:ascii="Times New Roman" w:hAnsi="Times New Roman" w:cs="Times New Roman"/>
          <w:color w:val="000000" w:themeColor="text1"/>
        </w:rPr>
        <w:t>B2</w:t>
      </w:r>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r w:rsidR="003319B7" w:rsidRPr="00A3320B">
        <w:rPr>
          <w:rFonts w:ascii="Times New Roman" w:hAnsi="Times New Roman" w:cs="Times New Roman"/>
          <w:color w:val="000000" w:themeColor="text1"/>
        </w:rPr>
        <w:t>due to</w:t>
      </w:r>
      <w:r w:rsidR="007A1F76" w:rsidRPr="00A3320B">
        <w:rPr>
          <w:rFonts w:ascii="Times New Roman" w:hAnsi="Times New Roman" w:cs="Times New Roman"/>
          <w:color w:val="000000" w:themeColor="text1"/>
        </w:rPr>
        <w:t xml:space="preserve"> the </w:t>
      </w:r>
      <w:proofErr w:type="gramStart"/>
      <w:r w:rsidR="003319B7" w:rsidRPr="00A3320B">
        <w:rPr>
          <w:rFonts w:ascii="Times New Roman" w:hAnsi="Times New Roman" w:cs="Times New Roman"/>
          <w:color w:val="000000" w:themeColor="text1"/>
        </w:rPr>
        <w:t>spatially-distributed</w:t>
      </w:r>
      <w:proofErr w:type="gramEnd"/>
      <w:r w:rsidR="003319B7"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12 cm</w:t>
      </w:r>
      <w:r w:rsidR="003319B7" w:rsidRPr="00A3320B">
        <w:rPr>
          <w:rFonts w:ascii="Times New Roman" w:hAnsi="Times New Roman" w:cs="Times New Roman"/>
          <w:color w:val="000000" w:themeColor="text1"/>
        </w:rPr>
        <w:t xml:space="preserve"> depth</w:t>
      </w:r>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r w:rsidR="003319B7" w:rsidRPr="00A3320B">
        <w:rPr>
          <w:rFonts w:ascii="Times New Roman" w:hAnsi="Times New Roman" w:cs="Times New Roman"/>
          <w:color w:val="000000" w:themeColor="text1"/>
        </w:rPr>
        <w:t>Data are shown in Table 1.</w:t>
      </w:r>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1C60668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r w:rsidR="009549AA" w:rsidRPr="00A3320B">
        <w:rPr>
          <w:rFonts w:ascii="Times New Roman" w:hAnsi="Times New Roman" w:cs="Times New Roman"/>
        </w:rPr>
        <w:t>B3</w:t>
      </w:r>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r w:rsidR="009549AA" w:rsidRPr="00A3320B">
        <w:rPr>
          <w:rFonts w:ascii="Times New Roman" w:hAnsi="Times New Roman" w:cs="Times New Roman"/>
        </w:rPr>
        <w:t>B3</w:t>
      </w:r>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394B411C" w:rsidR="005E034E" w:rsidRPr="00A3320B" w:rsidRDefault="00AE1FF5" w:rsidP="0021536B">
            <w:pPr>
              <w:jc w:val="center"/>
              <w:rPr>
                <w:rFonts w:ascii="Times New Roman" w:hAnsi="Times New Roman" w:cs="Times New Roman"/>
              </w:rPr>
            </w:pPr>
            <w:r>
              <w:rPr>
                <w:rFonts w:ascii="Times New Roman" w:hAnsi="Times New Roman" w:cs="Times New Roman"/>
              </w:rPr>
              <w:t>1102</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008D34A2" w14:textId="170D9BC0" w:rsidR="005E034E" w:rsidRPr="00A3320B" w:rsidRDefault="00AE1FF5" w:rsidP="0021536B">
            <w:pPr>
              <w:jc w:val="center"/>
              <w:rPr>
                <w:rFonts w:ascii="Times New Roman" w:hAnsi="Times New Roman" w:cs="Times New Roman"/>
              </w:rPr>
            </w:pPr>
            <w:r>
              <w:rPr>
                <w:rFonts w:ascii="Times New Roman" w:hAnsi="Times New Roman" w:cs="Times New Roman"/>
              </w:rPr>
              <w:t>563</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001CE0A8" w:rsidR="005E034E" w:rsidRPr="00A3320B" w:rsidRDefault="00AE1FF5" w:rsidP="0021536B">
            <w:pPr>
              <w:jc w:val="center"/>
              <w:rPr>
                <w:rFonts w:ascii="Times New Roman" w:hAnsi="Times New Roman" w:cs="Times New Roman"/>
              </w:rPr>
            </w:pPr>
            <w:r>
              <w:rPr>
                <w:rFonts w:ascii="Times New Roman" w:hAnsi="Times New Roman" w:cs="Times New Roman"/>
              </w:rPr>
              <w:t>761</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786BC11E" w14:textId="6EE34094" w:rsidR="005E034E" w:rsidRPr="00A3320B" w:rsidRDefault="00AE1FF5" w:rsidP="0021536B">
            <w:pPr>
              <w:jc w:val="center"/>
              <w:rPr>
                <w:rFonts w:ascii="Times New Roman" w:hAnsi="Times New Roman" w:cs="Times New Roman"/>
              </w:rPr>
            </w:pPr>
            <w:r>
              <w:rPr>
                <w:rFonts w:ascii="Times New Roman" w:hAnsi="Times New Roman" w:cs="Times New Roman"/>
              </w:rPr>
              <w:t>487</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F316CC6" w:rsidR="005E034E" w:rsidRPr="00A3320B" w:rsidRDefault="00AE1FF5" w:rsidP="0021536B">
            <w:pPr>
              <w:jc w:val="center"/>
              <w:rPr>
                <w:rFonts w:ascii="Times New Roman" w:hAnsi="Times New Roman" w:cs="Times New Roman"/>
              </w:rPr>
            </w:pPr>
            <w:r>
              <w:rPr>
                <w:rFonts w:ascii="Times New Roman" w:hAnsi="Times New Roman" w:cs="Times New Roman"/>
              </w:rPr>
              <w:t>1.16</w:t>
            </w:r>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4626A54C" w:rsidR="005E034E" w:rsidRPr="00A3320B" w:rsidRDefault="00AE1FF5" w:rsidP="0021536B">
            <w:pPr>
              <w:jc w:val="center"/>
              <w:rPr>
                <w:rFonts w:ascii="Times New Roman" w:hAnsi="Times New Roman" w:cs="Times New Roman"/>
              </w:rPr>
            </w:pPr>
            <w:r>
              <w:rPr>
                <w:rFonts w:ascii="Times New Roman" w:hAnsi="Times New Roman" w:cs="Times New Roman"/>
              </w:rPr>
              <w:t>1.83</w:t>
            </w:r>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41C6F319" w:rsidR="005E034E" w:rsidRPr="00A3320B" w:rsidRDefault="00AE1FF5" w:rsidP="0021536B">
            <w:pPr>
              <w:jc w:val="center"/>
              <w:rPr>
                <w:rFonts w:ascii="Times New Roman" w:hAnsi="Times New Roman" w:cs="Times New Roman"/>
              </w:rPr>
            </w:pPr>
            <w:r>
              <w:rPr>
                <w:rFonts w:ascii="Times New Roman" w:hAnsi="Times New Roman" w:cs="Times New Roman"/>
              </w:rPr>
              <w:t>2.65</w:t>
            </w:r>
          </w:p>
        </w:tc>
        <w:tc>
          <w:tcPr>
            <w:tcW w:w="1620" w:type="dxa"/>
          </w:tcPr>
          <w:p w14:paraId="2CD27432" w14:textId="0868DF66" w:rsidR="005E034E" w:rsidRPr="00A3320B" w:rsidRDefault="00AE1FF5" w:rsidP="0021536B">
            <w:pPr>
              <w:jc w:val="center"/>
              <w:rPr>
                <w:rFonts w:ascii="Times New Roman" w:hAnsi="Times New Roman" w:cs="Times New Roman"/>
              </w:rPr>
            </w:pPr>
            <w:r>
              <w:rPr>
                <w:rFonts w:ascii="Times New Roman" w:hAnsi="Times New Roman" w:cs="Times New Roman"/>
              </w:rPr>
              <w:t>1.63</w:t>
            </w:r>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797C9C9"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r w:rsidR="009549AA" w:rsidRPr="00A3320B">
        <w:rPr>
          <w:rFonts w:ascii="Times New Roman" w:hAnsi="Times New Roman" w:cs="Times New Roman"/>
          <w:color w:val="000000" w:themeColor="text1"/>
        </w:rPr>
        <w:t xml:space="preserve">B3 </w:t>
      </w:r>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1D6FA81" w14:textId="1C36A54E" w:rsidR="00CF5D1A" w:rsidRPr="00A3320B" w:rsidRDefault="00CF5D1A" w:rsidP="00DB5B05">
      <w:pPr>
        <w:pStyle w:val="Caption"/>
        <w:rPr>
          <w:rFonts w:ascii="Times New Roman" w:hAnsi="Times New Roman" w:cs="Times New Roman"/>
          <w:color w:val="000000" w:themeColor="text1"/>
          <w:sz w:val="22"/>
          <w:szCs w:val="22"/>
        </w:rPr>
      </w:pPr>
      <w:bookmarkStart w:id="0" w:name="_Ref534405756"/>
      <w:r w:rsidRPr="00A3320B">
        <w:rPr>
          <w:rFonts w:ascii="Times New Roman" w:hAnsi="Times New Roman" w:cs="Times New Roman"/>
          <w:color w:val="000000" w:themeColor="text1"/>
          <w:sz w:val="22"/>
          <w:szCs w:val="22"/>
        </w:rPr>
        <w:t xml:space="preserve">Figure </w:t>
      </w:r>
      <w:bookmarkEnd w:id="0"/>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r w:rsidR="00A234C7" w:rsidRPr="00A3320B">
        <w:rPr>
          <w:rFonts w:ascii="Times New Roman" w:hAnsi="Times New Roman" w:cs="Times New Roman"/>
          <w:color w:val="000000" w:themeColor="text1"/>
          <w:sz w:val="22"/>
          <w:szCs w:val="22"/>
        </w:rPr>
        <w:t xml:space="preserve">and the shrub camera stopped working before full snowmelt, </w:t>
      </w:r>
      <w:r w:rsidR="008A7EA4" w:rsidRPr="00A3320B">
        <w:rPr>
          <w:rFonts w:ascii="Times New Roman" w:hAnsi="Times New Roman" w:cs="Times New Roman"/>
          <w:color w:val="000000" w:themeColor="text1"/>
          <w:sz w:val="22"/>
          <w:szCs w:val="22"/>
        </w:rPr>
        <w:t>resulting in missing data.</w:t>
      </w:r>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rFonts w:ascii="Times New Roman" w:hAnsi="Times New Roman" w:cs="Times New Roman"/>
        </w:rPr>
      </w:pPr>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p>
    <w:p w14:paraId="77603B6B" w14:textId="71ECB7AA" w:rsidR="00F513F3" w:rsidRPr="00A3320B" w:rsidRDefault="00F513F3" w:rsidP="00F513F3">
      <w:pPr>
        <w:spacing w:line="480" w:lineRule="auto"/>
        <w:ind w:firstLine="720"/>
        <w:rPr>
          <w:rFonts w:ascii="Times New Roman" w:hAnsi="Times New Roman" w:cs="Times New Roman"/>
        </w:rPr>
      </w:pPr>
      <w:r w:rsidRPr="00A3320B">
        <w:rPr>
          <w:rFonts w:ascii="Times New Roman" w:hAnsi="Times New Roman" w:cs="Times New Roman"/>
        </w:rPr>
        <w:t xml:space="preserve">To </w:t>
      </w:r>
      <w:r w:rsidR="00AA5D49" w:rsidRPr="00A3320B">
        <w:rPr>
          <w:rFonts w:ascii="Times New Roman" w:hAnsi="Times New Roman" w:cs="Times New Roman"/>
        </w:rPr>
        <w:t xml:space="preserve"> calculate </w:t>
      </w:r>
      <w:r w:rsidRPr="00A3320B">
        <w:rPr>
          <w:rFonts w:ascii="Times New Roman" w:hAnsi="Times New Roman" w:cs="Times New Roman"/>
        </w:rPr>
        <w:t>and compare vegetation patch metrics</w:t>
      </w:r>
      <w:r w:rsidR="00AA5D49" w:rsidRPr="00A3320B">
        <w:rPr>
          <w:rFonts w:ascii="Times New Roman" w:hAnsi="Times New Roman" w:cs="Times New Roman"/>
        </w:rPr>
        <w:t xml:space="preserve"> for ICB and SCB</w:t>
      </w:r>
      <w:r w:rsidRPr="00A3320B">
        <w:rPr>
          <w:rFonts w:ascii="Times New Roman" w:hAnsi="Times New Roman" w:cs="Times New Roman"/>
        </w:rPr>
        <w:t>,</w:t>
      </w:r>
      <w:r w:rsidR="00AA5D49" w:rsidRPr="00A3320B">
        <w:rPr>
          <w:rFonts w:ascii="Times New Roman" w:hAnsi="Times New Roman" w:cs="Times New Roman"/>
        </w:rPr>
        <w:t xml:space="preserve"> </w:t>
      </w:r>
      <w:r w:rsidRPr="00A3320B">
        <w:rPr>
          <w:rFonts w:ascii="Times New Roman" w:hAnsi="Times New Roman" w:cs="Times New Roman"/>
        </w:rPr>
        <w:t xml:space="preserve">we used FRAGSTATS </w:t>
      </w:r>
      <w:r w:rsidR="0020020C" w:rsidRPr="00A3320B">
        <w:rPr>
          <w:rFonts w:ascii="Times New Roman" w:hAnsi="Times New Roman" w:cs="Times New Roman"/>
        </w:rPr>
        <w:t>software</w:t>
      </w:r>
      <w:r w:rsidRPr="00A3320B">
        <w:rPr>
          <w:rFonts w:ascii="Times New Roman" w:hAnsi="Times New Roman" w:cs="Times New Roman"/>
        </w:rPr>
        <w:t xml:space="preserve"> </w:t>
      </w:r>
      <w:r w:rsidR="0020020C" w:rsidRPr="00A3320B">
        <w:rPr>
          <w:rFonts w:ascii="Times New Roman" w:hAnsi="Times New Roman" w:cs="Times New Roman"/>
        </w:rPr>
        <w:t xml:space="preserve">( </w:t>
      </w:r>
      <w:hyperlink r:id="rId12" w:history="1">
        <w:r w:rsidR="0020020C" w:rsidRPr="00A3320B">
          <w:rPr>
            <w:rStyle w:val="Hyperlink"/>
            <w:rFonts w:ascii="Times New Roman" w:hAnsi="Times New Roman" w:cs="Times New Roman"/>
          </w:rPr>
          <w:t>https://www.umass.edu/landeco/research/fragstats/fragstats.html</w:t>
        </w:r>
      </w:hyperlink>
      <w:r w:rsidR="0020020C" w:rsidRPr="00A3320B">
        <w:rPr>
          <w:rFonts w:ascii="Times New Roman" w:hAnsi="Times New Roman" w:cs="Times New Roman"/>
        </w:rPr>
        <w:t xml:space="preserve">) </w:t>
      </w:r>
      <w:r w:rsidRPr="00A3320B">
        <w:rPr>
          <w:rFonts w:ascii="Times New Roman" w:hAnsi="Times New Roman" w:cs="Times New Roman"/>
        </w:rPr>
        <w:t>to analyze</w:t>
      </w:r>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r w:rsidR="00A234C7" w:rsidRPr="00A3320B">
        <w:rPr>
          <w:rFonts w:ascii="Times New Roman" w:hAnsi="Times New Roman" w:cs="Times New Roman"/>
        </w:rPr>
        <w:t xml:space="preserve">exclusion and </w:t>
      </w:r>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rFonts w:ascii="Times New Roman" w:hAnsi="Times New Roman" w:cs="Times New Roman"/>
          <w:b/>
        </w:rPr>
      </w:pPr>
    </w:p>
    <w:p w14:paraId="33BF05D2" w14:textId="77777777" w:rsidR="00F513F3" w:rsidRPr="00A3320B" w:rsidRDefault="00F513F3" w:rsidP="00F513F3">
      <w:pPr>
        <w:spacing w:line="480" w:lineRule="auto"/>
        <w:rPr>
          <w:rFonts w:ascii="Times New Roman" w:hAnsi="Times New Roman" w:cs="Times New Roman"/>
          <w:b/>
        </w:rPr>
      </w:pPr>
    </w:p>
    <w:p w14:paraId="1CCD3509" w14:textId="77777777" w:rsidR="00F513F3" w:rsidRPr="00A3320B" w:rsidRDefault="00F513F3" w:rsidP="00F513F3">
      <w:pPr>
        <w:spacing w:line="480" w:lineRule="auto"/>
        <w:rPr>
          <w:rFonts w:ascii="Times New Roman" w:hAnsi="Times New Roman" w:cs="Times New Roman"/>
          <w:b/>
        </w:rPr>
      </w:pPr>
    </w:p>
    <w:p w14:paraId="6100CAB2" w14:textId="6AB68ABF" w:rsidR="00F513F3" w:rsidRPr="00A3320B" w:rsidRDefault="00F513F3" w:rsidP="00F513F3">
      <w:pPr>
        <w:spacing w:line="480" w:lineRule="auto"/>
        <w:rPr>
          <w:rFonts w:ascii="Times New Roman" w:hAnsi="Times New Roman" w:cs="Times New Roman"/>
          <w:b/>
        </w:rPr>
      </w:pPr>
      <w:r w:rsidRPr="00A3320B">
        <w:rPr>
          <w:rFonts w:ascii="Times New Roman" w:hAnsi="Times New Roman" w:cs="Times New Roman"/>
          <w:b/>
        </w:rPr>
        <w:lastRenderedPageBreak/>
        <w:t>SCB Landscape Change Results:</w:t>
      </w:r>
    </w:p>
    <w:p w14:paraId="5C9567A8" w14:textId="68A98451" w:rsidR="00F513F3" w:rsidRPr="00A3320B" w:rsidRDefault="009F01C6" w:rsidP="00F513F3">
      <w:pPr>
        <w:spacing w:line="480" w:lineRule="auto"/>
        <w:rPr>
          <w:rFonts w:ascii="Times New Roman" w:hAnsi="Times New Roman" w:cs="Times New Roman"/>
        </w:rPr>
      </w:pPr>
      <w:r w:rsidRPr="00A3320B">
        <w:rPr>
          <w:rFonts w:ascii="Times New Roman" w:hAnsi="Times New Roman" w:cs="Times New Roman"/>
          <w:b/>
        </w:rPr>
        <w:tab/>
      </w:r>
      <w:r w:rsidRPr="00A3320B">
        <w:rPr>
          <w:rFonts w:ascii="Times New Roman" w:hAnsi="Times New Roman" w:cs="Times New Roman"/>
        </w:rPr>
        <w:t xml:space="preserve">As described in the main text results, transitions from shrub and mixed-conifer to sparse and to a lesser extent dense meadow were more strongly overrepresented in the burned areas than in the unburned areas (Figure </w:t>
      </w:r>
      <w:r w:rsidRPr="00A3320B">
        <w:rPr>
          <w:rFonts w:ascii="Times New Roman" w:hAnsi="Times New Roman" w:cs="Times New Roman"/>
          <w:noProof/>
        </w:rPr>
        <w:t>C1</w:t>
      </w:r>
      <w:proofErr w:type="gramStart"/>
      <w:r w:rsidRPr="00A3320B">
        <w:rPr>
          <w:rFonts w:ascii="Times New Roman" w:hAnsi="Times New Roman" w:cs="Times New Roman"/>
        </w:rPr>
        <w:t>c,d</w:t>
      </w:r>
      <w:proofErr w:type="gramEnd"/>
      <w:r w:rsidRPr="00A3320B">
        <w:rPr>
          <w:rFonts w:ascii="Times New Roman" w:hAnsi="Times New Roman" w:cs="Times New Roman"/>
        </w:rPr>
        <w:t>). Dense meadow area is limited in this watershed and saw limited expansion or contraction in absolute terms (Figure C1).</w:t>
      </w:r>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3"/>
                    <a:stretch>
                      <a:fillRect/>
                    </a:stretch>
                  </pic:blipFill>
                  <pic:spPr>
                    <a:xfrm>
                      <a:off x="0" y="0"/>
                      <a:ext cx="5943600" cy="4457700"/>
                    </a:xfrm>
                    <a:prstGeom prst="rect">
                      <a:avLst/>
                    </a:prstGeom>
                  </pic:spPr>
                </pic:pic>
              </a:graphicData>
            </a:graphic>
          </wp:inline>
        </w:drawing>
      </w:r>
    </w:p>
    <w:p w14:paraId="4DB590CA" w14:textId="214EDB1D" w:rsidR="00F513F3" w:rsidRPr="00A3320B" w:rsidRDefault="00F513F3" w:rsidP="00F513F3">
      <w:pPr>
        <w:pStyle w:val="Caption"/>
        <w:rPr>
          <w:rFonts w:ascii="Times New Roman" w:hAnsi="Times New Roman" w:cs="Times New Roman"/>
          <w:sz w:val="22"/>
          <w:szCs w:val="22"/>
        </w:rPr>
      </w:pPr>
      <w:bookmarkStart w:id="1" w:name="_Ref536611059"/>
      <w:bookmarkStart w:id="2" w:name="_Ref534801"/>
      <w:r w:rsidRPr="00A3320B">
        <w:rPr>
          <w:rFonts w:ascii="Times New Roman" w:hAnsi="Times New Roman" w:cs="Times New Roman"/>
          <w:b/>
          <w:sz w:val="22"/>
          <w:szCs w:val="22"/>
        </w:rPr>
        <w:t>Figure C1</w:t>
      </w:r>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1"/>
      <w:bookmarkEnd w:id="2"/>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rFonts w:ascii="Times New Roman" w:hAnsi="Times New Roman" w:cs="Times New Roman"/>
          <w:b/>
        </w:rPr>
      </w:pPr>
    </w:p>
    <w:p w14:paraId="316F9339" w14:textId="77777777" w:rsidR="009F01C6" w:rsidRPr="00A3320B" w:rsidRDefault="009F01C6" w:rsidP="00AA5D49">
      <w:pPr>
        <w:spacing w:line="480" w:lineRule="auto"/>
        <w:rPr>
          <w:rFonts w:ascii="Times New Roman" w:hAnsi="Times New Roman" w:cs="Times New Roman"/>
          <w:b/>
        </w:rPr>
      </w:pPr>
    </w:p>
    <w:p w14:paraId="706BFDC5" w14:textId="77777777" w:rsidR="009F01C6" w:rsidRPr="00A3320B" w:rsidRDefault="009F01C6" w:rsidP="00AA5D49">
      <w:pPr>
        <w:spacing w:line="480" w:lineRule="auto"/>
        <w:rPr>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0FF49818"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r w:rsidR="001A22BB" w:rsidRPr="00A3320B">
        <w:rPr>
          <w:rFonts w:ascii="Times New Roman" w:hAnsi="Times New Roman" w:cs="Times New Roman"/>
          <w:color w:val="000000" w:themeColor="text1"/>
        </w:rPr>
        <w:t xml:space="preserve">demonstrating </w:t>
      </w:r>
      <w:r w:rsidRPr="00A3320B">
        <w:rPr>
          <w:rFonts w:ascii="Times New Roman" w:hAnsi="Times New Roman" w:cs="Times New Roman"/>
          <w:color w:val="000000" w:themeColor="text1"/>
        </w:rPr>
        <w:t xml:space="preserve">that landscape diversity rose only very slightly in response to fire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xml:space="preserve">). The landscape-scale aggregation index increased slightly over time in SCB, in contrast to a decrease in ICB (Figure </w:t>
      </w:r>
      <w:r w:rsidR="002E3C45" w:rsidRPr="00A3320B">
        <w:rPr>
          <w:rFonts w:ascii="Times New Roman" w:hAnsi="Times New Roman" w:cs="Times New Roman"/>
          <w:color w:val="000000" w:themeColor="text1"/>
        </w:rPr>
        <w:t>C3</w:t>
      </w:r>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r w:rsidR="002E3C45" w:rsidRPr="00A3320B">
        <w:rPr>
          <w:rFonts w:ascii="Times New Roman" w:hAnsi="Times New Roman" w:cs="Times New Roman"/>
          <w:color w:val="000000" w:themeColor="text1"/>
        </w:rPr>
        <w:t>C4b</w:t>
      </w:r>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r w:rsidR="002E3C45" w:rsidRPr="00A3320B">
        <w:rPr>
          <w:rFonts w:ascii="Times New Roman" w:hAnsi="Times New Roman" w:cs="Times New Roman"/>
          <w:color w:val="000000" w:themeColor="text1"/>
        </w:rPr>
        <w:t>C4</w:t>
      </w:r>
      <w:r w:rsidRPr="00A3320B">
        <w:rPr>
          <w:rFonts w:ascii="Times New Roman" w:hAnsi="Times New Roman" w:cs="Times New Roman"/>
          <w:color w:val="000000" w:themeColor="text1"/>
        </w:rPr>
        <w:t xml:space="preserve">). The mean and standard deviation of patch sizes, however, showed similar trends to ICB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Most notably, conifer patches got smaller and less varied in size following 4 decades of fire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r w:rsidR="002E3C45" w:rsidRPr="00A3320B">
        <w:rPr>
          <w:rFonts w:ascii="Times New Roman" w:hAnsi="Times New Roman" w:cs="Times New Roman"/>
          <w:color w:val="000000" w:themeColor="text1"/>
        </w:rPr>
        <w:t>C6</w:t>
      </w:r>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5DF5CA8F"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6; note that these proportions do not account for exposed rock). Both watersheds also had similar Shannon’s Evenness Index values in their pre-fire/post-suppression states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02939609"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2E3C45" w:rsidRPr="00A3320B">
        <w:rPr>
          <w:rFonts w:ascii="Times New Roman" w:hAnsi="Times New Roman" w:cs="Times New Roman"/>
          <w:i/>
          <w:color w:val="000000" w:themeColor="text1"/>
          <w:sz w:val="22"/>
          <w:szCs w:val="22"/>
        </w:rPr>
        <w:t>C2</w:t>
      </w:r>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2EF9A54"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r w:rsidR="002E3C45" w:rsidRPr="00A3320B">
        <w:rPr>
          <w:rFonts w:ascii="Times New Roman" w:hAnsi="Times New Roman" w:cs="Times New Roman"/>
          <w:i/>
          <w:color w:val="000000" w:themeColor="text1"/>
          <w:sz w:val="22"/>
          <w:szCs w:val="22"/>
        </w:rPr>
        <w:t>C3</w:t>
      </w:r>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D00782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C4</w:t>
      </w:r>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60EA02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C5</w:t>
      </w:r>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3A23ABC0"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C6</w:t>
      </w:r>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93B03A9" w14:textId="1DA2276A" w:rsidR="00842327" w:rsidRPr="00A3320B" w:rsidRDefault="0060035F" w:rsidP="00151521">
      <w:pPr>
        <w:pStyle w:val="Caption"/>
        <w:rPr>
          <w:rFonts w:ascii="Times New Roman" w:hAnsi="Times New Roman" w:cs="Times New Roman"/>
          <w:color w:val="000000" w:themeColor="text1"/>
          <w:sz w:val="22"/>
          <w:szCs w:val="22"/>
        </w:rPr>
      </w:pPr>
      <w:bookmarkStart w:id="3" w:name="_Ref534405156"/>
      <w:r w:rsidRPr="00A3320B">
        <w:rPr>
          <w:rFonts w:ascii="Times New Roman" w:hAnsi="Times New Roman" w:cs="Times New Roman"/>
          <w:color w:val="000000" w:themeColor="text1"/>
          <w:sz w:val="22"/>
          <w:szCs w:val="22"/>
        </w:rPr>
        <w:t xml:space="preserve">Figure </w:t>
      </w:r>
      <w:bookmarkEnd w:id="3"/>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ins w:id="4" w:author="Gabrielle Boisrame" w:date="2020-01-09T09:51:00Z">
        <w:r w:rsidR="00E738BC">
          <w:rPr>
            <w:rFonts w:ascii="Times New Roman" w:hAnsi="Times New Roman" w:cs="Times New Roman"/>
            <w:color w:val="000000" w:themeColor="text1"/>
            <w:sz w:val="22"/>
            <w:szCs w:val="22"/>
          </w:rPr>
          <w:t xml:space="preserve"> A higher importance value </w:t>
        </w:r>
        <w:r w:rsidR="001C4A06">
          <w:rPr>
            <w:rFonts w:ascii="Times New Roman" w:hAnsi="Times New Roman" w:cs="Times New Roman"/>
            <w:color w:val="000000" w:themeColor="text1"/>
            <w:sz w:val="22"/>
            <w:szCs w:val="22"/>
          </w:rPr>
          <w:t xml:space="preserve">indicates that including the given variable in the model leads to a larger reduction in </w:t>
        </w:r>
      </w:ins>
      <w:ins w:id="5" w:author="Gabrielle Boisrame" w:date="2020-01-09T09:56:00Z">
        <w:r w:rsidR="001C4A06">
          <w:rPr>
            <w:rFonts w:ascii="Times New Roman" w:hAnsi="Times New Roman" w:cs="Times New Roman"/>
            <w:color w:val="000000" w:themeColor="text1"/>
            <w:sz w:val="22"/>
            <w:szCs w:val="22"/>
          </w:rPr>
          <w:t xml:space="preserve">model error </w:t>
        </w:r>
        <w:commentRangeStart w:id="6"/>
        <w:r w:rsidR="001C4A06">
          <w:rPr>
            <w:rFonts w:ascii="Times New Roman" w:hAnsi="Times New Roman" w:cs="Times New Roman"/>
            <w:color w:val="000000" w:themeColor="text1"/>
            <w:sz w:val="22"/>
            <w:szCs w:val="22"/>
          </w:rPr>
          <w:t>(</w:t>
        </w:r>
        <w:proofErr w:type="spellStart"/>
        <w:r w:rsidR="001C4A06">
          <w:rPr>
            <w:rFonts w:ascii="Times New Roman" w:hAnsi="Times New Roman" w:cs="Times New Roman"/>
            <w:color w:val="000000" w:themeColor="text1"/>
            <w:sz w:val="22"/>
            <w:szCs w:val="22"/>
          </w:rPr>
          <w:t>Liaw</w:t>
        </w:r>
        <w:proofErr w:type="spellEnd"/>
        <w:r w:rsidR="001C4A06">
          <w:rPr>
            <w:rFonts w:ascii="Times New Roman" w:hAnsi="Times New Roman" w:cs="Times New Roman"/>
            <w:color w:val="000000" w:themeColor="text1"/>
            <w:sz w:val="22"/>
            <w:szCs w:val="22"/>
          </w:rPr>
          <w:t xml:space="preserve"> and Wiener, 2002)</w:t>
        </w:r>
      </w:ins>
      <w:ins w:id="7" w:author="Gabrielle Boisrame" w:date="2020-01-09T09:51:00Z">
        <w:r w:rsidR="001C4A06">
          <w:rPr>
            <w:rFonts w:ascii="Times New Roman" w:hAnsi="Times New Roman" w:cs="Times New Roman"/>
            <w:color w:val="000000" w:themeColor="text1"/>
            <w:sz w:val="22"/>
            <w:szCs w:val="22"/>
          </w:rPr>
          <w:t>.</w:t>
        </w:r>
      </w:ins>
      <w:commentRangeEnd w:id="6"/>
      <w:ins w:id="8" w:author="Gabrielle Boisrame" w:date="2020-01-09T09:57:00Z">
        <w:r w:rsidR="001C4A06">
          <w:rPr>
            <w:rStyle w:val="CommentReference"/>
            <w:i w:val="0"/>
            <w:iCs w:val="0"/>
            <w:color w:val="auto"/>
          </w:rPr>
          <w:commentReference w:id="6"/>
        </w:r>
      </w:ins>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390F7E0E">
            <wp:extent cx="5535168" cy="311353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4">
                      <a:extLst>
                        <a:ext uri="{28A0092B-C50C-407E-A947-70E740481C1C}">
                          <a14:useLocalDpi xmlns:a14="http://schemas.microsoft.com/office/drawing/2010/main" val="0"/>
                        </a:ext>
                      </a:extLst>
                    </a:blip>
                    <a:stretch>
                      <a:fillRect/>
                    </a:stretch>
                  </pic:blipFill>
                  <pic:spPr>
                    <a:xfrm>
                      <a:off x="0" y="0"/>
                      <a:ext cx="5571180" cy="3133788"/>
                    </a:xfrm>
                    <a:prstGeom prst="rect">
                      <a:avLst/>
                    </a:prstGeom>
                  </pic:spPr>
                </pic:pic>
              </a:graphicData>
            </a:graphic>
          </wp:inline>
        </w:drawing>
      </w:r>
    </w:p>
    <w:p w14:paraId="2BC8AF59" w14:textId="3372650E"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ins w:id="9" w:author="Gabrielle Boisrame" w:date="2020-01-09T10:07:00Z">
        <w:r w:rsidR="00B8166A">
          <w:rPr>
            <w:rFonts w:ascii="Times New Roman" w:hAnsi="Times New Roman" w:cs="Times New Roman"/>
            <w:i/>
            <w:color w:val="000000" w:themeColor="text1"/>
            <w:sz w:val="22"/>
            <w:szCs w:val="22"/>
          </w:rPr>
          <w:t xml:space="preserve"> These plots were created using the </w:t>
        </w:r>
        <w:proofErr w:type="spellStart"/>
        <w:r w:rsidR="00B8166A">
          <w:rPr>
            <w:rFonts w:ascii="Times New Roman" w:hAnsi="Times New Roman" w:cs="Times New Roman"/>
            <w:i/>
            <w:color w:val="000000" w:themeColor="text1"/>
            <w:sz w:val="22"/>
            <w:szCs w:val="22"/>
          </w:rPr>
          <w:t>random</w:t>
        </w:r>
      </w:ins>
      <w:ins w:id="10" w:author="Gabrielle Boisrame" w:date="2020-01-09T10:08:00Z">
        <w:r w:rsidR="00B8166A">
          <w:rPr>
            <w:rFonts w:ascii="Times New Roman" w:hAnsi="Times New Roman" w:cs="Times New Roman"/>
            <w:i/>
            <w:color w:val="000000" w:themeColor="text1"/>
            <w:sz w:val="22"/>
            <w:szCs w:val="22"/>
          </w:rPr>
          <w:t>F</w:t>
        </w:r>
      </w:ins>
      <w:ins w:id="11" w:author="Gabrielle Boisrame" w:date="2020-01-09T10:07:00Z">
        <w:r w:rsidR="00B8166A">
          <w:rPr>
            <w:rFonts w:ascii="Times New Roman" w:hAnsi="Times New Roman" w:cs="Times New Roman"/>
            <w:i/>
            <w:color w:val="000000" w:themeColor="text1"/>
            <w:sz w:val="22"/>
            <w:szCs w:val="22"/>
          </w:rPr>
          <w:t>orest</w:t>
        </w:r>
        <w:proofErr w:type="spellEnd"/>
        <w:r w:rsidR="00B8166A">
          <w:rPr>
            <w:rFonts w:ascii="Times New Roman" w:hAnsi="Times New Roman" w:cs="Times New Roman"/>
            <w:i/>
            <w:color w:val="000000" w:themeColor="text1"/>
            <w:sz w:val="22"/>
            <w:szCs w:val="22"/>
          </w:rPr>
          <w:t xml:space="preserve"> R package.</w:t>
        </w:r>
      </w:ins>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53583D03">
            <wp:extent cx="56388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5">
                      <a:extLst>
                        <a:ext uri="{28A0092B-C50C-407E-A947-70E740481C1C}">
                          <a14:useLocalDpi xmlns:a14="http://schemas.microsoft.com/office/drawing/2010/main" val="0"/>
                        </a:ext>
                      </a:extLst>
                    </a:blip>
                    <a:stretch>
                      <a:fillRect/>
                    </a:stretch>
                  </pic:blipFill>
                  <pic:spPr>
                    <a:xfrm>
                      <a:off x="0" y="0"/>
                      <a:ext cx="5648852" cy="3177479"/>
                    </a:xfrm>
                    <a:prstGeom prst="rect">
                      <a:avLst/>
                    </a:prstGeom>
                  </pic:spPr>
                </pic:pic>
              </a:graphicData>
            </a:graphic>
          </wp:inline>
        </w:drawing>
      </w:r>
    </w:p>
    <w:p w14:paraId="418A678F" w14:textId="58D5D9DB"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w:t>
      </w:r>
      <w:ins w:id="12" w:author="Gabrielle Boisrame" w:date="2020-01-09T09:58:00Z">
        <w:r w:rsidR="001C4A06">
          <w:rPr>
            <w:rFonts w:ascii="Times New Roman" w:hAnsi="Times New Roman" w:cs="Times New Roman"/>
            <w:i/>
            <w:color w:val="000000" w:themeColor="text1"/>
            <w:sz w:val="22"/>
            <w:szCs w:val="22"/>
          </w:rPr>
          <w:t xml:space="preserve"> non-topographic</w:t>
        </w:r>
      </w:ins>
      <w:r w:rsidRPr="00A3320B">
        <w:rPr>
          <w:rFonts w:ascii="Times New Roman" w:hAnsi="Times New Roman" w:cs="Times New Roman"/>
          <w:i/>
          <w:color w:val="000000" w:themeColor="text1"/>
          <w:sz w:val="22"/>
          <w:szCs w:val="22"/>
        </w:rPr>
        <w:t xml:space="preserve"> variable. Those variables treated as factors rather than </w:t>
      </w:r>
      <w:ins w:id="13" w:author="Gabrielle Boisrame" w:date="2020-01-09T10:06:00Z">
        <w:r w:rsidR="00B8166A">
          <w:rPr>
            <w:rFonts w:ascii="Times New Roman" w:hAnsi="Times New Roman" w:cs="Times New Roman"/>
            <w:i/>
            <w:color w:val="000000" w:themeColor="text1"/>
            <w:sz w:val="22"/>
            <w:szCs w:val="22"/>
          </w:rPr>
          <w:t>continuous values</w:t>
        </w:r>
      </w:ins>
      <w:del w:id="14" w:author="Gabrielle Boisrame" w:date="2020-01-09T10:06:00Z">
        <w:r w:rsidRPr="00A3320B" w:rsidDel="00B8166A">
          <w:rPr>
            <w:rFonts w:ascii="Times New Roman" w:hAnsi="Times New Roman" w:cs="Times New Roman"/>
            <w:i/>
            <w:color w:val="000000" w:themeColor="text1"/>
            <w:sz w:val="22"/>
            <w:szCs w:val="22"/>
          </w:rPr>
          <w:delText>numbers</w:delText>
        </w:r>
      </w:del>
      <w:r w:rsidRPr="00A3320B">
        <w:rPr>
          <w:rFonts w:ascii="Times New Roman" w:hAnsi="Times New Roman" w:cs="Times New Roman"/>
          <w:i/>
          <w:color w:val="000000" w:themeColor="text1"/>
          <w:sz w:val="22"/>
          <w:szCs w:val="22"/>
        </w:rPr>
        <w:t xml:space="preserve">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ins w:id="15" w:author="Gabrielle Boisrame" w:date="2020-01-09T09:45:00Z">
        <w:r w:rsidR="00E738BC">
          <w:rPr>
            <w:rFonts w:ascii="Times New Roman" w:hAnsi="Times New Roman" w:cs="Times New Roman"/>
            <w:i/>
            <w:color w:val="000000" w:themeColor="text1"/>
            <w:sz w:val="22"/>
            <w:szCs w:val="22"/>
          </w:rPr>
          <w:t xml:space="preserve"> Current vegetation (C) is different from Figure 7 in the main text since </w:t>
        </w:r>
      </w:ins>
      <w:ins w:id="16" w:author="Gabrielle Boisrame" w:date="2020-01-09T09:47:00Z">
        <w:r w:rsidR="00E738BC">
          <w:rPr>
            <w:rFonts w:ascii="Times New Roman" w:hAnsi="Times New Roman" w:cs="Times New Roman"/>
            <w:i/>
            <w:color w:val="000000" w:themeColor="text1"/>
            <w:sz w:val="22"/>
            <w:szCs w:val="22"/>
          </w:rPr>
          <w:t xml:space="preserve">Figure 7 </w:t>
        </w:r>
      </w:ins>
      <w:ins w:id="17" w:author="Gabrielle Boisrame" w:date="2020-01-09T09:59:00Z">
        <w:r w:rsidR="001C4A06">
          <w:rPr>
            <w:rFonts w:ascii="Times New Roman" w:hAnsi="Times New Roman" w:cs="Times New Roman"/>
            <w:i/>
            <w:color w:val="000000" w:themeColor="text1"/>
            <w:sz w:val="22"/>
            <w:szCs w:val="22"/>
          </w:rPr>
          <w:t>modeled each measurement site explicitly</w:t>
        </w:r>
      </w:ins>
      <w:ins w:id="18" w:author="Gabrielle Boisrame" w:date="2020-01-09T09:48:00Z">
        <w:r w:rsidR="00E738BC">
          <w:rPr>
            <w:rFonts w:ascii="Times New Roman" w:hAnsi="Times New Roman" w:cs="Times New Roman"/>
            <w:i/>
            <w:color w:val="000000" w:themeColor="text1"/>
            <w:sz w:val="22"/>
            <w:szCs w:val="22"/>
          </w:rPr>
          <w:t>, whereas the means shown here are taken across the entire range of possible covariates from all sites</w:t>
        </w:r>
      </w:ins>
      <w:ins w:id="19" w:author="Gabrielle Boisrame" w:date="2020-01-09T09:59:00Z">
        <w:r w:rsidR="001C4A06">
          <w:rPr>
            <w:rFonts w:ascii="Times New Roman" w:hAnsi="Times New Roman" w:cs="Times New Roman"/>
            <w:i/>
            <w:color w:val="000000" w:themeColor="text1"/>
            <w:sz w:val="22"/>
            <w:szCs w:val="22"/>
          </w:rPr>
          <w:t>, regardless of whether a given site actually contained a given vegetation class</w:t>
        </w:r>
      </w:ins>
      <w:ins w:id="20" w:author="Gabrielle Boisrame" w:date="2020-01-09T09:49:00Z">
        <w:r w:rsidR="00E738BC">
          <w:rPr>
            <w:rFonts w:ascii="Times New Roman" w:hAnsi="Times New Roman" w:cs="Times New Roman"/>
            <w:i/>
            <w:color w:val="000000" w:themeColor="text1"/>
            <w:sz w:val="22"/>
            <w:szCs w:val="22"/>
          </w:rPr>
          <w:t>.</w:t>
        </w:r>
      </w:ins>
      <w:ins w:id="21" w:author="Gabrielle Boisrame" w:date="2020-01-09T10:01:00Z">
        <w:r w:rsidR="001C4A06">
          <w:rPr>
            <w:rFonts w:ascii="Times New Roman" w:hAnsi="Times New Roman" w:cs="Times New Roman"/>
            <w:i/>
            <w:color w:val="000000" w:themeColor="text1"/>
            <w:sz w:val="22"/>
            <w:szCs w:val="22"/>
          </w:rPr>
          <w:t xml:space="preserve"> </w:t>
        </w:r>
      </w:ins>
      <w:ins w:id="22" w:author="Gabrielle Boisrame" w:date="2020-01-09T10:02:00Z">
        <w:r w:rsidR="001C4A06">
          <w:rPr>
            <w:rFonts w:ascii="Times New Roman" w:hAnsi="Times New Roman" w:cs="Times New Roman"/>
            <w:i/>
            <w:color w:val="000000" w:themeColor="text1"/>
            <w:sz w:val="22"/>
            <w:szCs w:val="22"/>
          </w:rPr>
          <w:t>The difference occurs because</w:t>
        </w:r>
      </w:ins>
      <w:ins w:id="23" w:author="Gabrielle Boisrame" w:date="2020-01-09T10:01:00Z">
        <w:r w:rsidR="001C4A06">
          <w:rPr>
            <w:rFonts w:ascii="Times New Roman" w:hAnsi="Times New Roman" w:cs="Times New Roman"/>
            <w:i/>
            <w:color w:val="000000" w:themeColor="text1"/>
            <w:sz w:val="22"/>
            <w:szCs w:val="22"/>
          </w:rPr>
          <w:t xml:space="preserve"> </w:t>
        </w:r>
        <w:bookmarkStart w:id="24" w:name="_GoBack"/>
        <w:bookmarkEnd w:id="24"/>
        <w:r w:rsidR="001C4A06">
          <w:rPr>
            <w:rFonts w:ascii="Times New Roman" w:hAnsi="Times New Roman" w:cs="Times New Roman"/>
            <w:i/>
            <w:color w:val="000000" w:themeColor="text1"/>
            <w:sz w:val="22"/>
            <w:szCs w:val="22"/>
          </w:rPr>
          <w:t>meadows are more likely to be found in sites that are topographically prone to high moisture.</w:t>
        </w:r>
      </w:ins>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5" w:name="_Ref189030"/>
      <w:r w:rsidRPr="00A3320B">
        <w:rPr>
          <w:rFonts w:ascii="Times New Roman" w:hAnsi="Times New Roman" w:cs="Times New Roman"/>
          <w:color w:val="000000" w:themeColor="text1"/>
          <w:sz w:val="22"/>
          <w:szCs w:val="22"/>
        </w:rPr>
        <w:t xml:space="preserve">Figure </w:t>
      </w:r>
      <w:bookmarkEnd w:id="2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6" w:name="_Ref2328677"/>
      <w:r w:rsidRPr="00A3320B">
        <w:rPr>
          <w:rFonts w:ascii="Times New Roman" w:hAnsi="Times New Roman" w:cs="Times New Roman"/>
          <w:color w:val="000000" w:themeColor="text1"/>
          <w:sz w:val="22"/>
          <w:szCs w:val="22"/>
        </w:rPr>
        <w:t xml:space="preserve">Figure </w:t>
      </w:r>
      <w:bookmarkEnd w:id="2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8">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0580B095"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r w:rsidR="006C55E2">
        <w:rPr>
          <w:rFonts w:ascii="Times New Roman" w:hAnsi="Times New Roman" w:cs="Times New Roman"/>
          <w:i/>
          <w:sz w:val="22"/>
          <w:szCs w:val="22"/>
        </w:rPr>
        <w:t>8</w:t>
      </w:r>
      <w:r w:rsidR="009F7092" w:rsidRPr="00A3320B">
        <w:rPr>
          <w:rFonts w:ascii="Times New Roman" w:hAnsi="Times New Roman" w:cs="Times New Roman"/>
          <w:i/>
          <w:sz w:val="22"/>
          <w:szCs w:val="22"/>
        </w:rPr>
        <w:t xml:space="preserve"> in the main document). This figure is reproduced from </w:t>
      </w:r>
      <w:proofErr w:type="spellStart"/>
      <w:r w:rsidR="009F7092" w:rsidRPr="00A3320B">
        <w:rPr>
          <w:rFonts w:ascii="Times New Roman" w:hAnsi="Times New Roman" w:cs="Times New Roman"/>
          <w:i/>
          <w:sz w:val="22"/>
          <w:szCs w:val="22"/>
        </w:rPr>
        <w:t>Boisramé</w:t>
      </w:r>
      <w:proofErr w:type="spellEnd"/>
      <w:r w:rsidR="009F7092" w:rsidRPr="00A3320B">
        <w:rPr>
          <w:rFonts w:ascii="Times New Roman" w:hAnsi="Times New Roman" w:cs="Times New Roman"/>
          <w:i/>
          <w:sz w:val="22"/>
          <w:szCs w:val="22"/>
        </w:rPr>
        <w:t xml:space="preserve">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76BFF50" w14:textId="77777777" w:rsidR="00A67E8E" w:rsidRPr="00A67E8E" w:rsidRDefault="003D164C" w:rsidP="00CF4EBF">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A67E8E" w:rsidRPr="00A67E8E">
        <w:rPr>
          <w:b/>
          <w:noProof/>
        </w:rPr>
        <w:t>Literature Cited</w:t>
      </w:r>
    </w:p>
    <w:p w14:paraId="561F50FF" w14:textId="77777777" w:rsidR="00A67E8E" w:rsidRPr="00A67E8E" w:rsidRDefault="00A67E8E" w:rsidP="00CF4EBF">
      <w:pPr>
        <w:pStyle w:val="EndNoteBibliographyTitle"/>
        <w:ind w:left="720" w:hanging="720"/>
        <w:rPr>
          <w:b/>
          <w:noProof/>
        </w:rPr>
      </w:pPr>
    </w:p>
    <w:p w14:paraId="47821AD5" w14:textId="77777777" w:rsidR="00A67E8E" w:rsidRPr="00A67E8E" w:rsidRDefault="00A67E8E" w:rsidP="00CF4EBF">
      <w:pPr>
        <w:pStyle w:val="EndNoteBibliography"/>
        <w:ind w:left="720" w:hanging="720"/>
        <w:rPr>
          <w:noProof/>
        </w:rPr>
      </w:pPr>
      <w:r w:rsidRPr="00A67E8E">
        <w:rPr>
          <w:noProof/>
        </w:rPr>
        <w:t>Boisramé GFS, Thompson SE, Kelly M, Cavalli J, Wilkin KM, Stephens SL. 2017. Vegetation change during 40years of repeated managed wildfires in the Sierra Nevada, California. Forest Ecology and Management 402: 241-252.</w:t>
      </w:r>
    </w:p>
    <w:p w14:paraId="4B034DD6" w14:textId="77777777" w:rsidR="00A67E8E" w:rsidRPr="00A67E8E" w:rsidRDefault="00A67E8E" w:rsidP="00CF4EBF">
      <w:pPr>
        <w:pStyle w:val="EndNoteBibliography"/>
        <w:ind w:left="720" w:hanging="720"/>
        <w:rPr>
          <w:noProof/>
        </w:rPr>
      </w:pPr>
      <w:r w:rsidRPr="00A67E8E">
        <w:rPr>
          <w:noProof/>
        </w:rPr>
        <w:t>Boisramé GFS, Thompson SE, Tague C, Stephens SL. 2019. Restoring a natural fire regime alters the water balance of a Sierra Nevada catchment. Water Resources Research 55: 5751– 5769.</w:t>
      </w:r>
    </w:p>
    <w:p w14:paraId="2A66BFD3" w14:textId="77777777" w:rsidR="00A67E8E" w:rsidRPr="00A67E8E" w:rsidRDefault="00A67E8E" w:rsidP="00CF4EBF">
      <w:pPr>
        <w:pStyle w:val="EndNoteBibliography"/>
        <w:ind w:left="720" w:hanging="720"/>
        <w:rPr>
          <w:noProof/>
        </w:rPr>
      </w:pPr>
      <w:r w:rsidRPr="00A67E8E">
        <w:rPr>
          <w:noProof/>
        </w:rPr>
        <w:t>Cushman SA, McGarigal K, Neel MC. 2008. Parsimony in landscape metrics: Strength, universality, and consistency. Ecological Indicators 8: 691-703.</w:t>
      </w:r>
    </w:p>
    <w:p w14:paraId="3A6A4696" w14:textId="77777777" w:rsidR="00A67E8E" w:rsidRPr="00A67E8E" w:rsidRDefault="00A67E8E" w:rsidP="00CF4EBF">
      <w:pPr>
        <w:pStyle w:val="EndNoteBibliography"/>
        <w:ind w:left="720" w:hanging="720"/>
        <w:rPr>
          <w:noProof/>
        </w:rPr>
      </w:pPr>
      <w:r w:rsidRPr="00A67E8E">
        <w:rPr>
          <w:noProof/>
        </w:rPr>
        <w:t>Henn B, Newman AJ, Livneh B, Daly C, Lundquist JD. 2018. An assessment of differences in gridded precipitation datasets in complex terrain. Journal of Hydrology 556: 1205-1219.</w:t>
      </w:r>
    </w:p>
    <w:p w14:paraId="062546C3" w14:textId="77777777" w:rsidR="00A67E8E" w:rsidRPr="00A67E8E" w:rsidRDefault="00A67E8E" w:rsidP="00CF4EBF">
      <w:pPr>
        <w:pStyle w:val="EndNoteBibliography"/>
        <w:ind w:left="720" w:hanging="720"/>
        <w:rPr>
          <w:noProof/>
        </w:rPr>
      </w:pPr>
      <w:r w:rsidRPr="00A67E8E">
        <w:rPr>
          <w:noProof/>
        </w:rPr>
        <w:t>Kane VR, Lutz JA, Alina Cansler C, Povak NA, Churchill DJ, Smith DF, Kane JT, North MP. 2015. Water balance and topography predict fire and forest structure patterns. Forest Ecology and Management 338: 1-13.</w:t>
      </w:r>
    </w:p>
    <w:p w14:paraId="1B957334" w14:textId="77777777" w:rsidR="00A67E8E" w:rsidRPr="00A67E8E" w:rsidRDefault="00A67E8E" w:rsidP="00CF4EBF">
      <w:pPr>
        <w:pStyle w:val="EndNoteBibliography"/>
        <w:ind w:left="720" w:hanging="720"/>
        <w:rPr>
          <w:noProof/>
        </w:rPr>
      </w:pPr>
      <w:r w:rsidRPr="00A67E8E">
        <w:rPr>
          <w:noProof/>
        </w:rPr>
        <w:t>Little RJA. 1988. Missing-data adjustments in large surveys. Journal of Business &amp; Economic Statistics 6: 287-296.</w:t>
      </w:r>
    </w:p>
    <w:p w14:paraId="11BBCB53" w14:textId="77777777" w:rsidR="00A67E8E" w:rsidRPr="00A67E8E" w:rsidRDefault="00A67E8E" w:rsidP="00CF4EBF">
      <w:pPr>
        <w:pStyle w:val="EndNoteBibliography"/>
        <w:ind w:left="720" w:hanging="720"/>
        <w:rPr>
          <w:noProof/>
        </w:rPr>
      </w:pPr>
      <w:r w:rsidRPr="00A67E8E">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056D0570" w14:textId="77777777" w:rsidR="00A67E8E" w:rsidRPr="00A67E8E" w:rsidRDefault="00A67E8E" w:rsidP="00CF4EBF">
      <w:pPr>
        <w:pStyle w:val="EndNoteBibliography"/>
        <w:ind w:left="720" w:hanging="720"/>
        <w:rPr>
          <w:noProof/>
        </w:rPr>
      </w:pPr>
      <w:r w:rsidRPr="00A67E8E">
        <w:rPr>
          <w:noProof/>
        </w:rPr>
        <w:t>Miller JD, Thode AE. 2007. Quantifying burn severity in a heterogeneous landscape with a relative version of the delta Normalized Burn Ratio (dNBR). Remote Sensing of Environment 109: 66-80.</w:t>
      </w:r>
    </w:p>
    <w:p w14:paraId="4FDFB167" w14:textId="77777777" w:rsidR="00A67E8E" w:rsidRPr="00A67E8E" w:rsidRDefault="00A67E8E" w:rsidP="00CF4EBF">
      <w:pPr>
        <w:pStyle w:val="EndNoteBibliography"/>
        <w:ind w:left="720" w:hanging="720"/>
        <w:rPr>
          <w:noProof/>
        </w:rPr>
      </w:pPr>
      <w:r w:rsidRPr="00A67E8E">
        <w:rPr>
          <w:noProof/>
        </w:rPr>
        <w:t>Romme WH. 1982. Fire and landscape diversity in subalpine forests of Yellowstone National Park. Ecological Monographs 52: 199-221.</w:t>
      </w:r>
    </w:p>
    <w:p w14:paraId="1F2DB0BC" w14:textId="42C944F4" w:rsidR="003D164C" w:rsidRPr="00A3320B" w:rsidRDefault="003D164C" w:rsidP="00CF4EBF">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abrielle Boisrame" w:date="2020-01-09T09:57:00Z" w:initials="GB">
    <w:p w14:paraId="4CB9B9C0" w14:textId="47934DF9" w:rsidR="001C4A06" w:rsidRDefault="001C4A06">
      <w:pPr>
        <w:pStyle w:val="CommentText"/>
      </w:pPr>
      <w:r>
        <w:rPr>
          <w:rStyle w:val="CommentReference"/>
        </w:rPr>
        <w:annotationRef/>
      </w:r>
      <w:r>
        <w:t>This reference is in the main text, but not in the bibliography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B9B9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B9B9C0" w16cid:durableId="21C6C7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D5EC1" w14:textId="77777777" w:rsidR="005F4D92" w:rsidRDefault="005F4D92" w:rsidP="003303F7">
      <w:r>
        <w:separator/>
      </w:r>
    </w:p>
  </w:endnote>
  <w:endnote w:type="continuationSeparator" w:id="0">
    <w:p w14:paraId="7432FFBE" w14:textId="77777777" w:rsidR="005F4D92" w:rsidRDefault="005F4D92"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86EA6" w14:textId="77777777" w:rsidR="005F4D92" w:rsidRDefault="005F4D92" w:rsidP="003303F7">
      <w:r>
        <w:separator/>
      </w:r>
    </w:p>
  </w:footnote>
  <w:footnote w:type="continuationSeparator" w:id="0">
    <w:p w14:paraId="31EA43B1" w14:textId="77777777" w:rsidR="005F4D92" w:rsidRDefault="005F4D92"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brielle Boisrame">
    <w15:presenceInfo w15:providerId="AD" w15:userId="S-1-5-21-2983108227-3104936336-457092868-27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90DDA"/>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0A9C"/>
    <w:rsid w:val="001A15DD"/>
    <w:rsid w:val="001A22BB"/>
    <w:rsid w:val="001A576E"/>
    <w:rsid w:val="001A6B4F"/>
    <w:rsid w:val="001B299F"/>
    <w:rsid w:val="001C4A06"/>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4F5542"/>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5F4D92"/>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759E0"/>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8606F"/>
    <w:rsid w:val="00A867B5"/>
    <w:rsid w:val="00A90442"/>
    <w:rsid w:val="00A944A8"/>
    <w:rsid w:val="00AA4068"/>
    <w:rsid w:val="00AA5D49"/>
    <w:rsid w:val="00AB031A"/>
    <w:rsid w:val="00AC39CA"/>
    <w:rsid w:val="00AD223A"/>
    <w:rsid w:val="00AE1FF5"/>
    <w:rsid w:val="00AF0E1F"/>
    <w:rsid w:val="00B013B9"/>
    <w:rsid w:val="00B02C80"/>
    <w:rsid w:val="00B125C3"/>
    <w:rsid w:val="00B125FB"/>
    <w:rsid w:val="00B20B05"/>
    <w:rsid w:val="00B2718F"/>
    <w:rsid w:val="00B4497D"/>
    <w:rsid w:val="00B46652"/>
    <w:rsid w:val="00B5689D"/>
    <w:rsid w:val="00B70D8A"/>
    <w:rsid w:val="00B736BF"/>
    <w:rsid w:val="00B746B9"/>
    <w:rsid w:val="00B8166A"/>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362D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54DD"/>
    <w:rsid w:val="00E27FF8"/>
    <w:rsid w:val="00E361D9"/>
    <w:rsid w:val="00E549EE"/>
    <w:rsid w:val="00E554EC"/>
    <w:rsid w:val="00E621A0"/>
    <w:rsid w:val="00E64D9C"/>
    <w:rsid w:val="00E738BC"/>
    <w:rsid w:val="00E80DFD"/>
    <w:rsid w:val="00EB6236"/>
    <w:rsid w:val="00EC3F6E"/>
    <w:rsid w:val="00EC4D4B"/>
    <w:rsid w:val="00EE1846"/>
    <w:rsid w:val="00EE4159"/>
    <w:rsid w:val="00EE7C8A"/>
    <w:rsid w:val="00F0305D"/>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yperlink" Target="https://www.umass.edu/landeco/research/fragstats/fragstats.html" TargetMode="External"/><Relationship Id="rId17" Type="http://schemas.openxmlformats.org/officeDocument/2006/relationships/image" Target="media/image8.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6.jpg"/><Relationship Id="rId10" Type="http://schemas.openxmlformats.org/officeDocument/2006/relationships/hyperlink" Target="http://www.prism.oregonstate.edu"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9079D-D74B-254F-943D-818250CB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21</Pages>
  <Words>5757</Words>
  <Characters>32818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5</cp:revision>
  <dcterms:created xsi:type="dcterms:W3CDTF">2020-01-09T17:44:00Z</dcterms:created>
  <dcterms:modified xsi:type="dcterms:W3CDTF">2020-01-13T18:04:00Z</dcterms:modified>
</cp:coreProperties>
</file>