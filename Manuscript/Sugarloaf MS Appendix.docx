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4040E1" w14:textId="11EDB92F" w:rsidR="0036555F" w:rsidRPr="0016288C" w:rsidRDefault="0036555F" w:rsidP="0036555F">
      <w:pPr>
        <w:pStyle w:val="Heading1"/>
        <w:rPr>
          <w:rFonts w:ascii="Times New Roman" w:hAnsi="Times New Roman" w:cs="Times New Roman"/>
          <w:color w:val="000000" w:themeColor="text1"/>
        </w:rPr>
      </w:pPr>
      <w:r w:rsidRPr="0016288C">
        <w:rPr>
          <w:rFonts w:ascii="Times New Roman" w:hAnsi="Times New Roman" w:cs="Times New Roman"/>
          <w:color w:val="000000" w:themeColor="text1"/>
        </w:rPr>
        <w:t xml:space="preserve">Appendix A: Sugarloaf Creek Basin </w:t>
      </w:r>
      <w:r>
        <w:rPr>
          <w:rFonts w:ascii="Times New Roman" w:hAnsi="Times New Roman" w:cs="Times New Roman"/>
          <w:color w:val="000000" w:themeColor="text1"/>
        </w:rPr>
        <w:t>Site Information</w:t>
      </w:r>
    </w:p>
    <w:p w14:paraId="08811F5A" w14:textId="77777777" w:rsidR="00BC3F8B" w:rsidRPr="0036555F" w:rsidRDefault="00BC3F8B" w:rsidP="00441D44">
      <w:pPr>
        <w:rPr>
          <w:rFonts w:ascii="Times New Roman" w:hAnsi="Times New Roman" w:cs="Times New Roman"/>
          <w:color w:val="000000" w:themeColor="text1"/>
        </w:rPr>
      </w:pPr>
    </w:p>
    <w:p w14:paraId="4F59A9D7" w14:textId="12701C92" w:rsidR="00441D44" w:rsidRPr="003D164C" w:rsidRDefault="00441D44" w:rsidP="00441D44">
      <w:pPr>
        <w:rPr>
          <w:rFonts w:ascii="Times New Roman" w:hAnsi="Times New Roman" w:cs="Times New Roman"/>
          <w:i/>
          <w:color w:val="000000" w:themeColor="text1"/>
        </w:rPr>
      </w:pPr>
      <w:r w:rsidRPr="003D164C">
        <w:rPr>
          <w:rFonts w:ascii="Times New Roman" w:hAnsi="Times New Roman" w:cs="Times New Roman"/>
          <w:i/>
          <w:color w:val="000000" w:themeColor="text1"/>
        </w:rPr>
        <w:t>Table A</w:t>
      </w:r>
      <w:r w:rsidR="0036555F" w:rsidRPr="003D164C">
        <w:rPr>
          <w:rFonts w:ascii="Times New Roman" w:hAnsi="Times New Roman" w:cs="Times New Roman"/>
          <w:i/>
          <w:color w:val="000000" w:themeColor="text1"/>
        </w:rPr>
        <w:t>1</w:t>
      </w:r>
      <w:r w:rsidRPr="003D164C">
        <w:rPr>
          <w:rFonts w:ascii="Times New Roman" w:hAnsi="Times New Roman" w:cs="Times New Roman"/>
          <w:i/>
          <w:color w:val="000000" w:themeColor="text1"/>
        </w:rPr>
        <w:t>. All fires from FRAP (2017) perimeter database the burned within SCB. Fires included in the analysis burned 57% of SCB.</w:t>
      </w:r>
    </w:p>
    <w:tbl>
      <w:tblPr>
        <w:tblStyle w:val="TableGrid"/>
        <w:tblW w:w="0" w:type="auto"/>
        <w:tblLook w:val="04A0" w:firstRow="1" w:lastRow="0" w:firstColumn="1" w:lastColumn="0" w:noHBand="0" w:noVBand="1"/>
      </w:tblPr>
      <w:tblGrid>
        <w:gridCol w:w="726"/>
        <w:gridCol w:w="1632"/>
        <w:gridCol w:w="1080"/>
        <w:gridCol w:w="990"/>
        <w:gridCol w:w="1440"/>
        <w:gridCol w:w="1350"/>
      </w:tblGrid>
      <w:tr w:rsidR="0016288C" w:rsidRPr="0016288C" w14:paraId="502431E6" w14:textId="77777777" w:rsidTr="006E43F2">
        <w:trPr>
          <w:trHeight w:val="300"/>
        </w:trPr>
        <w:tc>
          <w:tcPr>
            <w:tcW w:w="726" w:type="dxa"/>
            <w:tcBorders>
              <w:left w:val="nil"/>
              <w:right w:val="nil"/>
            </w:tcBorders>
            <w:noWrap/>
            <w:vAlign w:val="center"/>
            <w:hideMark/>
          </w:tcPr>
          <w:p w14:paraId="3DD58C4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Year</w:t>
            </w:r>
          </w:p>
        </w:tc>
        <w:tc>
          <w:tcPr>
            <w:tcW w:w="1632" w:type="dxa"/>
            <w:tcBorders>
              <w:left w:val="nil"/>
              <w:right w:val="nil"/>
            </w:tcBorders>
            <w:noWrap/>
            <w:vAlign w:val="center"/>
            <w:hideMark/>
          </w:tcPr>
          <w:p w14:paraId="44742EBA"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Name</w:t>
            </w:r>
          </w:p>
        </w:tc>
        <w:tc>
          <w:tcPr>
            <w:tcW w:w="1080" w:type="dxa"/>
            <w:tcBorders>
              <w:left w:val="nil"/>
              <w:right w:val="nil"/>
            </w:tcBorders>
            <w:noWrap/>
            <w:vAlign w:val="center"/>
            <w:hideMark/>
          </w:tcPr>
          <w:p w14:paraId="38317DB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Report date</w:t>
            </w:r>
          </w:p>
        </w:tc>
        <w:tc>
          <w:tcPr>
            <w:tcW w:w="990" w:type="dxa"/>
            <w:tcBorders>
              <w:left w:val="nil"/>
              <w:right w:val="nil"/>
            </w:tcBorders>
            <w:noWrap/>
            <w:vAlign w:val="center"/>
            <w:hideMark/>
          </w:tcPr>
          <w:p w14:paraId="5DB0E81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Total area (ha)</w:t>
            </w:r>
          </w:p>
        </w:tc>
        <w:tc>
          <w:tcPr>
            <w:tcW w:w="1440" w:type="dxa"/>
            <w:tcBorders>
              <w:left w:val="nil"/>
              <w:right w:val="nil"/>
            </w:tcBorders>
            <w:noWrap/>
            <w:vAlign w:val="center"/>
            <w:hideMark/>
          </w:tcPr>
          <w:p w14:paraId="66C58C6E"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Area of watershed burned (ha)</w:t>
            </w:r>
          </w:p>
        </w:tc>
        <w:tc>
          <w:tcPr>
            <w:tcW w:w="1350" w:type="dxa"/>
            <w:tcBorders>
              <w:left w:val="nil"/>
              <w:right w:val="nil"/>
            </w:tcBorders>
            <w:noWrap/>
            <w:vAlign w:val="center"/>
            <w:hideMark/>
          </w:tcPr>
          <w:p w14:paraId="43A94761" w14:textId="7CFAB455"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Included in analyses?</w:t>
            </w:r>
          </w:p>
        </w:tc>
      </w:tr>
      <w:tr w:rsidR="0016288C" w:rsidRPr="0016288C" w14:paraId="493F9420" w14:textId="77777777" w:rsidTr="006E43F2">
        <w:trPr>
          <w:trHeight w:val="300"/>
        </w:trPr>
        <w:tc>
          <w:tcPr>
            <w:tcW w:w="726" w:type="dxa"/>
            <w:tcBorders>
              <w:left w:val="nil"/>
              <w:bottom w:val="nil"/>
              <w:right w:val="nil"/>
            </w:tcBorders>
            <w:noWrap/>
            <w:hideMark/>
          </w:tcPr>
          <w:p w14:paraId="179B2058"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1952</w:t>
            </w:r>
          </w:p>
        </w:tc>
        <w:tc>
          <w:tcPr>
            <w:tcW w:w="1632" w:type="dxa"/>
            <w:tcBorders>
              <w:left w:val="nil"/>
              <w:bottom w:val="nil"/>
              <w:right w:val="nil"/>
            </w:tcBorders>
            <w:noWrap/>
            <w:hideMark/>
          </w:tcPr>
          <w:p w14:paraId="35349700"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left w:val="nil"/>
              <w:bottom w:val="nil"/>
              <w:right w:val="nil"/>
            </w:tcBorders>
            <w:noWrap/>
            <w:hideMark/>
          </w:tcPr>
          <w:p w14:paraId="3D91BC55"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19-Jun</w:t>
            </w:r>
          </w:p>
        </w:tc>
        <w:tc>
          <w:tcPr>
            <w:tcW w:w="990" w:type="dxa"/>
            <w:tcBorders>
              <w:left w:val="nil"/>
              <w:bottom w:val="nil"/>
              <w:right w:val="nil"/>
            </w:tcBorders>
            <w:noWrap/>
            <w:vAlign w:val="center"/>
            <w:hideMark/>
          </w:tcPr>
          <w:p w14:paraId="1AF2E0D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w:t>
            </w:r>
          </w:p>
        </w:tc>
        <w:tc>
          <w:tcPr>
            <w:tcW w:w="1440" w:type="dxa"/>
            <w:tcBorders>
              <w:left w:val="nil"/>
              <w:bottom w:val="nil"/>
              <w:right w:val="nil"/>
            </w:tcBorders>
            <w:noWrap/>
            <w:vAlign w:val="center"/>
            <w:hideMark/>
          </w:tcPr>
          <w:p w14:paraId="72A8A1BF"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w:t>
            </w:r>
          </w:p>
        </w:tc>
        <w:tc>
          <w:tcPr>
            <w:tcW w:w="1350" w:type="dxa"/>
            <w:tcBorders>
              <w:left w:val="nil"/>
              <w:bottom w:val="nil"/>
              <w:right w:val="nil"/>
            </w:tcBorders>
            <w:noWrap/>
            <w:vAlign w:val="center"/>
            <w:hideMark/>
          </w:tcPr>
          <w:p w14:paraId="4A521013" w14:textId="77777777" w:rsidR="00441D44" w:rsidRPr="0016288C" w:rsidRDefault="00441D44" w:rsidP="006E43F2">
            <w:pPr>
              <w:jc w:val="center"/>
              <w:rPr>
                <w:rFonts w:ascii="Times New Roman" w:hAnsi="Times New Roman" w:cs="Times New Roman"/>
                <w:color w:val="000000" w:themeColor="text1"/>
                <w:sz w:val="24"/>
                <w:szCs w:val="24"/>
              </w:rPr>
            </w:pPr>
          </w:p>
        </w:tc>
      </w:tr>
      <w:tr w:rsidR="0016288C" w:rsidRPr="0016288C" w14:paraId="48B35625" w14:textId="77777777" w:rsidTr="006E43F2">
        <w:trPr>
          <w:trHeight w:val="300"/>
        </w:trPr>
        <w:tc>
          <w:tcPr>
            <w:tcW w:w="726" w:type="dxa"/>
            <w:tcBorders>
              <w:top w:val="nil"/>
              <w:left w:val="nil"/>
              <w:bottom w:val="nil"/>
              <w:right w:val="nil"/>
            </w:tcBorders>
            <w:noWrap/>
            <w:hideMark/>
          </w:tcPr>
          <w:p w14:paraId="272266B2"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1964</w:t>
            </w:r>
          </w:p>
        </w:tc>
        <w:tc>
          <w:tcPr>
            <w:tcW w:w="1632" w:type="dxa"/>
            <w:tcBorders>
              <w:top w:val="nil"/>
              <w:left w:val="nil"/>
              <w:bottom w:val="nil"/>
              <w:right w:val="nil"/>
            </w:tcBorders>
            <w:noWrap/>
            <w:hideMark/>
          </w:tcPr>
          <w:p w14:paraId="6DCA70AF"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0A51E85B"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2-Oct</w:t>
            </w:r>
          </w:p>
        </w:tc>
        <w:tc>
          <w:tcPr>
            <w:tcW w:w="990" w:type="dxa"/>
            <w:tcBorders>
              <w:top w:val="nil"/>
              <w:left w:val="nil"/>
              <w:bottom w:val="nil"/>
              <w:right w:val="nil"/>
            </w:tcBorders>
            <w:noWrap/>
            <w:vAlign w:val="center"/>
            <w:hideMark/>
          </w:tcPr>
          <w:p w14:paraId="034BAB6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08FC2933"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350" w:type="dxa"/>
            <w:tcBorders>
              <w:top w:val="nil"/>
              <w:left w:val="nil"/>
              <w:bottom w:val="nil"/>
              <w:right w:val="nil"/>
            </w:tcBorders>
            <w:noWrap/>
            <w:vAlign w:val="center"/>
            <w:hideMark/>
          </w:tcPr>
          <w:p w14:paraId="4CC550A3" w14:textId="77777777" w:rsidR="00441D44" w:rsidRPr="0016288C" w:rsidRDefault="00441D44" w:rsidP="006E43F2">
            <w:pPr>
              <w:jc w:val="center"/>
              <w:rPr>
                <w:color w:val="000000" w:themeColor="text1"/>
              </w:rPr>
            </w:pPr>
          </w:p>
        </w:tc>
      </w:tr>
      <w:tr w:rsidR="0016288C" w:rsidRPr="0016288C" w14:paraId="013DCACF" w14:textId="77777777" w:rsidTr="006E43F2">
        <w:trPr>
          <w:trHeight w:val="300"/>
        </w:trPr>
        <w:tc>
          <w:tcPr>
            <w:tcW w:w="726" w:type="dxa"/>
            <w:tcBorders>
              <w:top w:val="nil"/>
              <w:left w:val="nil"/>
              <w:bottom w:val="nil"/>
              <w:right w:val="nil"/>
            </w:tcBorders>
            <w:noWrap/>
            <w:hideMark/>
          </w:tcPr>
          <w:p w14:paraId="22FCAB4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1971</w:t>
            </w:r>
          </w:p>
        </w:tc>
        <w:tc>
          <w:tcPr>
            <w:tcW w:w="1632" w:type="dxa"/>
            <w:tcBorders>
              <w:top w:val="nil"/>
              <w:left w:val="nil"/>
              <w:bottom w:val="nil"/>
              <w:right w:val="nil"/>
            </w:tcBorders>
            <w:noWrap/>
            <w:hideMark/>
          </w:tcPr>
          <w:p w14:paraId="524464F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Ball Dome</w:t>
            </w:r>
          </w:p>
        </w:tc>
        <w:tc>
          <w:tcPr>
            <w:tcW w:w="1080" w:type="dxa"/>
            <w:tcBorders>
              <w:top w:val="nil"/>
              <w:left w:val="nil"/>
              <w:bottom w:val="nil"/>
              <w:right w:val="nil"/>
            </w:tcBorders>
            <w:noWrap/>
            <w:hideMark/>
          </w:tcPr>
          <w:p w14:paraId="24E32AB5"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9EA31B4"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99</w:t>
            </w:r>
          </w:p>
        </w:tc>
        <w:tc>
          <w:tcPr>
            <w:tcW w:w="1440" w:type="dxa"/>
            <w:tcBorders>
              <w:top w:val="nil"/>
              <w:left w:val="nil"/>
              <w:bottom w:val="nil"/>
              <w:right w:val="nil"/>
            </w:tcBorders>
            <w:noWrap/>
            <w:vAlign w:val="center"/>
            <w:hideMark/>
          </w:tcPr>
          <w:p w14:paraId="688198F6"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99</w:t>
            </w:r>
          </w:p>
        </w:tc>
        <w:tc>
          <w:tcPr>
            <w:tcW w:w="1350" w:type="dxa"/>
            <w:tcBorders>
              <w:top w:val="nil"/>
              <w:left w:val="nil"/>
              <w:bottom w:val="nil"/>
              <w:right w:val="nil"/>
            </w:tcBorders>
            <w:noWrap/>
            <w:vAlign w:val="center"/>
            <w:hideMark/>
          </w:tcPr>
          <w:p w14:paraId="4ED5F5A6" w14:textId="77777777" w:rsidR="00441D44" w:rsidRPr="0016288C" w:rsidRDefault="00441D44" w:rsidP="006E43F2">
            <w:pPr>
              <w:jc w:val="center"/>
              <w:rPr>
                <w:rFonts w:ascii="Times New Roman" w:hAnsi="Times New Roman" w:cs="Times New Roman"/>
                <w:color w:val="000000" w:themeColor="text1"/>
                <w:sz w:val="24"/>
                <w:szCs w:val="24"/>
              </w:rPr>
            </w:pPr>
          </w:p>
        </w:tc>
      </w:tr>
      <w:tr w:rsidR="0016288C" w:rsidRPr="0016288C" w14:paraId="3E2DD6E7" w14:textId="77777777" w:rsidTr="006E43F2">
        <w:trPr>
          <w:trHeight w:val="300"/>
        </w:trPr>
        <w:tc>
          <w:tcPr>
            <w:tcW w:w="726" w:type="dxa"/>
            <w:tcBorders>
              <w:top w:val="nil"/>
              <w:left w:val="nil"/>
              <w:bottom w:val="nil"/>
              <w:right w:val="nil"/>
            </w:tcBorders>
            <w:noWrap/>
            <w:hideMark/>
          </w:tcPr>
          <w:p w14:paraId="3A9A111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1972</w:t>
            </w:r>
          </w:p>
        </w:tc>
        <w:tc>
          <w:tcPr>
            <w:tcW w:w="1632" w:type="dxa"/>
            <w:tcBorders>
              <w:top w:val="nil"/>
              <w:left w:val="nil"/>
              <w:bottom w:val="nil"/>
              <w:right w:val="nil"/>
            </w:tcBorders>
            <w:noWrap/>
            <w:hideMark/>
          </w:tcPr>
          <w:p w14:paraId="438E4113"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 Valley</w:t>
            </w:r>
          </w:p>
        </w:tc>
        <w:tc>
          <w:tcPr>
            <w:tcW w:w="1080" w:type="dxa"/>
            <w:tcBorders>
              <w:top w:val="nil"/>
              <w:left w:val="nil"/>
              <w:bottom w:val="nil"/>
              <w:right w:val="nil"/>
            </w:tcBorders>
            <w:noWrap/>
            <w:hideMark/>
          </w:tcPr>
          <w:p w14:paraId="4363512A"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15-Sep</w:t>
            </w:r>
          </w:p>
        </w:tc>
        <w:tc>
          <w:tcPr>
            <w:tcW w:w="990" w:type="dxa"/>
            <w:tcBorders>
              <w:top w:val="nil"/>
              <w:left w:val="nil"/>
              <w:bottom w:val="nil"/>
              <w:right w:val="nil"/>
            </w:tcBorders>
            <w:noWrap/>
            <w:vAlign w:val="center"/>
            <w:hideMark/>
          </w:tcPr>
          <w:p w14:paraId="542D9B3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16</w:t>
            </w:r>
          </w:p>
        </w:tc>
        <w:tc>
          <w:tcPr>
            <w:tcW w:w="1440" w:type="dxa"/>
            <w:tcBorders>
              <w:top w:val="nil"/>
              <w:left w:val="nil"/>
              <w:bottom w:val="nil"/>
              <w:right w:val="nil"/>
            </w:tcBorders>
            <w:noWrap/>
            <w:vAlign w:val="center"/>
            <w:hideMark/>
          </w:tcPr>
          <w:p w14:paraId="74A94AF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350" w:type="dxa"/>
            <w:tcBorders>
              <w:top w:val="nil"/>
              <w:left w:val="nil"/>
              <w:bottom w:val="nil"/>
              <w:right w:val="nil"/>
            </w:tcBorders>
            <w:noWrap/>
            <w:vAlign w:val="center"/>
            <w:hideMark/>
          </w:tcPr>
          <w:p w14:paraId="1DAE2E2B" w14:textId="77777777" w:rsidR="00441D44" w:rsidRPr="0016288C" w:rsidRDefault="00441D44" w:rsidP="006E43F2">
            <w:pPr>
              <w:jc w:val="center"/>
              <w:rPr>
                <w:rFonts w:ascii="Times New Roman" w:hAnsi="Times New Roman" w:cs="Times New Roman"/>
                <w:color w:val="000000" w:themeColor="text1"/>
                <w:sz w:val="24"/>
                <w:szCs w:val="24"/>
              </w:rPr>
            </w:pPr>
          </w:p>
        </w:tc>
      </w:tr>
      <w:tr w:rsidR="0016288C" w:rsidRPr="0016288C" w14:paraId="4302E148" w14:textId="77777777" w:rsidTr="006E43F2">
        <w:trPr>
          <w:trHeight w:val="300"/>
        </w:trPr>
        <w:tc>
          <w:tcPr>
            <w:tcW w:w="726" w:type="dxa"/>
            <w:tcBorders>
              <w:top w:val="nil"/>
              <w:left w:val="nil"/>
              <w:bottom w:val="nil"/>
              <w:right w:val="nil"/>
            </w:tcBorders>
            <w:noWrap/>
            <w:hideMark/>
          </w:tcPr>
          <w:p w14:paraId="7F9A26FE"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1973</w:t>
            </w:r>
          </w:p>
        </w:tc>
        <w:tc>
          <w:tcPr>
            <w:tcW w:w="1632" w:type="dxa"/>
            <w:tcBorders>
              <w:top w:val="nil"/>
              <w:left w:val="nil"/>
              <w:bottom w:val="nil"/>
              <w:right w:val="nil"/>
            </w:tcBorders>
            <w:noWrap/>
            <w:hideMark/>
          </w:tcPr>
          <w:p w14:paraId="57D6DEA0"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So. Sentinel</w:t>
            </w:r>
          </w:p>
        </w:tc>
        <w:tc>
          <w:tcPr>
            <w:tcW w:w="1080" w:type="dxa"/>
            <w:tcBorders>
              <w:top w:val="nil"/>
              <w:left w:val="nil"/>
              <w:bottom w:val="nil"/>
              <w:right w:val="nil"/>
            </w:tcBorders>
            <w:noWrap/>
            <w:hideMark/>
          </w:tcPr>
          <w:p w14:paraId="69277FCE"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28-Aug</w:t>
            </w:r>
          </w:p>
        </w:tc>
        <w:tc>
          <w:tcPr>
            <w:tcW w:w="990" w:type="dxa"/>
            <w:tcBorders>
              <w:top w:val="nil"/>
              <w:left w:val="nil"/>
              <w:bottom w:val="nil"/>
              <w:right w:val="nil"/>
            </w:tcBorders>
            <w:noWrap/>
            <w:vAlign w:val="center"/>
            <w:hideMark/>
          </w:tcPr>
          <w:p w14:paraId="2B5F0051"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1084</w:t>
            </w:r>
          </w:p>
        </w:tc>
        <w:tc>
          <w:tcPr>
            <w:tcW w:w="1440" w:type="dxa"/>
            <w:tcBorders>
              <w:top w:val="nil"/>
              <w:left w:val="nil"/>
              <w:bottom w:val="nil"/>
              <w:right w:val="nil"/>
            </w:tcBorders>
            <w:noWrap/>
            <w:vAlign w:val="center"/>
            <w:hideMark/>
          </w:tcPr>
          <w:p w14:paraId="769BEE47"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1038</w:t>
            </w:r>
          </w:p>
        </w:tc>
        <w:tc>
          <w:tcPr>
            <w:tcW w:w="1350" w:type="dxa"/>
            <w:tcBorders>
              <w:top w:val="nil"/>
              <w:left w:val="nil"/>
              <w:bottom w:val="nil"/>
              <w:right w:val="nil"/>
            </w:tcBorders>
            <w:noWrap/>
            <w:vAlign w:val="center"/>
            <w:hideMark/>
          </w:tcPr>
          <w:p w14:paraId="5711053D" w14:textId="4A89050F"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41FCF9A5" w14:textId="77777777" w:rsidTr="006E43F2">
        <w:trPr>
          <w:trHeight w:val="300"/>
        </w:trPr>
        <w:tc>
          <w:tcPr>
            <w:tcW w:w="726" w:type="dxa"/>
            <w:tcBorders>
              <w:top w:val="nil"/>
              <w:left w:val="nil"/>
              <w:bottom w:val="nil"/>
              <w:right w:val="nil"/>
            </w:tcBorders>
            <w:noWrap/>
            <w:hideMark/>
          </w:tcPr>
          <w:p w14:paraId="6089651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1974</w:t>
            </w:r>
          </w:p>
        </w:tc>
        <w:tc>
          <w:tcPr>
            <w:tcW w:w="1632" w:type="dxa"/>
            <w:tcBorders>
              <w:top w:val="nil"/>
              <w:left w:val="nil"/>
              <w:bottom w:val="nil"/>
              <w:right w:val="nil"/>
            </w:tcBorders>
            <w:noWrap/>
            <w:hideMark/>
          </w:tcPr>
          <w:p w14:paraId="11F90133"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Comanche</w:t>
            </w:r>
          </w:p>
        </w:tc>
        <w:tc>
          <w:tcPr>
            <w:tcW w:w="1080" w:type="dxa"/>
            <w:tcBorders>
              <w:top w:val="nil"/>
              <w:left w:val="nil"/>
              <w:bottom w:val="nil"/>
              <w:right w:val="nil"/>
            </w:tcBorders>
            <w:noWrap/>
            <w:hideMark/>
          </w:tcPr>
          <w:p w14:paraId="18AFB814"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22-Jul</w:t>
            </w:r>
          </w:p>
        </w:tc>
        <w:tc>
          <w:tcPr>
            <w:tcW w:w="990" w:type="dxa"/>
            <w:tcBorders>
              <w:top w:val="nil"/>
              <w:left w:val="nil"/>
              <w:bottom w:val="nil"/>
              <w:right w:val="nil"/>
            </w:tcBorders>
            <w:noWrap/>
            <w:vAlign w:val="center"/>
            <w:hideMark/>
          </w:tcPr>
          <w:p w14:paraId="283593BC"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1219</w:t>
            </w:r>
          </w:p>
        </w:tc>
        <w:tc>
          <w:tcPr>
            <w:tcW w:w="1440" w:type="dxa"/>
            <w:tcBorders>
              <w:top w:val="nil"/>
              <w:left w:val="nil"/>
              <w:bottom w:val="nil"/>
              <w:right w:val="nil"/>
            </w:tcBorders>
            <w:noWrap/>
            <w:vAlign w:val="center"/>
            <w:hideMark/>
          </w:tcPr>
          <w:p w14:paraId="2A715D2E"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1219</w:t>
            </w:r>
          </w:p>
        </w:tc>
        <w:tc>
          <w:tcPr>
            <w:tcW w:w="1350" w:type="dxa"/>
            <w:tcBorders>
              <w:top w:val="nil"/>
              <w:left w:val="nil"/>
              <w:bottom w:val="nil"/>
              <w:right w:val="nil"/>
            </w:tcBorders>
            <w:noWrap/>
            <w:vAlign w:val="center"/>
            <w:hideMark/>
          </w:tcPr>
          <w:p w14:paraId="5A1064EF" w14:textId="32FBB479"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402D4581" w14:textId="77777777" w:rsidTr="006E43F2">
        <w:trPr>
          <w:trHeight w:val="300"/>
        </w:trPr>
        <w:tc>
          <w:tcPr>
            <w:tcW w:w="726" w:type="dxa"/>
            <w:tcBorders>
              <w:top w:val="nil"/>
              <w:left w:val="nil"/>
              <w:bottom w:val="nil"/>
              <w:right w:val="nil"/>
            </w:tcBorders>
            <w:noWrap/>
            <w:hideMark/>
          </w:tcPr>
          <w:p w14:paraId="2101FA19"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1976</w:t>
            </w:r>
          </w:p>
        </w:tc>
        <w:tc>
          <w:tcPr>
            <w:tcW w:w="1632" w:type="dxa"/>
            <w:tcBorders>
              <w:top w:val="nil"/>
              <w:left w:val="nil"/>
              <w:bottom w:val="nil"/>
              <w:right w:val="nil"/>
            </w:tcBorders>
            <w:noWrap/>
            <w:hideMark/>
          </w:tcPr>
          <w:p w14:paraId="63E44BA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In Between</w:t>
            </w:r>
          </w:p>
        </w:tc>
        <w:tc>
          <w:tcPr>
            <w:tcW w:w="1080" w:type="dxa"/>
            <w:tcBorders>
              <w:top w:val="nil"/>
              <w:left w:val="nil"/>
              <w:bottom w:val="nil"/>
              <w:right w:val="nil"/>
            </w:tcBorders>
            <w:noWrap/>
            <w:hideMark/>
          </w:tcPr>
          <w:p w14:paraId="4838075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29-Jul</w:t>
            </w:r>
          </w:p>
        </w:tc>
        <w:tc>
          <w:tcPr>
            <w:tcW w:w="990" w:type="dxa"/>
            <w:tcBorders>
              <w:top w:val="nil"/>
              <w:left w:val="nil"/>
              <w:bottom w:val="nil"/>
              <w:right w:val="nil"/>
            </w:tcBorders>
            <w:noWrap/>
            <w:vAlign w:val="center"/>
            <w:hideMark/>
          </w:tcPr>
          <w:p w14:paraId="287E3FC4"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w:t>
            </w:r>
          </w:p>
        </w:tc>
        <w:tc>
          <w:tcPr>
            <w:tcW w:w="1440" w:type="dxa"/>
            <w:tcBorders>
              <w:top w:val="nil"/>
              <w:left w:val="nil"/>
              <w:bottom w:val="nil"/>
              <w:right w:val="nil"/>
            </w:tcBorders>
            <w:noWrap/>
            <w:vAlign w:val="center"/>
            <w:hideMark/>
          </w:tcPr>
          <w:p w14:paraId="0E610DA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w:t>
            </w:r>
          </w:p>
        </w:tc>
        <w:tc>
          <w:tcPr>
            <w:tcW w:w="1350" w:type="dxa"/>
            <w:tcBorders>
              <w:top w:val="nil"/>
              <w:left w:val="nil"/>
              <w:bottom w:val="nil"/>
              <w:right w:val="nil"/>
            </w:tcBorders>
            <w:noWrap/>
            <w:vAlign w:val="center"/>
            <w:hideMark/>
          </w:tcPr>
          <w:p w14:paraId="3C55BC80" w14:textId="558AFC59"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270F413B" w14:textId="77777777" w:rsidTr="006E43F2">
        <w:trPr>
          <w:trHeight w:val="300"/>
        </w:trPr>
        <w:tc>
          <w:tcPr>
            <w:tcW w:w="726" w:type="dxa"/>
            <w:tcBorders>
              <w:top w:val="nil"/>
              <w:left w:val="nil"/>
              <w:bottom w:val="nil"/>
              <w:right w:val="nil"/>
            </w:tcBorders>
            <w:noWrap/>
            <w:hideMark/>
          </w:tcPr>
          <w:p w14:paraId="23D038E3"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062319D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0BA2D128"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20-Jul</w:t>
            </w:r>
          </w:p>
        </w:tc>
        <w:tc>
          <w:tcPr>
            <w:tcW w:w="990" w:type="dxa"/>
            <w:tcBorders>
              <w:top w:val="nil"/>
              <w:left w:val="nil"/>
              <w:bottom w:val="nil"/>
              <w:right w:val="nil"/>
            </w:tcBorders>
            <w:noWrap/>
            <w:vAlign w:val="center"/>
            <w:hideMark/>
          </w:tcPr>
          <w:p w14:paraId="003E97AB"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264</w:t>
            </w:r>
          </w:p>
        </w:tc>
        <w:tc>
          <w:tcPr>
            <w:tcW w:w="1440" w:type="dxa"/>
            <w:tcBorders>
              <w:top w:val="nil"/>
              <w:left w:val="nil"/>
              <w:bottom w:val="nil"/>
              <w:right w:val="nil"/>
            </w:tcBorders>
            <w:noWrap/>
            <w:vAlign w:val="center"/>
            <w:hideMark/>
          </w:tcPr>
          <w:p w14:paraId="7C4D2E12"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264</w:t>
            </w:r>
          </w:p>
        </w:tc>
        <w:tc>
          <w:tcPr>
            <w:tcW w:w="1350" w:type="dxa"/>
            <w:tcBorders>
              <w:top w:val="nil"/>
              <w:left w:val="nil"/>
              <w:bottom w:val="nil"/>
              <w:right w:val="nil"/>
            </w:tcBorders>
            <w:noWrap/>
            <w:vAlign w:val="center"/>
            <w:hideMark/>
          </w:tcPr>
          <w:p w14:paraId="37ED5629" w14:textId="20923948"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539AB437" w14:textId="77777777" w:rsidTr="006E43F2">
        <w:trPr>
          <w:trHeight w:val="300"/>
        </w:trPr>
        <w:tc>
          <w:tcPr>
            <w:tcW w:w="726" w:type="dxa"/>
            <w:tcBorders>
              <w:top w:val="nil"/>
              <w:left w:val="nil"/>
              <w:bottom w:val="nil"/>
              <w:right w:val="nil"/>
            </w:tcBorders>
            <w:noWrap/>
            <w:hideMark/>
          </w:tcPr>
          <w:p w14:paraId="0F46423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1566D9E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25C31771"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26-Jun</w:t>
            </w:r>
          </w:p>
        </w:tc>
        <w:tc>
          <w:tcPr>
            <w:tcW w:w="990" w:type="dxa"/>
            <w:tcBorders>
              <w:top w:val="nil"/>
              <w:left w:val="nil"/>
              <w:bottom w:val="nil"/>
              <w:right w:val="nil"/>
            </w:tcBorders>
            <w:noWrap/>
            <w:vAlign w:val="center"/>
            <w:hideMark/>
          </w:tcPr>
          <w:p w14:paraId="48670252"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4219</w:t>
            </w:r>
          </w:p>
        </w:tc>
        <w:tc>
          <w:tcPr>
            <w:tcW w:w="1440" w:type="dxa"/>
            <w:tcBorders>
              <w:top w:val="nil"/>
              <w:left w:val="nil"/>
              <w:bottom w:val="nil"/>
              <w:right w:val="nil"/>
            </w:tcBorders>
            <w:noWrap/>
            <w:vAlign w:val="center"/>
            <w:hideMark/>
          </w:tcPr>
          <w:p w14:paraId="32D0ED70"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1594</w:t>
            </w:r>
          </w:p>
        </w:tc>
        <w:tc>
          <w:tcPr>
            <w:tcW w:w="1350" w:type="dxa"/>
            <w:tcBorders>
              <w:top w:val="nil"/>
              <w:left w:val="nil"/>
              <w:bottom w:val="nil"/>
              <w:right w:val="nil"/>
            </w:tcBorders>
            <w:noWrap/>
            <w:vAlign w:val="center"/>
            <w:hideMark/>
          </w:tcPr>
          <w:p w14:paraId="1431BFE0" w14:textId="7D1982C7"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11552F20" w14:textId="77777777" w:rsidTr="006E43F2">
        <w:trPr>
          <w:trHeight w:val="300"/>
        </w:trPr>
        <w:tc>
          <w:tcPr>
            <w:tcW w:w="726" w:type="dxa"/>
            <w:tcBorders>
              <w:top w:val="nil"/>
              <w:left w:val="nil"/>
              <w:bottom w:val="nil"/>
              <w:right w:val="nil"/>
            </w:tcBorders>
            <w:noWrap/>
            <w:hideMark/>
          </w:tcPr>
          <w:p w14:paraId="7100728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1980</w:t>
            </w:r>
          </w:p>
        </w:tc>
        <w:tc>
          <w:tcPr>
            <w:tcW w:w="1632" w:type="dxa"/>
            <w:tcBorders>
              <w:top w:val="nil"/>
              <w:left w:val="nil"/>
              <w:bottom w:val="nil"/>
              <w:right w:val="nil"/>
            </w:tcBorders>
            <w:noWrap/>
            <w:hideMark/>
          </w:tcPr>
          <w:p w14:paraId="39368900"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Roaring</w:t>
            </w:r>
          </w:p>
        </w:tc>
        <w:tc>
          <w:tcPr>
            <w:tcW w:w="1080" w:type="dxa"/>
            <w:tcBorders>
              <w:top w:val="nil"/>
              <w:left w:val="nil"/>
              <w:bottom w:val="nil"/>
              <w:right w:val="nil"/>
            </w:tcBorders>
            <w:noWrap/>
            <w:hideMark/>
          </w:tcPr>
          <w:p w14:paraId="7C32847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1-Aug</w:t>
            </w:r>
          </w:p>
        </w:tc>
        <w:tc>
          <w:tcPr>
            <w:tcW w:w="990" w:type="dxa"/>
            <w:tcBorders>
              <w:top w:val="nil"/>
              <w:left w:val="nil"/>
              <w:bottom w:val="nil"/>
              <w:right w:val="nil"/>
            </w:tcBorders>
            <w:noWrap/>
            <w:vAlign w:val="center"/>
            <w:hideMark/>
          </w:tcPr>
          <w:p w14:paraId="39109D4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170</w:t>
            </w:r>
          </w:p>
        </w:tc>
        <w:tc>
          <w:tcPr>
            <w:tcW w:w="1440" w:type="dxa"/>
            <w:tcBorders>
              <w:top w:val="nil"/>
              <w:left w:val="nil"/>
              <w:bottom w:val="nil"/>
              <w:right w:val="nil"/>
            </w:tcBorders>
            <w:noWrap/>
            <w:vAlign w:val="center"/>
            <w:hideMark/>
          </w:tcPr>
          <w:p w14:paraId="4D6F6551"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72</w:t>
            </w:r>
          </w:p>
        </w:tc>
        <w:tc>
          <w:tcPr>
            <w:tcW w:w="1350" w:type="dxa"/>
            <w:tcBorders>
              <w:top w:val="nil"/>
              <w:left w:val="nil"/>
              <w:bottom w:val="nil"/>
              <w:right w:val="nil"/>
            </w:tcBorders>
            <w:noWrap/>
            <w:vAlign w:val="center"/>
            <w:hideMark/>
          </w:tcPr>
          <w:p w14:paraId="458EC62B" w14:textId="6206286F"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3D3616C6" w14:textId="77777777" w:rsidTr="006E43F2">
        <w:trPr>
          <w:trHeight w:val="300"/>
        </w:trPr>
        <w:tc>
          <w:tcPr>
            <w:tcW w:w="726" w:type="dxa"/>
            <w:tcBorders>
              <w:top w:val="nil"/>
              <w:left w:val="nil"/>
              <w:bottom w:val="nil"/>
              <w:right w:val="nil"/>
            </w:tcBorders>
            <w:noWrap/>
            <w:hideMark/>
          </w:tcPr>
          <w:p w14:paraId="0BFD8764"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1985</w:t>
            </w:r>
          </w:p>
        </w:tc>
        <w:tc>
          <w:tcPr>
            <w:tcW w:w="1632" w:type="dxa"/>
            <w:tcBorders>
              <w:top w:val="nil"/>
              <w:left w:val="nil"/>
              <w:bottom w:val="nil"/>
              <w:right w:val="nil"/>
            </w:tcBorders>
            <w:noWrap/>
            <w:hideMark/>
          </w:tcPr>
          <w:p w14:paraId="183FB39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5EDA4EEC"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7812991C"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1153</w:t>
            </w:r>
          </w:p>
        </w:tc>
        <w:tc>
          <w:tcPr>
            <w:tcW w:w="1440" w:type="dxa"/>
            <w:tcBorders>
              <w:top w:val="nil"/>
              <w:left w:val="nil"/>
              <w:bottom w:val="nil"/>
              <w:right w:val="nil"/>
            </w:tcBorders>
            <w:noWrap/>
            <w:vAlign w:val="center"/>
            <w:hideMark/>
          </w:tcPr>
          <w:p w14:paraId="7C88BE28"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1152</w:t>
            </w:r>
          </w:p>
        </w:tc>
        <w:tc>
          <w:tcPr>
            <w:tcW w:w="1350" w:type="dxa"/>
            <w:tcBorders>
              <w:top w:val="nil"/>
              <w:left w:val="nil"/>
              <w:bottom w:val="nil"/>
              <w:right w:val="nil"/>
            </w:tcBorders>
            <w:noWrap/>
            <w:vAlign w:val="center"/>
            <w:hideMark/>
          </w:tcPr>
          <w:p w14:paraId="24F3EF75" w14:textId="2F8BB10F"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3CE2DCBE" w14:textId="77777777" w:rsidTr="006E43F2">
        <w:trPr>
          <w:trHeight w:val="300"/>
        </w:trPr>
        <w:tc>
          <w:tcPr>
            <w:tcW w:w="726" w:type="dxa"/>
            <w:tcBorders>
              <w:top w:val="nil"/>
              <w:left w:val="nil"/>
              <w:bottom w:val="nil"/>
              <w:right w:val="nil"/>
            </w:tcBorders>
            <w:noWrap/>
            <w:hideMark/>
          </w:tcPr>
          <w:p w14:paraId="5F14776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1988</w:t>
            </w:r>
          </w:p>
        </w:tc>
        <w:tc>
          <w:tcPr>
            <w:tcW w:w="1632" w:type="dxa"/>
            <w:tcBorders>
              <w:top w:val="nil"/>
              <w:left w:val="nil"/>
              <w:bottom w:val="nil"/>
              <w:right w:val="nil"/>
            </w:tcBorders>
            <w:noWrap/>
            <w:hideMark/>
          </w:tcPr>
          <w:p w14:paraId="2F35A394" w14:textId="77777777" w:rsidR="00441D44" w:rsidRPr="0016288C" w:rsidRDefault="00441D44" w:rsidP="006E43F2">
            <w:pPr>
              <w:rPr>
                <w:rFonts w:ascii="Times New Roman" w:hAnsi="Times New Roman" w:cs="Times New Roman"/>
                <w:color w:val="000000" w:themeColor="text1"/>
                <w:sz w:val="24"/>
                <w:szCs w:val="24"/>
              </w:rPr>
            </w:pPr>
            <w:proofErr w:type="spellStart"/>
            <w:r w:rsidRPr="0016288C">
              <w:rPr>
                <w:rFonts w:ascii="Times New Roman" w:hAnsi="Times New Roman" w:cs="Times New Roman"/>
                <w:color w:val="000000" w:themeColor="text1"/>
                <w:sz w:val="24"/>
                <w:szCs w:val="24"/>
              </w:rPr>
              <w:t>Sugarbaby</w:t>
            </w:r>
            <w:proofErr w:type="spellEnd"/>
          </w:p>
        </w:tc>
        <w:tc>
          <w:tcPr>
            <w:tcW w:w="1080" w:type="dxa"/>
            <w:tcBorders>
              <w:top w:val="nil"/>
              <w:left w:val="nil"/>
              <w:bottom w:val="nil"/>
              <w:right w:val="nil"/>
            </w:tcBorders>
            <w:noWrap/>
            <w:hideMark/>
          </w:tcPr>
          <w:p w14:paraId="37D1339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20-Jun</w:t>
            </w:r>
          </w:p>
        </w:tc>
        <w:tc>
          <w:tcPr>
            <w:tcW w:w="990" w:type="dxa"/>
            <w:tcBorders>
              <w:top w:val="nil"/>
              <w:left w:val="nil"/>
              <w:bottom w:val="nil"/>
              <w:right w:val="nil"/>
            </w:tcBorders>
            <w:noWrap/>
            <w:vAlign w:val="center"/>
            <w:hideMark/>
          </w:tcPr>
          <w:p w14:paraId="6FB504F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3</w:t>
            </w:r>
          </w:p>
        </w:tc>
        <w:tc>
          <w:tcPr>
            <w:tcW w:w="1440" w:type="dxa"/>
            <w:tcBorders>
              <w:top w:val="nil"/>
              <w:left w:val="nil"/>
              <w:bottom w:val="nil"/>
              <w:right w:val="nil"/>
            </w:tcBorders>
            <w:noWrap/>
            <w:vAlign w:val="center"/>
            <w:hideMark/>
          </w:tcPr>
          <w:p w14:paraId="0E8D55A6"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3</w:t>
            </w:r>
          </w:p>
        </w:tc>
        <w:tc>
          <w:tcPr>
            <w:tcW w:w="1350" w:type="dxa"/>
            <w:tcBorders>
              <w:top w:val="nil"/>
              <w:left w:val="nil"/>
              <w:bottom w:val="nil"/>
              <w:right w:val="nil"/>
            </w:tcBorders>
            <w:noWrap/>
            <w:vAlign w:val="center"/>
            <w:hideMark/>
          </w:tcPr>
          <w:p w14:paraId="5F1B7EF8" w14:textId="3331D038"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2BBA0AB6" w14:textId="77777777" w:rsidTr="006E43F2">
        <w:trPr>
          <w:trHeight w:val="300"/>
        </w:trPr>
        <w:tc>
          <w:tcPr>
            <w:tcW w:w="726" w:type="dxa"/>
            <w:tcBorders>
              <w:top w:val="nil"/>
              <w:left w:val="nil"/>
              <w:bottom w:val="nil"/>
              <w:right w:val="nil"/>
            </w:tcBorders>
            <w:noWrap/>
            <w:hideMark/>
          </w:tcPr>
          <w:p w14:paraId="663B2709"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1992</w:t>
            </w:r>
          </w:p>
        </w:tc>
        <w:tc>
          <w:tcPr>
            <w:tcW w:w="1632" w:type="dxa"/>
            <w:tcBorders>
              <w:top w:val="nil"/>
              <w:left w:val="nil"/>
              <w:bottom w:val="nil"/>
              <w:right w:val="nil"/>
            </w:tcBorders>
            <w:noWrap/>
            <w:hideMark/>
          </w:tcPr>
          <w:p w14:paraId="06555F1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Ellis Meadow</w:t>
            </w:r>
          </w:p>
        </w:tc>
        <w:tc>
          <w:tcPr>
            <w:tcW w:w="1080" w:type="dxa"/>
            <w:tcBorders>
              <w:top w:val="nil"/>
              <w:left w:val="nil"/>
              <w:bottom w:val="nil"/>
              <w:right w:val="nil"/>
            </w:tcBorders>
            <w:noWrap/>
            <w:hideMark/>
          </w:tcPr>
          <w:p w14:paraId="142D882A"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2-Jun</w:t>
            </w:r>
          </w:p>
        </w:tc>
        <w:tc>
          <w:tcPr>
            <w:tcW w:w="990" w:type="dxa"/>
            <w:tcBorders>
              <w:top w:val="nil"/>
              <w:left w:val="nil"/>
              <w:bottom w:val="nil"/>
              <w:right w:val="nil"/>
            </w:tcBorders>
            <w:noWrap/>
            <w:vAlign w:val="center"/>
            <w:hideMark/>
          </w:tcPr>
          <w:p w14:paraId="31CD7D70"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w:t>
            </w:r>
          </w:p>
        </w:tc>
        <w:tc>
          <w:tcPr>
            <w:tcW w:w="1440" w:type="dxa"/>
            <w:tcBorders>
              <w:top w:val="nil"/>
              <w:left w:val="nil"/>
              <w:bottom w:val="nil"/>
              <w:right w:val="nil"/>
            </w:tcBorders>
            <w:noWrap/>
            <w:vAlign w:val="center"/>
            <w:hideMark/>
          </w:tcPr>
          <w:p w14:paraId="335204C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w:t>
            </w:r>
          </w:p>
        </w:tc>
        <w:tc>
          <w:tcPr>
            <w:tcW w:w="1350" w:type="dxa"/>
            <w:tcBorders>
              <w:top w:val="nil"/>
              <w:left w:val="nil"/>
              <w:bottom w:val="nil"/>
              <w:right w:val="nil"/>
            </w:tcBorders>
            <w:noWrap/>
            <w:vAlign w:val="center"/>
            <w:hideMark/>
          </w:tcPr>
          <w:p w14:paraId="6C8E575A" w14:textId="401664FB"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06E1FAF7" w14:textId="77777777" w:rsidTr="006E43F2">
        <w:trPr>
          <w:trHeight w:val="300"/>
        </w:trPr>
        <w:tc>
          <w:tcPr>
            <w:tcW w:w="726" w:type="dxa"/>
            <w:tcBorders>
              <w:top w:val="nil"/>
              <w:left w:val="nil"/>
              <w:bottom w:val="nil"/>
              <w:right w:val="nil"/>
            </w:tcBorders>
            <w:noWrap/>
            <w:hideMark/>
          </w:tcPr>
          <w:p w14:paraId="1B39BB11"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1997</w:t>
            </w:r>
          </w:p>
        </w:tc>
        <w:tc>
          <w:tcPr>
            <w:tcW w:w="1632" w:type="dxa"/>
            <w:tcBorders>
              <w:top w:val="nil"/>
              <w:left w:val="nil"/>
              <w:bottom w:val="nil"/>
              <w:right w:val="nil"/>
            </w:tcBorders>
            <w:noWrap/>
            <w:hideMark/>
          </w:tcPr>
          <w:p w14:paraId="10CA3194"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37DCA94C"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15-Aug</w:t>
            </w:r>
          </w:p>
        </w:tc>
        <w:tc>
          <w:tcPr>
            <w:tcW w:w="990" w:type="dxa"/>
            <w:tcBorders>
              <w:top w:val="nil"/>
              <w:left w:val="nil"/>
              <w:bottom w:val="nil"/>
              <w:right w:val="nil"/>
            </w:tcBorders>
            <w:noWrap/>
            <w:vAlign w:val="center"/>
            <w:hideMark/>
          </w:tcPr>
          <w:p w14:paraId="27579ABC"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114</w:t>
            </w:r>
          </w:p>
        </w:tc>
        <w:tc>
          <w:tcPr>
            <w:tcW w:w="1440" w:type="dxa"/>
            <w:tcBorders>
              <w:top w:val="nil"/>
              <w:left w:val="nil"/>
              <w:bottom w:val="nil"/>
              <w:right w:val="nil"/>
            </w:tcBorders>
            <w:noWrap/>
            <w:vAlign w:val="center"/>
            <w:hideMark/>
          </w:tcPr>
          <w:p w14:paraId="66D7D4C5"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114</w:t>
            </w:r>
          </w:p>
        </w:tc>
        <w:tc>
          <w:tcPr>
            <w:tcW w:w="1350" w:type="dxa"/>
            <w:tcBorders>
              <w:top w:val="nil"/>
              <w:left w:val="nil"/>
              <w:bottom w:val="nil"/>
              <w:right w:val="nil"/>
            </w:tcBorders>
            <w:noWrap/>
            <w:vAlign w:val="center"/>
            <w:hideMark/>
          </w:tcPr>
          <w:p w14:paraId="010A656F" w14:textId="703BCDED"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32DB9888" w14:textId="77777777" w:rsidTr="006E43F2">
        <w:trPr>
          <w:trHeight w:val="300"/>
        </w:trPr>
        <w:tc>
          <w:tcPr>
            <w:tcW w:w="726" w:type="dxa"/>
            <w:tcBorders>
              <w:top w:val="nil"/>
              <w:left w:val="nil"/>
              <w:bottom w:val="nil"/>
              <w:right w:val="nil"/>
            </w:tcBorders>
            <w:noWrap/>
            <w:hideMark/>
          </w:tcPr>
          <w:p w14:paraId="26658C95"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1999</w:t>
            </w:r>
          </w:p>
        </w:tc>
        <w:tc>
          <w:tcPr>
            <w:tcW w:w="1632" w:type="dxa"/>
            <w:tcBorders>
              <w:top w:val="nil"/>
              <w:left w:val="nil"/>
              <w:bottom w:val="nil"/>
              <w:right w:val="nil"/>
            </w:tcBorders>
            <w:noWrap/>
            <w:hideMark/>
          </w:tcPr>
          <w:p w14:paraId="20CEED9C"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3D7E41B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18-Sep</w:t>
            </w:r>
          </w:p>
        </w:tc>
        <w:tc>
          <w:tcPr>
            <w:tcW w:w="990" w:type="dxa"/>
            <w:tcBorders>
              <w:top w:val="nil"/>
              <w:left w:val="nil"/>
              <w:bottom w:val="nil"/>
              <w:right w:val="nil"/>
            </w:tcBorders>
            <w:noWrap/>
            <w:vAlign w:val="center"/>
            <w:hideMark/>
          </w:tcPr>
          <w:p w14:paraId="2FABE8FA"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232</w:t>
            </w:r>
          </w:p>
        </w:tc>
        <w:tc>
          <w:tcPr>
            <w:tcW w:w="1440" w:type="dxa"/>
            <w:tcBorders>
              <w:top w:val="nil"/>
              <w:left w:val="nil"/>
              <w:bottom w:val="nil"/>
              <w:right w:val="nil"/>
            </w:tcBorders>
            <w:noWrap/>
            <w:vAlign w:val="center"/>
            <w:hideMark/>
          </w:tcPr>
          <w:p w14:paraId="711598BB"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232</w:t>
            </w:r>
          </w:p>
        </w:tc>
        <w:tc>
          <w:tcPr>
            <w:tcW w:w="1350" w:type="dxa"/>
            <w:tcBorders>
              <w:top w:val="nil"/>
              <w:left w:val="nil"/>
              <w:bottom w:val="nil"/>
              <w:right w:val="nil"/>
            </w:tcBorders>
            <w:noWrap/>
            <w:vAlign w:val="center"/>
            <w:hideMark/>
          </w:tcPr>
          <w:p w14:paraId="64913CEF" w14:textId="652D80DB"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563CB098" w14:textId="77777777" w:rsidTr="006E43F2">
        <w:trPr>
          <w:trHeight w:val="300"/>
        </w:trPr>
        <w:tc>
          <w:tcPr>
            <w:tcW w:w="726" w:type="dxa"/>
            <w:tcBorders>
              <w:top w:val="nil"/>
              <w:left w:val="nil"/>
              <w:bottom w:val="nil"/>
              <w:right w:val="nil"/>
            </w:tcBorders>
            <w:noWrap/>
            <w:hideMark/>
          </w:tcPr>
          <w:p w14:paraId="2D776EFA"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2003</w:t>
            </w:r>
          </w:p>
        </w:tc>
        <w:tc>
          <w:tcPr>
            <w:tcW w:w="1632" w:type="dxa"/>
            <w:tcBorders>
              <w:top w:val="nil"/>
              <w:left w:val="nil"/>
              <w:bottom w:val="nil"/>
              <w:right w:val="nil"/>
            </w:tcBorders>
            <w:noWrap/>
            <w:hideMark/>
          </w:tcPr>
          <w:p w14:paraId="59E930EE"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6206F892"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407AD846" w14:textId="108B2288" w:rsidR="00441D44" w:rsidRPr="0016288C" w:rsidRDefault="00490CF8"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1429</w:t>
            </w:r>
          </w:p>
        </w:tc>
        <w:tc>
          <w:tcPr>
            <w:tcW w:w="1440" w:type="dxa"/>
            <w:tcBorders>
              <w:top w:val="nil"/>
              <w:left w:val="nil"/>
              <w:bottom w:val="nil"/>
              <w:right w:val="nil"/>
            </w:tcBorders>
            <w:noWrap/>
            <w:vAlign w:val="center"/>
            <w:hideMark/>
          </w:tcPr>
          <w:p w14:paraId="43C7CA19" w14:textId="76F8FCC3"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14</w:t>
            </w:r>
            <w:r w:rsidR="00490CF8" w:rsidRPr="0016288C">
              <w:rPr>
                <w:rFonts w:ascii="Times New Roman" w:hAnsi="Times New Roman" w:cs="Times New Roman"/>
                <w:color w:val="000000" w:themeColor="text1"/>
                <w:sz w:val="24"/>
                <w:szCs w:val="24"/>
              </w:rPr>
              <w:t>27</w:t>
            </w:r>
          </w:p>
        </w:tc>
        <w:tc>
          <w:tcPr>
            <w:tcW w:w="1350" w:type="dxa"/>
            <w:tcBorders>
              <w:top w:val="nil"/>
              <w:left w:val="nil"/>
              <w:bottom w:val="nil"/>
              <w:right w:val="nil"/>
            </w:tcBorders>
            <w:noWrap/>
            <w:vAlign w:val="center"/>
            <w:hideMark/>
          </w:tcPr>
          <w:p w14:paraId="62A104A9" w14:textId="347FB9A6"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057A134E" w14:textId="77777777" w:rsidTr="006E43F2">
        <w:trPr>
          <w:trHeight w:val="300"/>
        </w:trPr>
        <w:tc>
          <w:tcPr>
            <w:tcW w:w="726" w:type="dxa"/>
            <w:tcBorders>
              <w:top w:val="nil"/>
              <w:left w:val="nil"/>
              <w:bottom w:val="nil"/>
              <w:right w:val="nil"/>
            </w:tcBorders>
            <w:noWrap/>
            <w:hideMark/>
          </w:tcPr>
          <w:p w14:paraId="714F91F4"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2004</w:t>
            </w:r>
          </w:p>
        </w:tc>
        <w:tc>
          <w:tcPr>
            <w:tcW w:w="1632" w:type="dxa"/>
            <w:tcBorders>
              <w:top w:val="nil"/>
              <w:left w:val="nil"/>
              <w:bottom w:val="nil"/>
              <w:right w:val="nil"/>
            </w:tcBorders>
            <w:noWrap/>
            <w:hideMark/>
          </w:tcPr>
          <w:p w14:paraId="149F3C92"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3BE37B7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7-Jul</w:t>
            </w:r>
          </w:p>
        </w:tc>
        <w:tc>
          <w:tcPr>
            <w:tcW w:w="990" w:type="dxa"/>
            <w:tcBorders>
              <w:top w:val="nil"/>
              <w:left w:val="nil"/>
              <w:bottom w:val="nil"/>
              <w:right w:val="nil"/>
            </w:tcBorders>
            <w:noWrap/>
            <w:vAlign w:val="center"/>
            <w:hideMark/>
          </w:tcPr>
          <w:p w14:paraId="21054B12"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w:t>
            </w:r>
          </w:p>
        </w:tc>
        <w:tc>
          <w:tcPr>
            <w:tcW w:w="1440" w:type="dxa"/>
            <w:tcBorders>
              <w:top w:val="nil"/>
              <w:left w:val="nil"/>
              <w:bottom w:val="nil"/>
              <w:right w:val="nil"/>
            </w:tcBorders>
            <w:noWrap/>
            <w:vAlign w:val="center"/>
            <w:hideMark/>
          </w:tcPr>
          <w:p w14:paraId="631DB127"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w:t>
            </w:r>
          </w:p>
        </w:tc>
        <w:tc>
          <w:tcPr>
            <w:tcW w:w="1350" w:type="dxa"/>
            <w:tcBorders>
              <w:top w:val="nil"/>
              <w:left w:val="nil"/>
              <w:bottom w:val="nil"/>
              <w:right w:val="nil"/>
            </w:tcBorders>
            <w:noWrap/>
            <w:vAlign w:val="center"/>
            <w:hideMark/>
          </w:tcPr>
          <w:p w14:paraId="0522072E" w14:textId="77777777" w:rsidR="00441D44" w:rsidRPr="0016288C" w:rsidRDefault="00441D44" w:rsidP="006E43F2">
            <w:pPr>
              <w:jc w:val="center"/>
              <w:rPr>
                <w:rFonts w:ascii="Times New Roman" w:hAnsi="Times New Roman" w:cs="Times New Roman"/>
                <w:color w:val="000000" w:themeColor="text1"/>
                <w:sz w:val="24"/>
                <w:szCs w:val="24"/>
              </w:rPr>
            </w:pPr>
          </w:p>
        </w:tc>
      </w:tr>
      <w:tr w:rsidR="00441D44" w:rsidRPr="0016288C" w14:paraId="1CD5ACA6" w14:textId="77777777" w:rsidTr="006E43F2">
        <w:trPr>
          <w:trHeight w:val="300"/>
        </w:trPr>
        <w:tc>
          <w:tcPr>
            <w:tcW w:w="726" w:type="dxa"/>
            <w:tcBorders>
              <w:top w:val="nil"/>
              <w:left w:val="nil"/>
              <w:right w:val="nil"/>
            </w:tcBorders>
            <w:noWrap/>
            <w:hideMark/>
          </w:tcPr>
          <w:p w14:paraId="3743558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2006</w:t>
            </w:r>
          </w:p>
        </w:tc>
        <w:tc>
          <w:tcPr>
            <w:tcW w:w="1632" w:type="dxa"/>
            <w:tcBorders>
              <w:top w:val="nil"/>
              <w:left w:val="nil"/>
              <w:right w:val="nil"/>
            </w:tcBorders>
            <w:noWrap/>
            <w:hideMark/>
          </w:tcPr>
          <w:p w14:paraId="2D34ECBE"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Pond</w:t>
            </w:r>
          </w:p>
        </w:tc>
        <w:tc>
          <w:tcPr>
            <w:tcW w:w="1080" w:type="dxa"/>
            <w:tcBorders>
              <w:top w:val="nil"/>
              <w:left w:val="nil"/>
              <w:right w:val="nil"/>
            </w:tcBorders>
            <w:noWrap/>
            <w:hideMark/>
          </w:tcPr>
          <w:p w14:paraId="626B008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13-Aug</w:t>
            </w:r>
          </w:p>
        </w:tc>
        <w:tc>
          <w:tcPr>
            <w:tcW w:w="990" w:type="dxa"/>
            <w:tcBorders>
              <w:top w:val="nil"/>
              <w:left w:val="nil"/>
              <w:right w:val="nil"/>
            </w:tcBorders>
            <w:noWrap/>
            <w:vAlign w:val="center"/>
            <w:hideMark/>
          </w:tcPr>
          <w:p w14:paraId="3E00FEA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440" w:type="dxa"/>
            <w:tcBorders>
              <w:top w:val="nil"/>
              <w:left w:val="nil"/>
              <w:right w:val="nil"/>
            </w:tcBorders>
            <w:noWrap/>
            <w:vAlign w:val="center"/>
            <w:hideMark/>
          </w:tcPr>
          <w:p w14:paraId="47366047"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0</w:t>
            </w:r>
          </w:p>
        </w:tc>
        <w:tc>
          <w:tcPr>
            <w:tcW w:w="1350" w:type="dxa"/>
            <w:tcBorders>
              <w:top w:val="nil"/>
              <w:left w:val="nil"/>
              <w:right w:val="nil"/>
            </w:tcBorders>
            <w:noWrap/>
            <w:vAlign w:val="center"/>
            <w:hideMark/>
          </w:tcPr>
          <w:p w14:paraId="0C185731" w14:textId="77777777" w:rsidR="00441D44" w:rsidRPr="0016288C" w:rsidRDefault="00441D44" w:rsidP="006E43F2">
            <w:pPr>
              <w:jc w:val="center"/>
              <w:rPr>
                <w:rFonts w:ascii="Times New Roman" w:hAnsi="Times New Roman" w:cs="Times New Roman"/>
                <w:color w:val="000000" w:themeColor="text1"/>
                <w:sz w:val="24"/>
                <w:szCs w:val="24"/>
              </w:rPr>
            </w:pPr>
          </w:p>
        </w:tc>
      </w:tr>
    </w:tbl>
    <w:p w14:paraId="4C4D1879" w14:textId="77777777" w:rsidR="00441D44" w:rsidRPr="0016288C" w:rsidRDefault="00441D44" w:rsidP="00441D44">
      <w:pPr>
        <w:rPr>
          <w:rFonts w:ascii="Times New Roman" w:hAnsi="Times New Roman" w:cs="Times New Roman"/>
          <w:color w:val="000000" w:themeColor="text1"/>
        </w:rPr>
      </w:pPr>
    </w:p>
    <w:p w14:paraId="216D7448" w14:textId="77777777" w:rsidR="00641B54" w:rsidRDefault="00641B54">
      <w:pPr>
        <w:rPr>
          <w:rFonts w:ascii="Times New Roman" w:hAnsi="Times New Roman" w:cs="Times New Roman"/>
          <w:color w:val="000000" w:themeColor="text1"/>
        </w:rPr>
      </w:pPr>
    </w:p>
    <w:p w14:paraId="4B7F18A1" w14:textId="77777777" w:rsidR="0036555F" w:rsidRDefault="0036555F">
      <w:pPr>
        <w:rPr>
          <w:rFonts w:ascii="Times New Roman" w:hAnsi="Times New Roman" w:cs="Times New Roman"/>
          <w:color w:val="000000" w:themeColor="text1"/>
        </w:rPr>
      </w:pPr>
      <w:r>
        <w:rPr>
          <w:rFonts w:ascii="Times New Roman" w:hAnsi="Times New Roman" w:cs="Times New Roman"/>
          <w:color w:val="000000" w:themeColor="text1"/>
        </w:rPr>
        <w:br w:type="page"/>
      </w:r>
    </w:p>
    <w:p w14:paraId="245F431A" w14:textId="7294A4B1" w:rsidR="00EB6236" w:rsidRPr="003D164C" w:rsidRDefault="00641B54">
      <w:pPr>
        <w:rPr>
          <w:rFonts w:ascii="Times New Roman" w:hAnsi="Times New Roman" w:cs="Times New Roman"/>
          <w:i/>
          <w:color w:val="000000" w:themeColor="text1"/>
        </w:rPr>
      </w:pPr>
      <w:r w:rsidRPr="003D164C">
        <w:rPr>
          <w:rFonts w:ascii="Times New Roman" w:hAnsi="Times New Roman" w:cs="Times New Roman"/>
          <w:i/>
          <w:color w:val="000000" w:themeColor="text1"/>
        </w:rPr>
        <w:lastRenderedPageBreak/>
        <w:t>Table A</w:t>
      </w:r>
      <w:r w:rsidR="0036555F" w:rsidRPr="003D164C">
        <w:rPr>
          <w:rFonts w:ascii="Times New Roman" w:hAnsi="Times New Roman" w:cs="Times New Roman"/>
          <w:i/>
          <w:color w:val="000000" w:themeColor="text1"/>
        </w:rPr>
        <w:t>2</w:t>
      </w:r>
      <w:r w:rsidRPr="003D164C">
        <w:rPr>
          <w:rFonts w:ascii="Times New Roman" w:hAnsi="Times New Roman" w:cs="Times New Roman"/>
          <w:i/>
          <w:color w:val="000000" w:themeColor="text1"/>
        </w:rPr>
        <w:t xml:space="preserve">. </w:t>
      </w:r>
      <w:r w:rsidR="00EB6236" w:rsidRPr="003D164C">
        <w:rPr>
          <w:rFonts w:ascii="Times New Roman" w:hAnsi="Times New Roman" w:cs="Times New Roman"/>
          <w:i/>
          <w:color w:val="000000" w:themeColor="text1"/>
        </w:rPr>
        <w:t xml:space="preserve">Specific discharge </w:t>
      </w:r>
      <w:r w:rsidR="00EB6236" w:rsidRPr="003D164C">
        <w:rPr>
          <w:rFonts w:ascii="Times New Roman" w:hAnsi="Times New Roman" w:cs="Times New Roman"/>
          <w:i/>
        </w:rPr>
        <w:t>(total streamflow volume divided by watershed area)</w:t>
      </w:r>
      <w:r w:rsidRPr="003D164C">
        <w:rPr>
          <w:rFonts w:ascii="Times New Roman" w:hAnsi="Times New Roman" w:cs="Times New Roman"/>
          <w:i/>
          <w:color w:val="000000" w:themeColor="text1"/>
        </w:rPr>
        <w:t xml:space="preserve"> from the Merced Watershed (which contains ICB) and South Fork Kings River Watershed (which contains SCB)</w:t>
      </w:r>
      <w:r w:rsidR="00EB6236" w:rsidRPr="003D164C">
        <w:rPr>
          <w:rFonts w:ascii="Times New Roman" w:hAnsi="Times New Roman" w:cs="Times New Roman"/>
          <w:i/>
          <w:color w:val="000000" w:themeColor="text1"/>
        </w:rPr>
        <w:t xml:space="preserve"> illustrate drier conditions in the region including SCB.</w:t>
      </w:r>
    </w:p>
    <w:tbl>
      <w:tblPr>
        <w:tblStyle w:val="TableGrid"/>
        <w:tblW w:w="0" w:type="auto"/>
        <w:tblLayout w:type="fixed"/>
        <w:tblLook w:val="04A0" w:firstRow="1" w:lastRow="0" w:firstColumn="1" w:lastColumn="0" w:noHBand="0" w:noVBand="1"/>
      </w:tblPr>
      <w:tblGrid>
        <w:gridCol w:w="1255"/>
        <w:gridCol w:w="1530"/>
        <w:gridCol w:w="1170"/>
        <w:gridCol w:w="1530"/>
        <w:gridCol w:w="1530"/>
        <w:gridCol w:w="810"/>
        <w:gridCol w:w="1525"/>
      </w:tblGrid>
      <w:tr w:rsidR="00DB2115" w14:paraId="1260A55C" w14:textId="77777777" w:rsidTr="00DB2115">
        <w:tc>
          <w:tcPr>
            <w:tcW w:w="1255" w:type="dxa"/>
          </w:tcPr>
          <w:p w14:paraId="198ED1D0" w14:textId="61981834" w:rsidR="00EB6236" w:rsidRPr="003F2AD4" w:rsidRDefault="00EB6236">
            <w:pPr>
              <w:rPr>
                <w:rFonts w:ascii="Times New Roman" w:hAnsi="Times New Roman" w:cs="Times New Roman"/>
                <w:b/>
                <w:color w:val="000000" w:themeColor="text1"/>
              </w:rPr>
            </w:pPr>
            <w:r w:rsidRPr="003F2AD4">
              <w:rPr>
                <w:rFonts w:ascii="Times New Roman" w:hAnsi="Times New Roman" w:cs="Times New Roman"/>
                <w:b/>
                <w:color w:val="000000" w:themeColor="text1"/>
              </w:rPr>
              <w:t>Large Watershed</w:t>
            </w:r>
          </w:p>
        </w:tc>
        <w:tc>
          <w:tcPr>
            <w:tcW w:w="1530" w:type="dxa"/>
          </w:tcPr>
          <w:p w14:paraId="1713E332" w14:textId="49E71528" w:rsidR="00EB6236" w:rsidRPr="003F2AD4" w:rsidRDefault="00EB6236">
            <w:pPr>
              <w:rPr>
                <w:rFonts w:ascii="Times New Roman" w:hAnsi="Times New Roman" w:cs="Times New Roman"/>
                <w:b/>
                <w:color w:val="000000" w:themeColor="text1"/>
              </w:rPr>
            </w:pPr>
            <w:r w:rsidRPr="003F2AD4">
              <w:rPr>
                <w:rFonts w:ascii="Times New Roman" w:hAnsi="Times New Roman" w:cs="Times New Roman"/>
                <w:b/>
                <w:color w:val="000000" w:themeColor="text1"/>
              </w:rPr>
              <w:t>Sub-Watershed Measurement Point</w:t>
            </w:r>
          </w:p>
        </w:tc>
        <w:tc>
          <w:tcPr>
            <w:tcW w:w="1170" w:type="dxa"/>
          </w:tcPr>
          <w:p w14:paraId="70FFA557" w14:textId="23C1170D" w:rsidR="00EB6236" w:rsidRPr="003F2AD4" w:rsidRDefault="00EB6236" w:rsidP="006E424D">
            <w:pPr>
              <w:rPr>
                <w:rFonts w:ascii="Times New Roman" w:hAnsi="Times New Roman" w:cs="Times New Roman"/>
                <w:b/>
                <w:color w:val="000000" w:themeColor="text1"/>
              </w:rPr>
            </w:pPr>
            <w:r w:rsidRPr="003F2AD4">
              <w:rPr>
                <w:rFonts w:ascii="Times New Roman" w:hAnsi="Times New Roman" w:cs="Times New Roman"/>
                <w:b/>
                <w:color w:val="000000" w:themeColor="text1"/>
              </w:rPr>
              <w:t>Gage #</w:t>
            </w:r>
            <w:r w:rsidR="00DB2115">
              <w:rPr>
                <w:rFonts w:ascii="Times New Roman" w:hAnsi="Times New Roman" w:cs="Times New Roman"/>
                <w:b/>
                <w:color w:val="000000" w:themeColor="text1"/>
              </w:rPr>
              <w:t xml:space="preserve"> or Data Source</w:t>
            </w:r>
          </w:p>
        </w:tc>
        <w:tc>
          <w:tcPr>
            <w:tcW w:w="1530" w:type="dxa"/>
          </w:tcPr>
          <w:p w14:paraId="1A76F2F1" w14:textId="3592F180" w:rsidR="00EB6236" w:rsidRPr="003F2AD4" w:rsidRDefault="00EB6236">
            <w:pPr>
              <w:rPr>
                <w:rFonts w:ascii="Times New Roman" w:hAnsi="Times New Roman" w:cs="Times New Roman"/>
                <w:b/>
                <w:color w:val="000000" w:themeColor="text1"/>
              </w:rPr>
            </w:pPr>
            <w:r w:rsidRPr="003F2AD4">
              <w:rPr>
                <w:rFonts w:ascii="Times New Roman" w:hAnsi="Times New Roman" w:cs="Times New Roman"/>
                <w:b/>
                <w:color w:val="000000" w:themeColor="text1"/>
              </w:rPr>
              <w:t>Lat/Lon</w:t>
            </w:r>
          </w:p>
        </w:tc>
        <w:tc>
          <w:tcPr>
            <w:tcW w:w="1530" w:type="dxa"/>
          </w:tcPr>
          <w:p w14:paraId="6052D699" w14:textId="018CBDAF" w:rsidR="00EB6236" w:rsidRPr="003F2AD4" w:rsidRDefault="00EB6236">
            <w:pPr>
              <w:rPr>
                <w:rFonts w:ascii="Times New Roman" w:hAnsi="Times New Roman" w:cs="Times New Roman"/>
                <w:b/>
                <w:color w:val="000000" w:themeColor="text1"/>
              </w:rPr>
            </w:pPr>
            <w:r w:rsidRPr="003F2AD4">
              <w:rPr>
                <w:rFonts w:ascii="Times New Roman" w:hAnsi="Times New Roman" w:cs="Times New Roman"/>
                <w:b/>
                <w:color w:val="000000" w:themeColor="text1"/>
              </w:rPr>
              <w:t>Sub-watershed Area</w:t>
            </w:r>
          </w:p>
        </w:tc>
        <w:tc>
          <w:tcPr>
            <w:tcW w:w="810" w:type="dxa"/>
          </w:tcPr>
          <w:p w14:paraId="64FF9D9F" w14:textId="4E655983" w:rsidR="00EB6236" w:rsidRPr="003F2AD4" w:rsidRDefault="00EB6236">
            <w:pPr>
              <w:rPr>
                <w:rFonts w:ascii="Times New Roman" w:hAnsi="Times New Roman" w:cs="Times New Roman"/>
                <w:b/>
                <w:color w:val="000000" w:themeColor="text1"/>
              </w:rPr>
            </w:pPr>
            <w:r w:rsidRPr="003F2AD4">
              <w:rPr>
                <w:rFonts w:ascii="Times New Roman" w:hAnsi="Times New Roman" w:cs="Times New Roman"/>
                <w:b/>
                <w:color w:val="000000" w:themeColor="text1"/>
              </w:rPr>
              <w:t>Years</w:t>
            </w:r>
          </w:p>
        </w:tc>
        <w:tc>
          <w:tcPr>
            <w:tcW w:w="1525" w:type="dxa"/>
          </w:tcPr>
          <w:p w14:paraId="3D4EC822" w14:textId="75DB26A0" w:rsidR="00EB6236" w:rsidRPr="003F2AD4" w:rsidRDefault="00EB6236">
            <w:pPr>
              <w:rPr>
                <w:rFonts w:ascii="Times New Roman" w:hAnsi="Times New Roman" w:cs="Times New Roman"/>
                <w:b/>
                <w:color w:val="000000" w:themeColor="text1"/>
              </w:rPr>
            </w:pPr>
            <w:r w:rsidRPr="003F2AD4">
              <w:rPr>
                <w:rFonts w:ascii="Times New Roman" w:hAnsi="Times New Roman" w:cs="Times New Roman"/>
                <w:b/>
                <w:color w:val="000000" w:themeColor="text1"/>
              </w:rPr>
              <w:t>Mean Annual Specific Discharge (Flow/Area)</w:t>
            </w:r>
          </w:p>
        </w:tc>
      </w:tr>
      <w:tr w:rsidR="00DB2115" w14:paraId="36FFD51E" w14:textId="77777777" w:rsidTr="00DB2115">
        <w:tc>
          <w:tcPr>
            <w:tcW w:w="1255" w:type="dxa"/>
          </w:tcPr>
          <w:p w14:paraId="20B46835" w14:textId="5EABDB29" w:rsidR="00EB6236" w:rsidRDefault="00EB6236">
            <w:pPr>
              <w:rPr>
                <w:rFonts w:ascii="Times New Roman" w:hAnsi="Times New Roman" w:cs="Times New Roman"/>
                <w:color w:val="000000" w:themeColor="text1"/>
              </w:rPr>
            </w:pPr>
            <w:r>
              <w:rPr>
                <w:rFonts w:ascii="Times New Roman" w:hAnsi="Times New Roman" w:cs="Times New Roman"/>
                <w:color w:val="000000" w:themeColor="text1"/>
              </w:rPr>
              <w:t>South Fork Kings</w:t>
            </w:r>
          </w:p>
        </w:tc>
        <w:tc>
          <w:tcPr>
            <w:tcW w:w="1530" w:type="dxa"/>
          </w:tcPr>
          <w:p w14:paraId="440E6C0E" w14:textId="4A5DF6C3" w:rsidR="00EB6236" w:rsidRDefault="00EB6236">
            <w:pPr>
              <w:rPr>
                <w:rFonts w:ascii="Times New Roman" w:hAnsi="Times New Roman" w:cs="Times New Roman"/>
                <w:color w:val="000000" w:themeColor="text1"/>
              </w:rPr>
            </w:pPr>
            <w:r w:rsidRPr="00EF599F">
              <w:rPr>
                <w:rFonts w:ascii="Times New Roman" w:hAnsi="Times New Roman" w:cs="Times New Roman"/>
              </w:rPr>
              <w:t>SF Kings River Near Cedar Grove</w:t>
            </w:r>
            <w:r w:rsidR="003F2AD4">
              <w:rPr>
                <w:rFonts w:ascii="Times New Roman" w:hAnsi="Times New Roman" w:cs="Times New Roman"/>
              </w:rPr>
              <w:t>,</w:t>
            </w:r>
            <w:r w:rsidRPr="00EF599F">
              <w:rPr>
                <w:rFonts w:ascii="Times New Roman" w:hAnsi="Times New Roman" w:cs="Times New Roman"/>
              </w:rPr>
              <w:t xml:space="preserve"> CA</w:t>
            </w:r>
          </w:p>
        </w:tc>
        <w:tc>
          <w:tcPr>
            <w:tcW w:w="1170" w:type="dxa"/>
          </w:tcPr>
          <w:p w14:paraId="65BC9374" w14:textId="77777777" w:rsidR="006E424D" w:rsidRDefault="006E424D">
            <w:pPr>
              <w:rPr>
                <w:rFonts w:ascii="Times New Roman" w:hAnsi="Times New Roman" w:cs="Times New Roman"/>
              </w:rPr>
            </w:pPr>
            <w:r>
              <w:rPr>
                <w:rFonts w:ascii="Times New Roman" w:hAnsi="Times New Roman" w:cs="Times New Roman"/>
              </w:rPr>
              <w:t>USGS</w:t>
            </w:r>
          </w:p>
          <w:p w14:paraId="785434C4" w14:textId="56390D35" w:rsidR="00EB6236" w:rsidRDefault="00EB6236">
            <w:pPr>
              <w:rPr>
                <w:rFonts w:ascii="Times New Roman" w:hAnsi="Times New Roman" w:cs="Times New Roman"/>
                <w:color w:val="000000" w:themeColor="text1"/>
              </w:rPr>
            </w:pPr>
            <w:r w:rsidRPr="00EF599F">
              <w:rPr>
                <w:rFonts w:ascii="Times New Roman" w:hAnsi="Times New Roman" w:cs="Times New Roman"/>
              </w:rPr>
              <w:t>11212500</w:t>
            </w:r>
          </w:p>
        </w:tc>
        <w:tc>
          <w:tcPr>
            <w:tcW w:w="1530" w:type="dxa"/>
          </w:tcPr>
          <w:p w14:paraId="517941AE" w14:textId="180BBEB6" w:rsidR="00EB6236" w:rsidRDefault="002128F6">
            <w:pPr>
              <w:rPr>
                <w:rFonts w:ascii="Times New Roman" w:hAnsi="Times New Roman" w:cs="Times New Roman"/>
                <w:color w:val="000000" w:themeColor="text1"/>
              </w:rPr>
            </w:pPr>
            <w:r>
              <w:rPr>
                <w:rFonts w:ascii="Times New Roman" w:hAnsi="Times New Roman" w:cs="Times New Roman"/>
              </w:rPr>
              <w:t>36</w:t>
            </w:r>
            <w:r w:rsidR="00EB6236" w:rsidRPr="00EF599F">
              <w:rPr>
                <w:rFonts w:ascii="Times New Roman" w:hAnsi="Times New Roman" w:cs="Times New Roman"/>
                <w:vertAlign w:val="superscript"/>
              </w:rPr>
              <w:t>o</w:t>
            </w:r>
            <w:r w:rsidR="00EB6236">
              <w:rPr>
                <w:rFonts w:ascii="Times New Roman" w:hAnsi="Times New Roman" w:cs="Times New Roman"/>
              </w:rPr>
              <w:t xml:space="preserve">48’25” </w:t>
            </w:r>
            <w:proofErr w:type="gramStart"/>
            <w:r w:rsidR="00EB6236">
              <w:rPr>
                <w:rFonts w:ascii="Times New Roman" w:hAnsi="Times New Roman" w:cs="Times New Roman"/>
              </w:rPr>
              <w:t xml:space="preserve">N </w:t>
            </w:r>
            <w:r w:rsidR="00EB6236" w:rsidRPr="00EF599F">
              <w:rPr>
                <w:rFonts w:ascii="Times New Roman" w:hAnsi="Times New Roman" w:cs="Times New Roman"/>
              </w:rPr>
              <w:t xml:space="preserve"> 118</w:t>
            </w:r>
            <w:proofErr w:type="gramEnd"/>
            <w:r w:rsidR="00EB6236" w:rsidRPr="00EF599F">
              <w:rPr>
                <w:rFonts w:ascii="Times New Roman" w:hAnsi="Times New Roman" w:cs="Times New Roman"/>
                <w:vertAlign w:val="superscript"/>
              </w:rPr>
              <w:t>o</w:t>
            </w:r>
            <w:r w:rsidR="00EB6236" w:rsidRPr="00EF599F">
              <w:rPr>
                <w:rFonts w:ascii="Times New Roman" w:hAnsi="Times New Roman" w:cs="Times New Roman"/>
              </w:rPr>
              <w:t>44’55”</w:t>
            </w:r>
            <w:r w:rsidR="00EB6236">
              <w:rPr>
                <w:rFonts w:ascii="Times New Roman" w:hAnsi="Times New Roman" w:cs="Times New Roman"/>
              </w:rPr>
              <w:t xml:space="preserve"> W</w:t>
            </w:r>
          </w:p>
        </w:tc>
        <w:tc>
          <w:tcPr>
            <w:tcW w:w="1530" w:type="dxa"/>
          </w:tcPr>
          <w:p w14:paraId="33D9A16E" w14:textId="25CBBA87" w:rsidR="00EB6236" w:rsidRDefault="00EB6236">
            <w:pPr>
              <w:rPr>
                <w:rFonts w:ascii="Times New Roman" w:hAnsi="Times New Roman" w:cs="Times New Roman"/>
                <w:color w:val="000000" w:themeColor="text1"/>
              </w:rPr>
            </w:pPr>
            <w:r w:rsidRPr="00EF599F">
              <w:rPr>
                <w:rFonts w:ascii="Times New Roman" w:hAnsi="Times New Roman" w:cs="Times New Roman"/>
              </w:rPr>
              <w:t>1056 km</w:t>
            </w:r>
            <w:r w:rsidRPr="00EF599F">
              <w:rPr>
                <w:rFonts w:ascii="Times New Roman" w:hAnsi="Times New Roman" w:cs="Times New Roman"/>
                <w:vertAlign w:val="superscript"/>
              </w:rPr>
              <w:t>2</w:t>
            </w:r>
          </w:p>
        </w:tc>
        <w:tc>
          <w:tcPr>
            <w:tcW w:w="810" w:type="dxa"/>
          </w:tcPr>
          <w:p w14:paraId="3F12BE0C" w14:textId="4890C927" w:rsidR="00EB6236" w:rsidRDefault="00EB6236">
            <w:pPr>
              <w:rPr>
                <w:rFonts w:ascii="Times New Roman" w:hAnsi="Times New Roman" w:cs="Times New Roman"/>
                <w:color w:val="000000" w:themeColor="text1"/>
              </w:rPr>
            </w:pPr>
            <w:r w:rsidRPr="00EF599F">
              <w:rPr>
                <w:rFonts w:ascii="Times New Roman" w:hAnsi="Times New Roman" w:cs="Times New Roman"/>
              </w:rPr>
              <w:t>1950-1957</w:t>
            </w:r>
          </w:p>
        </w:tc>
        <w:tc>
          <w:tcPr>
            <w:tcW w:w="1525" w:type="dxa"/>
          </w:tcPr>
          <w:p w14:paraId="4D1197F8" w14:textId="492E74B3" w:rsidR="00EB6236" w:rsidRDefault="00EB6236">
            <w:pPr>
              <w:rPr>
                <w:rFonts w:ascii="Times New Roman" w:hAnsi="Times New Roman" w:cs="Times New Roman"/>
                <w:color w:val="000000" w:themeColor="text1"/>
              </w:rPr>
            </w:pPr>
            <w:r w:rsidRPr="00EF599F">
              <w:rPr>
                <w:rFonts w:ascii="Times New Roman" w:hAnsi="Times New Roman" w:cs="Times New Roman"/>
              </w:rPr>
              <w:t>0.55 m/</w:t>
            </w:r>
            <w:proofErr w:type="spellStart"/>
            <w:r w:rsidRPr="00EF599F">
              <w:rPr>
                <w:rFonts w:ascii="Times New Roman" w:hAnsi="Times New Roman" w:cs="Times New Roman"/>
              </w:rPr>
              <w:t>yr</w:t>
            </w:r>
            <w:proofErr w:type="spellEnd"/>
          </w:p>
        </w:tc>
      </w:tr>
      <w:tr w:rsidR="00DB2115" w14:paraId="6A3DE096" w14:textId="77777777" w:rsidTr="00DB2115">
        <w:tc>
          <w:tcPr>
            <w:tcW w:w="1255" w:type="dxa"/>
          </w:tcPr>
          <w:p w14:paraId="0F9FB971" w14:textId="0445A8AC" w:rsidR="00EB6236" w:rsidRDefault="00EB6236">
            <w:pPr>
              <w:rPr>
                <w:rFonts w:ascii="Times New Roman" w:hAnsi="Times New Roman" w:cs="Times New Roman"/>
                <w:color w:val="000000" w:themeColor="text1"/>
              </w:rPr>
            </w:pPr>
            <w:r>
              <w:rPr>
                <w:rFonts w:ascii="Times New Roman" w:hAnsi="Times New Roman" w:cs="Times New Roman"/>
                <w:color w:val="000000" w:themeColor="text1"/>
              </w:rPr>
              <w:t>South Fork Kings</w:t>
            </w:r>
          </w:p>
        </w:tc>
        <w:tc>
          <w:tcPr>
            <w:tcW w:w="1530" w:type="dxa"/>
          </w:tcPr>
          <w:p w14:paraId="7D99D9D9" w14:textId="00E0755C" w:rsidR="00EB6236" w:rsidRDefault="00EB6236">
            <w:pPr>
              <w:rPr>
                <w:rFonts w:ascii="Times New Roman" w:hAnsi="Times New Roman" w:cs="Times New Roman"/>
                <w:color w:val="000000" w:themeColor="text1"/>
              </w:rPr>
            </w:pPr>
            <w:r w:rsidRPr="00EF599F">
              <w:rPr>
                <w:rFonts w:ascii="Times New Roman" w:hAnsi="Times New Roman" w:cs="Times New Roman"/>
              </w:rPr>
              <w:t>Kings River near Hume, CA</w:t>
            </w:r>
          </w:p>
        </w:tc>
        <w:tc>
          <w:tcPr>
            <w:tcW w:w="1170" w:type="dxa"/>
          </w:tcPr>
          <w:p w14:paraId="2F1CF457" w14:textId="77777777" w:rsidR="006E424D" w:rsidRDefault="006E424D">
            <w:pPr>
              <w:rPr>
                <w:rFonts w:ascii="Times New Roman" w:hAnsi="Times New Roman" w:cs="Times New Roman"/>
              </w:rPr>
            </w:pPr>
            <w:r>
              <w:rPr>
                <w:rFonts w:ascii="Times New Roman" w:hAnsi="Times New Roman" w:cs="Times New Roman"/>
              </w:rPr>
              <w:t>USGS</w:t>
            </w:r>
          </w:p>
          <w:p w14:paraId="124743B5" w14:textId="4D040ABE" w:rsidR="00EB6236" w:rsidRDefault="00EB6236">
            <w:pPr>
              <w:rPr>
                <w:rFonts w:ascii="Times New Roman" w:hAnsi="Times New Roman" w:cs="Times New Roman"/>
                <w:color w:val="000000" w:themeColor="text1"/>
              </w:rPr>
            </w:pPr>
            <w:r w:rsidRPr="00EF599F">
              <w:rPr>
                <w:rFonts w:ascii="Times New Roman" w:hAnsi="Times New Roman" w:cs="Times New Roman"/>
              </w:rPr>
              <w:t>11213000</w:t>
            </w:r>
          </w:p>
        </w:tc>
        <w:tc>
          <w:tcPr>
            <w:tcW w:w="1530" w:type="dxa"/>
          </w:tcPr>
          <w:p w14:paraId="560151F4" w14:textId="77777777" w:rsidR="00EB6236" w:rsidRDefault="00EB6236">
            <w:pPr>
              <w:rPr>
                <w:rFonts w:ascii="Times New Roman" w:hAnsi="Times New Roman" w:cs="Times New Roman"/>
              </w:rPr>
            </w:pPr>
            <w:r w:rsidRPr="00EF599F">
              <w:rPr>
                <w:rFonts w:ascii="Times New Roman" w:hAnsi="Times New Roman" w:cs="Times New Roman"/>
              </w:rPr>
              <w:t>36</w:t>
            </w:r>
            <w:r w:rsidRPr="00EF599F">
              <w:rPr>
                <w:rFonts w:ascii="Times New Roman" w:hAnsi="Times New Roman" w:cs="Times New Roman"/>
                <w:vertAlign w:val="superscript"/>
              </w:rPr>
              <w:t>o</w:t>
            </w:r>
            <w:r>
              <w:rPr>
                <w:rFonts w:ascii="Times New Roman" w:hAnsi="Times New Roman" w:cs="Times New Roman"/>
              </w:rPr>
              <w:t>50’50” N</w:t>
            </w:r>
          </w:p>
          <w:p w14:paraId="52FD438E" w14:textId="368B56C1" w:rsidR="00EB6236" w:rsidRDefault="00EB6236">
            <w:pPr>
              <w:rPr>
                <w:rFonts w:ascii="Times New Roman" w:hAnsi="Times New Roman" w:cs="Times New Roman"/>
                <w:color w:val="000000" w:themeColor="text1"/>
              </w:rPr>
            </w:pPr>
            <w:r w:rsidRPr="00EF599F">
              <w:rPr>
                <w:rFonts w:ascii="Times New Roman" w:hAnsi="Times New Roman" w:cs="Times New Roman"/>
              </w:rPr>
              <w:t>118</w:t>
            </w:r>
            <w:r w:rsidRPr="00EF599F">
              <w:rPr>
                <w:rFonts w:ascii="Times New Roman" w:hAnsi="Times New Roman" w:cs="Times New Roman"/>
                <w:vertAlign w:val="superscript"/>
              </w:rPr>
              <w:t>o</w:t>
            </w:r>
            <w:r w:rsidRPr="00EF599F">
              <w:rPr>
                <w:rFonts w:ascii="Times New Roman" w:hAnsi="Times New Roman" w:cs="Times New Roman"/>
              </w:rPr>
              <w:t>53’50”</w:t>
            </w:r>
            <w:r>
              <w:rPr>
                <w:rFonts w:ascii="Times New Roman" w:hAnsi="Times New Roman" w:cs="Times New Roman"/>
              </w:rPr>
              <w:t xml:space="preserve"> W</w:t>
            </w:r>
          </w:p>
        </w:tc>
        <w:tc>
          <w:tcPr>
            <w:tcW w:w="1530" w:type="dxa"/>
          </w:tcPr>
          <w:p w14:paraId="59157F64" w14:textId="3C22E4D3" w:rsidR="00EB6236" w:rsidRDefault="00EB6236">
            <w:pPr>
              <w:rPr>
                <w:rFonts w:ascii="Times New Roman" w:hAnsi="Times New Roman" w:cs="Times New Roman"/>
                <w:color w:val="000000" w:themeColor="text1"/>
              </w:rPr>
            </w:pPr>
            <w:r w:rsidRPr="00EF599F">
              <w:rPr>
                <w:rFonts w:ascii="Times New Roman" w:hAnsi="Times New Roman" w:cs="Times New Roman"/>
              </w:rPr>
              <w:t>2160 km</w:t>
            </w:r>
            <w:r w:rsidRPr="00EF599F">
              <w:rPr>
                <w:rFonts w:ascii="Times New Roman" w:hAnsi="Times New Roman" w:cs="Times New Roman"/>
                <w:vertAlign w:val="superscript"/>
              </w:rPr>
              <w:t>2</w:t>
            </w:r>
          </w:p>
        </w:tc>
        <w:tc>
          <w:tcPr>
            <w:tcW w:w="810" w:type="dxa"/>
          </w:tcPr>
          <w:p w14:paraId="28C5133E" w14:textId="70121795" w:rsidR="00EB6236" w:rsidRDefault="00EB6236">
            <w:pPr>
              <w:rPr>
                <w:rFonts w:ascii="Times New Roman" w:hAnsi="Times New Roman" w:cs="Times New Roman"/>
                <w:color w:val="000000" w:themeColor="text1"/>
              </w:rPr>
            </w:pPr>
            <w:r w:rsidRPr="00EF599F">
              <w:rPr>
                <w:rFonts w:ascii="Times New Roman" w:hAnsi="Times New Roman" w:cs="Times New Roman"/>
              </w:rPr>
              <w:t>1921-1958</w:t>
            </w:r>
          </w:p>
        </w:tc>
        <w:tc>
          <w:tcPr>
            <w:tcW w:w="1525" w:type="dxa"/>
          </w:tcPr>
          <w:p w14:paraId="2B800B4A" w14:textId="34DFE950" w:rsidR="00EB6236" w:rsidRDefault="003F2AD4">
            <w:pPr>
              <w:rPr>
                <w:rFonts w:ascii="Times New Roman" w:hAnsi="Times New Roman" w:cs="Times New Roman"/>
                <w:color w:val="000000" w:themeColor="text1"/>
              </w:rPr>
            </w:pPr>
            <w:r w:rsidRPr="00EF599F">
              <w:rPr>
                <w:rFonts w:ascii="Times New Roman" w:hAnsi="Times New Roman" w:cs="Times New Roman"/>
              </w:rPr>
              <w:t>0.48 m/</w:t>
            </w:r>
            <w:proofErr w:type="spellStart"/>
            <w:r w:rsidRPr="00EF599F">
              <w:rPr>
                <w:rFonts w:ascii="Times New Roman" w:hAnsi="Times New Roman" w:cs="Times New Roman"/>
              </w:rPr>
              <w:t>yr</w:t>
            </w:r>
            <w:proofErr w:type="spellEnd"/>
          </w:p>
        </w:tc>
      </w:tr>
      <w:tr w:rsidR="00DB2115" w14:paraId="16DA0B4C" w14:textId="77777777" w:rsidTr="00DB2115">
        <w:tc>
          <w:tcPr>
            <w:tcW w:w="1255" w:type="dxa"/>
          </w:tcPr>
          <w:p w14:paraId="62DDB800" w14:textId="0A592DC8" w:rsidR="00EB6236" w:rsidRDefault="003F2AD4">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6EE8CC36" w14:textId="74EB9F0F" w:rsidR="00EB6236" w:rsidRDefault="006E424D">
            <w:pPr>
              <w:rPr>
                <w:rFonts w:ascii="Times New Roman" w:hAnsi="Times New Roman" w:cs="Times New Roman"/>
                <w:color w:val="000000" w:themeColor="text1"/>
              </w:rPr>
            </w:pPr>
            <w:proofErr w:type="spellStart"/>
            <w:r>
              <w:rPr>
                <w:rFonts w:ascii="Times New Roman" w:hAnsi="Times New Roman" w:cs="Times New Roman"/>
                <w:color w:val="000000" w:themeColor="text1"/>
              </w:rPr>
              <w:t>Illilouette</w:t>
            </w:r>
            <w:proofErr w:type="spellEnd"/>
            <w:r>
              <w:rPr>
                <w:rFonts w:ascii="Times New Roman" w:hAnsi="Times New Roman" w:cs="Times New Roman"/>
                <w:color w:val="000000" w:themeColor="text1"/>
              </w:rPr>
              <w:t xml:space="preserve"> Creek at Ill. Falls Bridge</w:t>
            </w:r>
          </w:p>
        </w:tc>
        <w:tc>
          <w:tcPr>
            <w:tcW w:w="1170" w:type="dxa"/>
          </w:tcPr>
          <w:p w14:paraId="73EF2940" w14:textId="3903EDC8" w:rsidR="00EB6236" w:rsidRDefault="00DB2115">
            <w:pPr>
              <w:rPr>
                <w:rFonts w:ascii="Times New Roman" w:hAnsi="Times New Roman" w:cs="Times New Roman"/>
                <w:color w:val="000000" w:themeColor="text1"/>
              </w:rPr>
            </w:pPr>
            <w:r w:rsidRPr="00DB2115">
              <w:rPr>
                <w:rFonts w:ascii="Times New Roman" w:hAnsi="Times New Roman" w:cs="Times New Roman"/>
                <w:color w:val="000000" w:themeColor="text1"/>
              </w:rPr>
              <w:t>irma.nps.gov/</w:t>
            </w:r>
            <w:proofErr w:type="spellStart"/>
            <w:r w:rsidRPr="00DB2115">
              <w:rPr>
                <w:rFonts w:ascii="Times New Roman" w:hAnsi="Times New Roman" w:cs="Times New Roman"/>
                <w:color w:val="000000" w:themeColor="text1"/>
              </w:rPr>
              <w:t>AQWebPortal</w:t>
            </w:r>
            <w:proofErr w:type="spellEnd"/>
          </w:p>
        </w:tc>
        <w:tc>
          <w:tcPr>
            <w:tcW w:w="1530" w:type="dxa"/>
          </w:tcPr>
          <w:p w14:paraId="390E8359" w14:textId="654689C7" w:rsidR="00EB6236" w:rsidRDefault="00DB2115">
            <w:pPr>
              <w:rPr>
                <w:rFonts w:ascii="Times New Roman" w:hAnsi="Times New Roman" w:cs="Times New Roman"/>
                <w:color w:val="000000" w:themeColor="text1"/>
              </w:rPr>
            </w:pPr>
            <w:r>
              <w:rPr>
                <w:rFonts w:ascii="Times New Roman" w:hAnsi="Times New Roman" w:cs="Times New Roman"/>
                <w:color w:val="000000" w:themeColor="text1"/>
              </w:rPr>
              <w:t>37°42′43″ N 119°33′</w:t>
            </w:r>
            <w:r w:rsidRPr="00DB2115">
              <w:rPr>
                <w:rFonts w:ascii="Times New Roman" w:hAnsi="Times New Roman" w:cs="Times New Roman"/>
                <w:color w:val="000000" w:themeColor="text1"/>
              </w:rPr>
              <w:t>35″</w:t>
            </w:r>
            <w:r>
              <w:rPr>
                <w:rFonts w:ascii="Times New Roman" w:hAnsi="Times New Roman" w:cs="Times New Roman"/>
                <w:color w:val="000000" w:themeColor="text1"/>
              </w:rPr>
              <w:t xml:space="preserve"> W</w:t>
            </w:r>
          </w:p>
        </w:tc>
        <w:tc>
          <w:tcPr>
            <w:tcW w:w="1530" w:type="dxa"/>
          </w:tcPr>
          <w:p w14:paraId="7CD1B3FC" w14:textId="2749A784" w:rsidR="00EB6236" w:rsidRDefault="006E424D">
            <w:pPr>
              <w:rPr>
                <w:rFonts w:ascii="Times New Roman" w:hAnsi="Times New Roman" w:cs="Times New Roman"/>
                <w:color w:val="000000" w:themeColor="text1"/>
              </w:rPr>
            </w:pPr>
            <w:r>
              <w:rPr>
                <w:rFonts w:ascii="Times New Roman" w:hAnsi="Times New Roman" w:cs="Times New Roman"/>
                <w:color w:val="000000" w:themeColor="text1"/>
              </w:rPr>
              <w:t>150</w:t>
            </w:r>
            <w:r w:rsidRPr="00EF599F">
              <w:rPr>
                <w:rFonts w:ascii="Times New Roman" w:hAnsi="Times New Roman" w:cs="Times New Roman"/>
              </w:rPr>
              <w:t xml:space="preserve"> km</w:t>
            </w:r>
            <w:r w:rsidRPr="00EF599F">
              <w:rPr>
                <w:rFonts w:ascii="Times New Roman" w:hAnsi="Times New Roman" w:cs="Times New Roman"/>
                <w:vertAlign w:val="superscript"/>
              </w:rPr>
              <w:t>2</w:t>
            </w:r>
          </w:p>
        </w:tc>
        <w:tc>
          <w:tcPr>
            <w:tcW w:w="810" w:type="dxa"/>
          </w:tcPr>
          <w:p w14:paraId="13F2D5C4" w14:textId="0EFA1BE9" w:rsidR="00EB6236" w:rsidRDefault="006E424D">
            <w:pPr>
              <w:rPr>
                <w:rFonts w:ascii="Times New Roman" w:hAnsi="Times New Roman" w:cs="Times New Roman"/>
                <w:color w:val="000000" w:themeColor="text1"/>
              </w:rPr>
            </w:pPr>
            <w:r>
              <w:rPr>
                <w:rFonts w:ascii="Times New Roman" w:hAnsi="Times New Roman" w:cs="Times New Roman"/>
                <w:color w:val="000000" w:themeColor="text1"/>
              </w:rPr>
              <w:t>2011-2017</w:t>
            </w:r>
          </w:p>
        </w:tc>
        <w:tc>
          <w:tcPr>
            <w:tcW w:w="1525" w:type="dxa"/>
          </w:tcPr>
          <w:p w14:paraId="65FF868F" w14:textId="07F4326C" w:rsidR="00EB6236" w:rsidRDefault="006E424D">
            <w:pPr>
              <w:rPr>
                <w:rFonts w:ascii="Times New Roman" w:hAnsi="Times New Roman" w:cs="Times New Roman"/>
                <w:color w:val="000000" w:themeColor="text1"/>
              </w:rPr>
            </w:pPr>
            <w:r>
              <w:rPr>
                <w:rFonts w:ascii="Times New Roman" w:hAnsi="Times New Roman" w:cs="Times New Roman"/>
              </w:rPr>
              <w:t>0.8 m/</w:t>
            </w:r>
            <w:proofErr w:type="spellStart"/>
            <w:r>
              <w:rPr>
                <w:rFonts w:ascii="Times New Roman" w:hAnsi="Times New Roman" w:cs="Times New Roman"/>
              </w:rPr>
              <w:t>y</w:t>
            </w:r>
            <w:r w:rsidRPr="00EF599F">
              <w:rPr>
                <w:rFonts w:ascii="Times New Roman" w:hAnsi="Times New Roman" w:cs="Times New Roman"/>
              </w:rPr>
              <w:t>r</w:t>
            </w:r>
            <w:proofErr w:type="spellEnd"/>
          </w:p>
        </w:tc>
      </w:tr>
      <w:tr w:rsidR="00DB2115" w14:paraId="5C26D254" w14:textId="77777777" w:rsidTr="00DB2115">
        <w:tc>
          <w:tcPr>
            <w:tcW w:w="1255" w:type="dxa"/>
          </w:tcPr>
          <w:p w14:paraId="45F012F0" w14:textId="3EAA2021" w:rsidR="00EB6236" w:rsidRDefault="003F2AD4">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26136119" w14:textId="76D4A0A6" w:rsidR="00EB6236" w:rsidRDefault="006E424D">
            <w:pPr>
              <w:rPr>
                <w:rFonts w:ascii="Times New Roman" w:hAnsi="Times New Roman" w:cs="Times New Roman"/>
                <w:color w:val="000000" w:themeColor="text1"/>
              </w:rPr>
            </w:pPr>
            <w:proofErr w:type="spellStart"/>
            <w:r>
              <w:rPr>
                <w:rFonts w:ascii="Times New Roman" w:hAnsi="Times New Roman" w:cs="Times New Roman"/>
                <w:color w:val="000000" w:themeColor="text1"/>
              </w:rPr>
              <w:t>Illilouette</w:t>
            </w:r>
            <w:proofErr w:type="spellEnd"/>
            <w:r>
              <w:rPr>
                <w:rFonts w:ascii="Times New Roman" w:hAnsi="Times New Roman" w:cs="Times New Roman"/>
                <w:color w:val="000000" w:themeColor="text1"/>
              </w:rPr>
              <w:t xml:space="preserve"> Creek at </w:t>
            </w:r>
            <w:r w:rsidR="006B24D4">
              <w:rPr>
                <w:rFonts w:ascii="Times New Roman" w:hAnsi="Times New Roman" w:cs="Times New Roman"/>
                <w:color w:val="000000" w:themeColor="text1"/>
              </w:rPr>
              <w:t xml:space="preserve">base of </w:t>
            </w:r>
            <w:proofErr w:type="spellStart"/>
            <w:r>
              <w:rPr>
                <w:rFonts w:ascii="Times New Roman" w:hAnsi="Times New Roman" w:cs="Times New Roman"/>
                <w:color w:val="000000" w:themeColor="text1"/>
              </w:rPr>
              <w:t>Illilouette</w:t>
            </w:r>
            <w:proofErr w:type="spellEnd"/>
            <w:r>
              <w:rPr>
                <w:rFonts w:ascii="Times New Roman" w:hAnsi="Times New Roman" w:cs="Times New Roman"/>
                <w:color w:val="000000" w:themeColor="text1"/>
              </w:rPr>
              <w:t xml:space="preserve"> Falls</w:t>
            </w:r>
          </w:p>
        </w:tc>
        <w:tc>
          <w:tcPr>
            <w:tcW w:w="1170" w:type="dxa"/>
          </w:tcPr>
          <w:p w14:paraId="5080C2BD" w14:textId="3B596A88" w:rsidR="00EB6236" w:rsidRDefault="006E424D">
            <w:pPr>
              <w:rPr>
                <w:rFonts w:ascii="Times New Roman" w:hAnsi="Times New Roman" w:cs="Times New Roman"/>
                <w:color w:val="000000" w:themeColor="text1"/>
              </w:rPr>
            </w:pPr>
            <w:r>
              <w:rPr>
                <w:rFonts w:ascii="Times New Roman" w:hAnsi="Times New Roman" w:cs="Times New Roman"/>
                <w:color w:val="000000" w:themeColor="text1"/>
              </w:rPr>
              <w:t>Modeled (</w:t>
            </w:r>
            <w:proofErr w:type="spellStart"/>
            <w:r>
              <w:rPr>
                <w:rFonts w:ascii="Times New Roman" w:hAnsi="Times New Roman" w:cs="Times New Roman"/>
                <w:color w:val="000000" w:themeColor="text1"/>
              </w:rPr>
              <w:t>Boisrame</w:t>
            </w:r>
            <w:proofErr w:type="spellEnd"/>
            <w:r>
              <w:rPr>
                <w:rFonts w:ascii="Times New Roman" w:hAnsi="Times New Roman" w:cs="Times New Roman"/>
                <w:color w:val="000000" w:themeColor="text1"/>
              </w:rPr>
              <w:t xml:space="preserve"> et al. 2019, in review)</w:t>
            </w:r>
          </w:p>
        </w:tc>
        <w:tc>
          <w:tcPr>
            <w:tcW w:w="1530" w:type="dxa"/>
          </w:tcPr>
          <w:p w14:paraId="76BBB183" w14:textId="14A1AC5F" w:rsidR="00EB6236" w:rsidRDefault="006B24D4" w:rsidP="006B24D4">
            <w:pPr>
              <w:rPr>
                <w:rFonts w:ascii="Times New Roman" w:hAnsi="Times New Roman" w:cs="Times New Roman"/>
                <w:color w:val="000000" w:themeColor="text1"/>
              </w:rPr>
            </w:pPr>
            <w:r w:rsidRPr="006B24D4">
              <w:rPr>
                <w:rFonts w:ascii="Times New Roman" w:hAnsi="Times New Roman" w:cs="Times New Roman"/>
                <w:color w:val="000000" w:themeColor="text1"/>
              </w:rPr>
              <w:t>37°43'32"N</w:t>
            </w:r>
            <w:r>
              <w:rPr>
                <w:rFonts w:ascii="Times New Roman" w:hAnsi="Times New Roman" w:cs="Times New Roman"/>
                <w:color w:val="000000" w:themeColor="text1"/>
              </w:rPr>
              <w:t xml:space="preserve"> 119°33'27</w:t>
            </w:r>
            <w:r w:rsidRPr="006B24D4">
              <w:rPr>
                <w:rFonts w:ascii="Times New Roman" w:hAnsi="Times New Roman" w:cs="Times New Roman"/>
                <w:color w:val="000000" w:themeColor="text1"/>
              </w:rPr>
              <w:t xml:space="preserve">"W  </w:t>
            </w:r>
          </w:p>
        </w:tc>
        <w:tc>
          <w:tcPr>
            <w:tcW w:w="1530" w:type="dxa"/>
          </w:tcPr>
          <w:p w14:paraId="1995DB2A" w14:textId="5A369EF2" w:rsidR="00EB6236" w:rsidRDefault="006E424D">
            <w:pPr>
              <w:rPr>
                <w:rFonts w:ascii="Times New Roman" w:hAnsi="Times New Roman" w:cs="Times New Roman"/>
                <w:color w:val="000000" w:themeColor="text1"/>
              </w:rPr>
            </w:pPr>
            <w:r>
              <w:rPr>
                <w:rFonts w:ascii="Times New Roman" w:hAnsi="Times New Roman" w:cs="Times New Roman"/>
                <w:color w:val="000000" w:themeColor="text1"/>
              </w:rPr>
              <w:t>150</w:t>
            </w:r>
            <w:r w:rsidRPr="00EF599F">
              <w:rPr>
                <w:rFonts w:ascii="Times New Roman" w:hAnsi="Times New Roman" w:cs="Times New Roman"/>
              </w:rPr>
              <w:t xml:space="preserve"> km</w:t>
            </w:r>
            <w:r w:rsidRPr="00EF599F">
              <w:rPr>
                <w:rFonts w:ascii="Times New Roman" w:hAnsi="Times New Roman" w:cs="Times New Roman"/>
                <w:vertAlign w:val="superscript"/>
              </w:rPr>
              <w:t>2</w:t>
            </w:r>
          </w:p>
        </w:tc>
        <w:tc>
          <w:tcPr>
            <w:tcW w:w="810" w:type="dxa"/>
          </w:tcPr>
          <w:p w14:paraId="25059561" w14:textId="2FD9DCA3" w:rsidR="00EB6236" w:rsidRDefault="00BF5627">
            <w:pPr>
              <w:rPr>
                <w:rFonts w:ascii="Times New Roman" w:hAnsi="Times New Roman" w:cs="Times New Roman"/>
                <w:color w:val="000000" w:themeColor="text1"/>
              </w:rPr>
            </w:pPr>
            <w:r>
              <w:rPr>
                <w:rFonts w:ascii="Times New Roman" w:hAnsi="Times New Roman" w:cs="Times New Roman"/>
                <w:color w:val="000000" w:themeColor="text1"/>
              </w:rPr>
              <w:t>1972-2017</w:t>
            </w:r>
          </w:p>
        </w:tc>
        <w:tc>
          <w:tcPr>
            <w:tcW w:w="1525" w:type="dxa"/>
          </w:tcPr>
          <w:p w14:paraId="624069C7" w14:textId="4EADDBFA" w:rsidR="00EB6236" w:rsidRDefault="006E424D">
            <w:pPr>
              <w:rPr>
                <w:rFonts w:ascii="Times New Roman" w:hAnsi="Times New Roman" w:cs="Times New Roman"/>
                <w:color w:val="000000" w:themeColor="text1"/>
              </w:rPr>
            </w:pPr>
            <w:r w:rsidRPr="00EF599F">
              <w:rPr>
                <w:rFonts w:ascii="Times New Roman" w:hAnsi="Times New Roman" w:cs="Times New Roman"/>
              </w:rPr>
              <w:t>0.9 m/year</w:t>
            </w:r>
          </w:p>
        </w:tc>
      </w:tr>
      <w:tr w:rsidR="00DB2115" w14:paraId="7B8C3771" w14:textId="77777777" w:rsidTr="00DB2115">
        <w:tc>
          <w:tcPr>
            <w:tcW w:w="1255" w:type="dxa"/>
          </w:tcPr>
          <w:p w14:paraId="585FD4F4" w14:textId="6D3619CB" w:rsidR="00EB6236" w:rsidRDefault="003F2AD4">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6F7978D1" w14:textId="06986EF8" w:rsidR="00EB6236" w:rsidRDefault="006E424D">
            <w:pPr>
              <w:rPr>
                <w:rFonts w:ascii="Times New Roman" w:hAnsi="Times New Roman" w:cs="Times New Roman"/>
                <w:color w:val="000000" w:themeColor="text1"/>
              </w:rPr>
            </w:pPr>
            <w:r>
              <w:rPr>
                <w:rFonts w:ascii="Times New Roman" w:hAnsi="Times New Roman" w:cs="Times New Roman"/>
                <w:color w:val="000000" w:themeColor="text1"/>
              </w:rPr>
              <w:t xml:space="preserve">Merced River at Happy Isles </w:t>
            </w:r>
            <w:r>
              <w:rPr>
                <w:rFonts w:ascii="Times New Roman" w:hAnsi="Times New Roman" w:cs="Times New Roman"/>
              </w:rPr>
              <w:t xml:space="preserve">Bridge </w:t>
            </w:r>
            <w:proofErr w:type="spellStart"/>
            <w:r>
              <w:rPr>
                <w:rFonts w:ascii="Times New Roman" w:hAnsi="Times New Roman" w:cs="Times New Roman"/>
              </w:rPr>
              <w:t>nr</w:t>
            </w:r>
            <w:proofErr w:type="spellEnd"/>
            <w:r>
              <w:rPr>
                <w:rFonts w:ascii="Times New Roman" w:hAnsi="Times New Roman" w:cs="Times New Roman"/>
              </w:rPr>
              <w:t xml:space="preserve"> Yosemite CA</w:t>
            </w:r>
          </w:p>
        </w:tc>
        <w:tc>
          <w:tcPr>
            <w:tcW w:w="1170" w:type="dxa"/>
          </w:tcPr>
          <w:p w14:paraId="221CE483" w14:textId="47A72B70" w:rsidR="00EB6236" w:rsidRDefault="006E424D">
            <w:pPr>
              <w:rPr>
                <w:rFonts w:ascii="Times New Roman" w:hAnsi="Times New Roman" w:cs="Times New Roman"/>
                <w:color w:val="000000" w:themeColor="text1"/>
              </w:rPr>
            </w:pPr>
            <w:r>
              <w:rPr>
                <w:rFonts w:ascii="Times New Roman" w:hAnsi="Times New Roman" w:cs="Times New Roman"/>
              </w:rPr>
              <w:t xml:space="preserve">USGS </w:t>
            </w:r>
            <w:r w:rsidRPr="00335FA9">
              <w:rPr>
                <w:rFonts w:ascii="Times New Roman" w:hAnsi="Times New Roman" w:cs="Times New Roman"/>
              </w:rPr>
              <w:t>11264500</w:t>
            </w:r>
          </w:p>
        </w:tc>
        <w:tc>
          <w:tcPr>
            <w:tcW w:w="1530" w:type="dxa"/>
          </w:tcPr>
          <w:p w14:paraId="49772F5C" w14:textId="4A4FC09A" w:rsidR="00EB6236" w:rsidRDefault="002128F6" w:rsidP="002128F6">
            <w:pPr>
              <w:rPr>
                <w:rFonts w:ascii="Times New Roman" w:hAnsi="Times New Roman" w:cs="Times New Roman"/>
                <w:color w:val="000000" w:themeColor="text1"/>
              </w:rPr>
            </w:pPr>
            <w:r>
              <w:rPr>
                <w:rFonts w:ascii="Times New Roman" w:hAnsi="Times New Roman" w:cs="Times New Roman"/>
                <w:color w:val="000000" w:themeColor="text1"/>
              </w:rPr>
              <w:t>37°43’53″ N 119°33’33</w:t>
            </w:r>
            <w:r w:rsidRPr="00DB2115">
              <w:rPr>
                <w:rFonts w:ascii="Times New Roman" w:hAnsi="Times New Roman" w:cs="Times New Roman"/>
                <w:color w:val="000000" w:themeColor="text1"/>
              </w:rPr>
              <w:t>″</w:t>
            </w:r>
            <w:r>
              <w:rPr>
                <w:rFonts w:ascii="Times New Roman" w:hAnsi="Times New Roman" w:cs="Times New Roman"/>
                <w:color w:val="000000" w:themeColor="text1"/>
              </w:rPr>
              <w:t xml:space="preserve"> W</w:t>
            </w:r>
          </w:p>
        </w:tc>
        <w:tc>
          <w:tcPr>
            <w:tcW w:w="1530" w:type="dxa"/>
          </w:tcPr>
          <w:p w14:paraId="7C60B7FB" w14:textId="3E526E93" w:rsidR="00EB6236" w:rsidRDefault="006E424D">
            <w:pPr>
              <w:rPr>
                <w:rFonts w:ascii="Times New Roman" w:hAnsi="Times New Roman" w:cs="Times New Roman"/>
                <w:color w:val="000000" w:themeColor="text1"/>
              </w:rPr>
            </w:pPr>
            <w:r>
              <w:rPr>
                <w:rFonts w:ascii="Times New Roman" w:hAnsi="Times New Roman" w:cs="Times New Roman"/>
              </w:rPr>
              <w:t xml:space="preserve">469 </w:t>
            </w:r>
            <w:r w:rsidRPr="00EF599F">
              <w:rPr>
                <w:rFonts w:ascii="Times New Roman" w:hAnsi="Times New Roman" w:cs="Times New Roman"/>
              </w:rPr>
              <w:t>km</w:t>
            </w:r>
            <w:r w:rsidRPr="00EF599F">
              <w:rPr>
                <w:rFonts w:ascii="Times New Roman" w:hAnsi="Times New Roman" w:cs="Times New Roman"/>
                <w:vertAlign w:val="superscript"/>
              </w:rPr>
              <w:t>2</w:t>
            </w:r>
          </w:p>
        </w:tc>
        <w:tc>
          <w:tcPr>
            <w:tcW w:w="810" w:type="dxa"/>
          </w:tcPr>
          <w:p w14:paraId="257F170A" w14:textId="58C38C2C" w:rsidR="00EB6236" w:rsidRDefault="006E424D">
            <w:pPr>
              <w:rPr>
                <w:rFonts w:ascii="Times New Roman" w:hAnsi="Times New Roman" w:cs="Times New Roman"/>
                <w:color w:val="000000" w:themeColor="text1"/>
              </w:rPr>
            </w:pPr>
            <w:r>
              <w:rPr>
                <w:rFonts w:ascii="Times New Roman" w:hAnsi="Times New Roman" w:cs="Times New Roman"/>
              </w:rPr>
              <w:t>1921-1958</w:t>
            </w:r>
          </w:p>
        </w:tc>
        <w:tc>
          <w:tcPr>
            <w:tcW w:w="1525" w:type="dxa"/>
          </w:tcPr>
          <w:p w14:paraId="17A3A20B" w14:textId="1F34559D" w:rsidR="00EB6236" w:rsidRDefault="006E424D">
            <w:pPr>
              <w:rPr>
                <w:rFonts w:ascii="Times New Roman" w:hAnsi="Times New Roman" w:cs="Times New Roman"/>
                <w:color w:val="000000" w:themeColor="text1"/>
              </w:rPr>
            </w:pPr>
            <w:r>
              <w:rPr>
                <w:rFonts w:ascii="Times New Roman" w:hAnsi="Times New Roman" w:cs="Times New Roman"/>
                <w:color w:val="000000" w:themeColor="text1"/>
              </w:rPr>
              <w:t>0.66 m/</w:t>
            </w:r>
            <w:proofErr w:type="spellStart"/>
            <w:r>
              <w:rPr>
                <w:rFonts w:ascii="Times New Roman" w:hAnsi="Times New Roman" w:cs="Times New Roman"/>
                <w:color w:val="000000" w:themeColor="text1"/>
              </w:rPr>
              <w:t>yr</w:t>
            </w:r>
            <w:proofErr w:type="spellEnd"/>
          </w:p>
        </w:tc>
      </w:tr>
      <w:tr w:rsidR="00DB2115" w14:paraId="0C483DB4" w14:textId="77777777" w:rsidTr="00DB2115">
        <w:tc>
          <w:tcPr>
            <w:tcW w:w="1255" w:type="dxa"/>
          </w:tcPr>
          <w:p w14:paraId="4D37D3C6" w14:textId="4F1C199D" w:rsidR="00EB6236" w:rsidRDefault="003F2AD4">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71C43828" w14:textId="3C92924D" w:rsidR="00EB6236" w:rsidRDefault="006E424D">
            <w:pPr>
              <w:rPr>
                <w:rFonts w:ascii="Times New Roman" w:hAnsi="Times New Roman" w:cs="Times New Roman"/>
                <w:color w:val="000000" w:themeColor="text1"/>
              </w:rPr>
            </w:pPr>
            <w:r>
              <w:rPr>
                <w:rFonts w:ascii="Times New Roman" w:hAnsi="Times New Roman" w:cs="Times New Roman"/>
              </w:rPr>
              <w:t xml:space="preserve">Merced River at </w:t>
            </w:r>
            <w:proofErr w:type="spellStart"/>
            <w:r>
              <w:rPr>
                <w:rFonts w:ascii="Times New Roman" w:hAnsi="Times New Roman" w:cs="Times New Roman"/>
              </w:rPr>
              <w:t>Pohono</w:t>
            </w:r>
            <w:proofErr w:type="spellEnd"/>
            <w:r>
              <w:rPr>
                <w:rFonts w:ascii="Times New Roman" w:hAnsi="Times New Roman" w:cs="Times New Roman"/>
              </w:rPr>
              <w:t xml:space="preserve"> Bridge </w:t>
            </w:r>
            <w:proofErr w:type="spellStart"/>
            <w:r>
              <w:rPr>
                <w:rFonts w:ascii="Times New Roman" w:hAnsi="Times New Roman" w:cs="Times New Roman"/>
              </w:rPr>
              <w:t>nr</w:t>
            </w:r>
            <w:proofErr w:type="spellEnd"/>
            <w:r>
              <w:rPr>
                <w:rFonts w:ascii="Times New Roman" w:hAnsi="Times New Roman" w:cs="Times New Roman"/>
              </w:rPr>
              <w:t xml:space="preserve"> Yosemite CA</w:t>
            </w:r>
          </w:p>
        </w:tc>
        <w:tc>
          <w:tcPr>
            <w:tcW w:w="1170" w:type="dxa"/>
          </w:tcPr>
          <w:p w14:paraId="0FAB3F96" w14:textId="7BF19F13" w:rsidR="00EB6236" w:rsidRDefault="006E424D">
            <w:pPr>
              <w:rPr>
                <w:rFonts w:ascii="Times New Roman" w:hAnsi="Times New Roman" w:cs="Times New Roman"/>
                <w:color w:val="000000" w:themeColor="text1"/>
              </w:rPr>
            </w:pPr>
            <w:r>
              <w:rPr>
                <w:rFonts w:ascii="Times New Roman" w:hAnsi="Times New Roman" w:cs="Times New Roman"/>
                <w:color w:val="000000" w:themeColor="text1"/>
              </w:rPr>
              <w:t xml:space="preserve">USGS </w:t>
            </w:r>
            <w:r w:rsidRPr="00335977">
              <w:rPr>
                <w:rFonts w:ascii="Times New Roman" w:hAnsi="Times New Roman" w:cs="Times New Roman"/>
              </w:rPr>
              <w:t>11266500</w:t>
            </w:r>
          </w:p>
        </w:tc>
        <w:tc>
          <w:tcPr>
            <w:tcW w:w="1530" w:type="dxa"/>
          </w:tcPr>
          <w:p w14:paraId="37B30415" w14:textId="77777777" w:rsidR="00EB6236" w:rsidRDefault="00EB6236">
            <w:pPr>
              <w:rPr>
                <w:rFonts w:ascii="Times New Roman" w:hAnsi="Times New Roman" w:cs="Times New Roman"/>
                <w:color w:val="000000" w:themeColor="text1"/>
              </w:rPr>
            </w:pPr>
          </w:p>
        </w:tc>
        <w:tc>
          <w:tcPr>
            <w:tcW w:w="1530" w:type="dxa"/>
          </w:tcPr>
          <w:p w14:paraId="69B06202" w14:textId="52C13872" w:rsidR="00EB6236" w:rsidRDefault="006E424D">
            <w:pPr>
              <w:rPr>
                <w:rFonts w:ascii="Times New Roman" w:hAnsi="Times New Roman" w:cs="Times New Roman"/>
                <w:color w:val="000000" w:themeColor="text1"/>
              </w:rPr>
            </w:pPr>
            <w:r>
              <w:rPr>
                <w:rFonts w:ascii="Times New Roman" w:hAnsi="Times New Roman" w:cs="Times New Roman"/>
              </w:rPr>
              <w:t>831</w:t>
            </w:r>
            <w:r w:rsidRPr="00CC14D9">
              <w:rPr>
                <w:rFonts w:ascii="Times New Roman" w:hAnsi="Times New Roman" w:cs="Times New Roman"/>
              </w:rPr>
              <w:t xml:space="preserve"> </w:t>
            </w:r>
            <w:r w:rsidRPr="00EF599F">
              <w:rPr>
                <w:rFonts w:ascii="Times New Roman" w:hAnsi="Times New Roman" w:cs="Times New Roman"/>
              </w:rPr>
              <w:t>km</w:t>
            </w:r>
            <w:r w:rsidRPr="00EF599F">
              <w:rPr>
                <w:rFonts w:ascii="Times New Roman" w:hAnsi="Times New Roman" w:cs="Times New Roman"/>
                <w:vertAlign w:val="superscript"/>
              </w:rPr>
              <w:t>2</w:t>
            </w:r>
          </w:p>
        </w:tc>
        <w:tc>
          <w:tcPr>
            <w:tcW w:w="810" w:type="dxa"/>
          </w:tcPr>
          <w:p w14:paraId="2EACD266" w14:textId="4E6CA1D0" w:rsidR="00EB6236" w:rsidRDefault="006E424D">
            <w:pPr>
              <w:rPr>
                <w:rFonts w:ascii="Times New Roman" w:hAnsi="Times New Roman" w:cs="Times New Roman"/>
                <w:color w:val="000000" w:themeColor="text1"/>
              </w:rPr>
            </w:pPr>
            <w:r>
              <w:rPr>
                <w:rFonts w:ascii="Times New Roman" w:hAnsi="Times New Roman" w:cs="Times New Roman"/>
              </w:rPr>
              <w:t>1921-1958</w:t>
            </w:r>
          </w:p>
        </w:tc>
        <w:tc>
          <w:tcPr>
            <w:tcW w:w="1525" w:type="dxa"/>
          </w:tcPr>
          <w:p w14:paraId="37106D92" w14:textId="25318FBF" w:rsidR="00EB6236" w:rsidRDefault="006E424D">
            <w:pPr>
              <w:rPr>
                <w:rFonts w:ascii="Times New Roman" w:hAnsi="Times New Roman" w:cs="Times New Roman"/>
                <w:color w:val="000000" w:themeColor="text1"/>
              </w:rPr>
            </w:pPr>
            <w:r>
              <w:rPr>
                <w:rFonts w:ascii="Times New Roman" w:hAnsi="Times New Roman" w:cs="Times New Roman"/>
                <w:color w:val="000000" w:themeColor="text1"/>
              </w:rPr>
              <w:t>0.65 m/</w:t>
            </w:r>
            <w:proofErr w:type="spellStart"/>
            <w:r>
              <w:rPr>
                <w:rFonts w:ascii="Times New Roman" w:hAnsi="Times New Roman" w:cs="Times New Roman"/>
                <w:color w:val="000000" w:themeColor="text1"/>
              </w:rPr>
              <w:t>yr</w:t>
            </w:r>
            <w:proofErr w:type="spellEnd"/>
          </w:p>
        </w:tc>
      </w:tr>
    </w:tbl>
    <w:p w14:paraId="76D69E3E" w14:textId="674D87CA" w:rsidR="00441D44" w:rsidRPr="0016288C" w:rsidRDefault="00441D44">
      <w:pPr>
        <w:rPr>
          <w:rFonts w:ascii="Times New Roman" w:eastAsiaTheme="majorEastAsia" w:hAnsi="Times New Roman" w:cs="Times New Roman"/>
          <w:color w:val="000000" w:themeColor="text1"/>
          <w:sz w:val="32"/>
          <w:szCs w:val="32"/>
        </w:rPr>
      </w:pPr>
      <w:r w:rsidRPr="0016288C">
        <w:rPr>
          <w:rFonts w:ascii="Times New Roman" w:hAnsi="Times New Roman" w:cs="Times New Roman"/>
          <w:color w:val="000000" w:themeColor="text1"/>
        </w:rPr>
        <w:br w:type="page"/>
      </w:r>
    </w:p>
    <w:p w14:paraId="65978443" w14:textId="7E9A33D0" w:rsidR="00CF5D1A" w:rsidRPr="0016288C" w:rsidRDefault="00CF5D1A" w:rsidP="00CF5D1A">
      <w:pPr>
        <w:pStyle w:val="Heading1"/>
        <w:rPr>
          <w:rFonts w:ascii="Times New Roman" w:hAnsi="Times New Roman" w:cs="Times New Roman"/>
          <w:color w:val="000000" w:themeColor="text1"/>
        </w:rPr>
      </w:pPr>
      <w:r w:rsidRPr="0016288C">
        <w:rPr>
          <w:rFonts w:ascii="Times New Roman" w:hAnsi="Times New Roman" w:cs="Times New Roman"/>
          <w:color w:val="000000" w:themeColor="text1"/>
        </w:rPr>
        <w:lastRenderedPageBreak/>
        <w:t xml:space="preserve">Appendix </w:t>
      </w:r>
      <w:r w:rsidR="00BC764E">
        <w:rPr>
          <w:rFonts w:ascii="Times New Roman" w:hAnsi="Times New Roman" w:cs="Times New Roman"/>
          <w:color w:val="000000" w:themeColor="text1"/>
        </w:rPr>
        <w:t>B</w:t>
      </w:r>
      <w:r w:rsidRPr="0016288C">
        <w:rPr>
          <w:rFonts w:ascii="Times New Roman" w:hAnsi="Times New Roman" w:cs="Times New Roman"/>
          <w:color w:val="000000" w:themeColor="text1"/>
        </w:rPr>
        <w:t xml:space="preserve">: Sugarloaf Creek Basin and </w:t>
      </w:r>
      <w:proofErr w:type="spellStart"/>
      <w:r w:rsidRPr="0016288C">
        <w:rPr>
          <w:rFonts w:ascii="Times New Roman" w:hAnsi="Times New Roman" w:cs="Times New Roman"/>
          <w:color w:val="000000" w:themeColor="text1"/>
        </w:rPr>
        <w:t>Illilouette</w:t>
      </w:r>
      <w:proofErr w:type="spellEnd"/>
      <w:r w:rsidRPr="0016288C">
        <w:rPr>
          <w:rFonts w:ascii="Times New Roman" w:hAnsi="Times New Roman" w:cs="Times New Roman"/>
          <w:color w:val="000000" w:themeColor="text1"/>
        </w:rPr>
        <w:t xml:space="preserve"> Creek Basin weather station sites</w:t>
      </w:r>
    </w:p>
    <w:p w14:paraId="00B9E7FE" w14:textId="77777777" w:rsidR="00CF5D1A" w:rsidRPr="0016288C" w:rsidRDefault="00CF5D1A" w:rsidP="00CF5D1A">
      <w:pPr>
        <w:rPr>
          <w:rFonts w:ascii="Times New Roman" w:hAnsi="Times New Roman" w:cs="Times New Roman"/>
          <w:color w:val="000000" w:themeColor="text1"/>
        </w:rPr>
      </w:pPr>
    </w:p>
    <w:p w14:paraId="74DF3360" w14:textId="75A61252" w:rsidR="00EE4159" w:rsidRDefault="002F3625" w:rsidP="0021536B">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We installed three temporary weather stations in Sugarloaf Creek Basin (SCB) in September 2016, with one weather station each in </w:t>
      </w:r>
      <w:r w:rsidRPr="00EF599F">
        <w:rPr>
          <w:rFonts w:ascii="Times New Roman" w:hAnsi="Times New Roman" w:cs="Times New Roman"/>
          <w:color w:val="000000" w:themeColor="text1"/>
        </w:rPr>
        <w:t>dense meadow, shrub, and mature mixed conifer vegetation types</w:t>
      </w:r>
      <w:ins w:id="0" w:author="Sally Thompson" w:date="2019-05-22T12:09:00Z">
        <w:r w:rsidR="006509C3">
          <w:rPr>
            <w:rFonts w:ascii="Times New Roman" w:hAnsi="Times New Roman" w:cs="Times New Roman"/>
            <w:color w:val="000000" w:themeColor="text1"/>
          </w:rPr>
          <w:t>, and all sites located within 200m of each other</w:t>
        </w:r>
      </w:ins>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The dense meadow weather station site </w:t>
      </w:r>
      <w:del w:id="1" w:author="Sally Thompson" w:date="2019-05-22T12:09:00Z">
        <w:r w:rsidRPr="00EF599F" w:rsidDel="006509C3">
          <w:rPr>
            <w:rFonts w:ascii="Times New Roman" w:hAnsi="Times New Roman" w:cs="Times New Roman"/>
            <w:color w:val="000000" w:themeColor="text1"/>
          </w:rPr>
          <w:delText>is characterized by high soil moisture content,</w:delText>
        </w:r>
      </w:del>
      <w:ins w:id="2" w:author="Sally Thompson" w:date="2019-05-22T12:09:00Z">
        <w:r w:rsidR="006509C3">
          <w:rPr>
            <w:rFonts w:ascii="Times New Roman" w:hAnsi="Times New Roman" w:cs="Times New Roman"/>
            <w:color w:val="000000" w:themeColor="text1"/>
          </w:rPr>
          <w:t>has</w:t>
        </w:r>
      </w:ins>
      <w:r w:rsidRPr="00EF599F">
        <w:rPr>
          <w:rFonts w:ascii="Times New Roman" w:hAnsi="Times New Roman" w:cs="Times New Roman"/>
          <w:color w:val="000000" w:themeColor="text1"/>
        </w:rPr>
        <w:t xml:space="preserve"> </w:t>
      </w:r>
      <w:ins w:id="3" w:author="Sally Thompson" w:date="2019-05-22T12:09:00Z">
        <w:r w:rsidR="006509C3">
          <w:rPr>
            <w:rFonts w:ascii="Times New Roman" w:hAnsi="Times New Roman" w:cs="Times New Roman"/>
            <w:color w:val="000000" w:themeColor="text1"/>
          </w:rPr>
          <w:t xml:space="preserve">dense </w:t>
        </w:r>
      </w:ins>
      <w:r w:rsidRPr="00EF599F">
        <w:rPr>
          <w:rFonts w:ascii="Times New Roman" w:hAnsi="Times New Roman" w:cs="Times New Roman"/>
          <w:color w:val="000000" w:themeColor="text1"/>
        </w:rPr>
        <w:t>grass cover</w:t>
      </w:r>
      <w:del w:id="4" w:author="Sally Thompson" w:date="2019-05-22T12:09:00Z">
        <w:r w:rsidRPr="00EF599F" w:rsidDel="006509C3">
          <w:rPr>
            <w:rFonts w:ascii="Times New Roman" w:hAnsi="Times New Roman" w:cs="Times New Roman"/>
            <w:color w:val="000000" w:themeColor="text1"/>
          </w:rPr>
          <w:delText xml:space="preserve">, </w:delText>
        </w:r>
        <w:r w:rsidDel="006509C3">
          <w:rPr>
            <w:rFonts w:ascii="Times New Roman" w:hAnsi="Times New Roman" w:cs="Times New Roman"/>
            <w:color w:val="000000" w:themeColor="text1"/>
          </w:rPr>
          <w:delText>and</w:delText>
        </w:r>
      </w:del>
      <w:ins w:id="5" w:author="Sally Thompson" w:date="2019-05-22T12:09:00Z">
        <w:r w:rsidR="006509C3">
          <w:rPr>
            <w:rFonts w:ascii="Times New Roman" w:hAnsi="Times New Roman" w:cs="Times New Roman"/>
            <w:color w:val="000000" w:themeColor="text1"/>
          </w:rPr>
          <w:t xml:space="preserve"> with</w:t>
        </w:r>
      </w:ins>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some conifer regeneration, but no overstory above the weather station. </w:t>
      </w:r>
      <w:del w:id="6" w:author="Sally Thompson" w:date="2019-05-22T12:09:00Z">
        <w:r w:rsidRPr="00EF599F" w:rsidDel="006509C3">
          <w:rPr>
            <w:rFonts w:ascii="Times New Roman" w:hAnsi="Times New Roman" w:cs="Times New Roman"/>
            <w:color w:val="000000" w:themeColor="text1"/>
          </w:rPr>
          <w:delText xml:space="preserve">This </w:delText>
        </w:r>
      </w:del>
      <w:ins w:id="7" w:author="Sally Thompson" w:date="2019-05-22T12:09:00Z">
        <w:r w:rsidR="006509C3">
          <w:rPr>
            <w:rFonts w:ascii="Times New Roman" w:hAnsi="Times New Roman" w:cs="Times New Roman"/>
            <w:color w:val="000000" w:themeColor="text1"/>
          </w:rPr>
          <w:t>It</w:t>
        </w:r>
        <w:r w:rsidR="006509C3" w:rsidRPr="00EF599F">
          <w:rPr>
            <w:rFonts w:ascii="Times New Roman" w:hAnsi="Times New Roman" w:cs="Times New Roman"/>
            <w:color w:val="000000" w:themeColor="text1"/>
          </w:rPr>
          <w:t xml:space="preserve"> </w:t>
        </w:r>
      </w:ins>
      <w:del w:id="8" w:author="Sally Thompson" w:date="2019-05-22T12:09:00Z">
        <w:r w:rsidR="00EE4159" w:rsidDel="006509C3">
          <w:rPr>
            <w:rFonts w:ascii="Times New Roman" w:hAnsi="Times New Roman" w:cs="Times New Roman"/>
            <w:color w:val="000000" w:themeColor="text1"/>
          </w:rPr>
          <w:delText xml:space="preserve">weather station </w:delText>
        </w:r>
      </w:del>
      <w:r w:rsidR="00EE4159">
        <w:rPr>
          <w:rFonts w:ascii="Times New Roman" w:hAnsi="Times New Roman" w:cs="Times New Roman"/>
          <w:color w:val="000000" w:themeColor="text1"/>
        </w:rPr>
        <w:t xml:space="preserve">is situated </w:t>
      </w:r>
      <w:r>
        <w:rPr>
          <w:rFonts w:ascii="Times New Roman" w:hAnsi="Times New Roman" w:cs="Times New Roman"/>
          <w:color w:val="000000" w:themeColor="text1"/>
        </w:rPr>
        <w:t>in a</w:t>
      </w:r>
      <w:ins w:id="9" w:author="Sally Thompson" w:date="2019-05-22T12:09:00Z">
        <w:r w:rsidR="006509C3">
          <w:rPr>
            <w:rFonts w:ascii="Times New Roman" w:hAnsi="Times New Roman" w:cs="Times New Roman"/>
            <w:color w:val="000000" w:themeColor="text1"/>
          </w:rPr>
          <w:t>n</w:t>
        </w:r>
      </w:ins>
      <w:r>
        <w:rPr>
          <w:rFonts w:ascii="Times New Roman" w:hAnsi="Times New Roman" w:cs="Times New Roman"/>
          <w:color w:val="000000" w:themeColor="text1"/>
        </w:rPr>
        <w:t xml:space="preserve"> </w:t>
      </w:r>
      <w:del w:id="10" w:author="Sally Thompson" w:date="2019-05-22T12:09:00Z">
        <w:r w:rsidDel="006509C3">
          <w:rPr>
            <w:rFonts w:ascii="Times New Roman" w:hAnsi="Times New Roman" w:cs="Times New Roman"/>
            <w:color w:val="000000" w:themeColor="text1"/>
          </w:rPr>
          <w:delText>local patch</w:delText>
        </w:r>
      </w:del>
      <w:ins w:id="11" w:author="Sally Thompson" w:date="2019-05-22T12:09:00Z">
        <w:r w:rsidR="006509C3">
          <w:rPr>
            <w:rFonts w:ascii="Times New Roman" w:hAnsi="Times New Roman" w:cs="Times New Roman"/>
            <w:color w:val="000000" w:themeColor="text1"/>
          </w:rPr>
          <w:t>area</w:t>
        </w:r>
      </w:ins>
      <w:r>
        <w:rPr>
          <w:rFonts w:ascii="Times New Roman" w:hAnsi="Times New Roman" w:cs="Times New Roman"/>
          <w:color w:val="000000" w:themeColor="text1"/>
        </w:rPr>
        <w:t xml:space="preserve"> that</w:t>
      </w:r>
      <w:r w:rsidRPr="00EF599F">
        <w:rPr>
          <w:rFonts w:ascii="Times New Roman" w:hAnsi="Times New Roman" w:cs="Times New Roman"/>
          <w:color w:val="000000" w:themeColor="text1"/>
        </w:rPr>
        <w:t xml:space="preserve"> burned at high severity in 2003</w:t>
      </w:r>
      <w:del w:id="12" w:author="Sally Thompson" w:date="2019-05-22T12:10:00Z">
        <w:r w:rsidRPr="00EF599F" w:rsidDel="006509C3">
          <w:rPr>
            <w:rFonts w:ascii="Times New Roman" w:hAnsi="Times New Roman" w:cs="Times New Roman"/>
            <w:color w:val="000000" w:themeColor="text1"/>
          </w:rPr>
          <w:delText xml:space="preserve"> (this severity characterization is based on a visual assessment of </w:delText>
        </w:r>
        <w:r w:rsidDel="006509C3">
          <w:rPr>
            <w:rFonts w:ascii="Times New Roman" w:hAnsi="Times New Roman" w:cs="Times New Roman"/>
            <w:color w:val="000000" w:themeColor="text1"/>
          </w:rPr>
          <w:delText>fire-killed trees, which was corroborated by</w:delText>
        </w:r>
        <w:r w:rsidRPr="00EF599F" w:rsidDel="006509C3">
          <w:rPr>
            <w:rFonts w:ascii="Times New Roman" w:hAnsi="Times New Roman" w:cs="Times New Roman"/>
            <w:color w:val="000000" w:themeColor="text1"/>
          </w:rPr>
          <w:delText xml:space="preserve"> aerial </w:delText>
        </w:r>
        <w:r w:rsidDel="006509C3">
          <w:rPr>
            <w:rFonts w:ascii="Times New Roman" w:hAnsi="Times New Roman" w:cs="Times New Roman"/>
            <w:color w:val="000000" w:themeColor="text1"/>
          </w:rPr>
          <w:delText xml:space="preserve">photographs </w:delText>
        </w:r>
        <w:r w:rsidRPr="00EF599F" w:rsidDel="006509C3">
          <w:rPr>
            <w:rFonts w:ascii="Times New Roman" w:hAnsi="Times New Roman" w:cs="Times New Roman"/>
            <w:color w:val="000000" w:themeColor="text1"/>
          </w:rPr>
          <w:delText>showing</w:delText>
        </w:r>
        <w:r w:rsidDel="006509C3">
          <w:rPr>
            <w:rFonts w:ascii="Times New Roman" w:hAnsi="Times New Roman" w:cs="Times New Roman"/>
            <w:color w:val="000000" w:themeColor="text1"/>
          </w:rPr>
          <w:delText xml:space="preserve"> complete</w:delText>
        </w:r>
        <w:r w:rsidRPr="00EF599F" w:rsidDel="006509C3">
          <w:rPr>
            <w:rFonts w:ascii="Times New Roman" w:hAnsi="Times New Roman" w:cs="Times New Roman"/>
            <w:color w:val="000000" w:themeColor="text1"/>
          </w:rPr>
          <w:delText xml:space="preserve"> removal of forest cover</w:delText>
        </w:r>
        <w:r w:rsidDel="006509C3">
          <w:rPr>
            <w:rFonts w:ascii="Times New Roman" w:hAnsi="Times New Roman" w:cs="Times New Roman"/>
            <w:color w:val="000000" w:themeColor="text1"/>
          </w:rPr>
          <w:delText xml:space="preserve"> in these local patches)</w:delText>
        </w:r>
      </w:del>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The shrub </w:t>
      </w:r>
      <w:del w:id="13" w:author="Sally Thompson" w:date="2019-05-22T12:10:00Z">
        <w:r w:rsidRPr="00EF599F" w:rsidDel="006509C3">
          <w:rPr>
            <w:rFonts w:ascii="Times New Roman" w:hAnsi="Times New Roman" w:cs="Times New Roman"/>
            <w:color w:val="000000" w:themeColor="text1"/>
          </w:rPr>
          <w:delText>regeneration site</w:delText>
        </w:r>
      </w:del>
      <w:ins w:id="14" w:author="Sally Thompson" w:date="2019-05-22T12:10:00Z">
        <w:r w:rsidR="006509C3">
          <w:rPr>
            <w:rFonts w:ascii="Times New Roman" w:hAnsi="Times New Roman" w:cs="Times New Roman"/>
            <w:color w:val="000000" w:themeColor="text1"/>
          </w:rPr>
          <w:t xml:space="preserve">weather station consists of </w:t>
        </w:r>
      </w:ins>
      <w:del w:id="15" w:author="Sally Thompson" w:date="2019-05-22T12:10:00Z">
        <w:r w:rsidRPr="00EF599F" w:rsidDel="006509C3">
          <w:rPr>
            <w:rFonts w:ascii="Times New Roman" w:hAnsi="Times New Roman" w:cs="Times New Roman"/>
            <w:color w:val="000000" w:themeColor="text1"/>
          </w:rPr>
          <w:delText xml:space="preserve"> is characterized by drier soils, </w:delText>
        </w:r>
      </w:del>
      <w:r w:rsidRPr="00EF599F">
        <w:rPr>
          <w:rFonts w:ascii="Times New Roman" w:hAnsi="Times New Roman" w:cs="Times New Roman"/>
          <w:color w:val="000000" w:themeColor="text1"/>
        </w:rPr>
        <w:t xml:space="preserve">whitethorn ceanothus </w:t>
      </w:r>
      <w:r>
        <w:rPr>
          <w:rFonts w:ascii="Times New Roman" w:hAnsi="Times New Roman" w:cs="Times New Roman"/>
          <w:color w:val="000000" w:themeColor="text1"/>
        </w:rPr>
        <w:t>(</w:t>
      </w:r>
      <w:r w:rsidRPr="00C423A8">
        <w:rPr>
          <w:rFonts w:ascii="Times New Roman" w:hAnsi="Times New Roman" w:cs="Times New Roman"/>
          <w:i/>
          <w:color w:val="000000" w:themeColor="text1"/>
        </w:rPr>
        <w:t xml:space="preserve">Ceanothus </w:t>
      </w:r>
      <w:proofErr w:type="spellStart"/>
      <w:r w:rsidRPr="00C423A8">
        <w:rPr>
          <w:rFonts w:ascii="Times New Roman" w:hAnsi="Times New Roman" w:cs="Times New Roman"/>
          <w:i/>
          <w:color w:val="000000" w:themeColor="text1"/>
        </w:rPr>
        <w:t>cordulatus</w:t>
      </w:r>
      <w:proofErr w:type="spellEnd"/>
      <w:r>
        <w:rPr>
          <w:rFonts w:ascii="Times New Roman" w:hAnsi="Times New Roman" w:cs="Times New Roman"/>
          <w:color w:val="000000" w:themeColor="text1"/>
        </w:rPr>
        <w:t xml:space="preserve">) </w:t>
      </w:r>
      <w:del w:id="16" w:author="Sally Thompson" w:date="2019-05-22T12:10:00Z">
        <w:r w:rsidRPr="00EF599F" w:rsidDel="006509C3">
          <w:rPr>
            <w:rFonts w:ascii="Times New Roman" w:hAnsi="Times New Roman" w:cs="Times New Roman"/>
            <w:color w:val="000000" w:themeColor="text1"/>
          </w:rPr>
          <w:delText>growth with some</w:delText>
        </w:r>
      </w:del>
      <w:ins w:id="17" w:author="Sally Thompson" w:date="2019-05-22T12:10:00Z">
        <w:r w:rsidR="006509C3">
          <w:rPr>
            <w:rFonts w:ascii="Times New Roman" w:hAnsi="Times New Roman" w:cs="Times New Roman"/>
            <w:color w:val="000000" w:themeColor="text1"/>
          </w:rPr>
          <w:t>interspersed with</w:t>
        </w:r>
      </w:ins>
      <w:r w:rsidRPr="00EF599F">
        <w:rPr>
          <w:rFonts w:ascii="Times New Roman" w:hAnsi="Times New Roman" w:cs="Times New Roman"/>
          <w:color w:val="000000" w:themeColor="text1"/>
        </w:rPr>
        <w:t xml:space="preserve"> grasses, </w:t>
      </w:r>
      <w:del w:id="18" w:author="Sally Thompson" w:date="2019-05-22T12:10:00Z">
        <w:r w:rsidDel="006509C3">
          <w:rPr>
            <w:rFonts w:ascii="Times New Roman" w:hAnsi="Times New Roman" w:cs="Times New Roman"/>
            <w:color w:val="000000" w:themeColor="text1"/>
          </w:rPr>
          <w:delText xml:space="preserve">and </w:delText>
        </w:r>
      </w:del>
      <w:r w:rsidRPr="00EF599F">
        <w:rPr>
          <w:rFonts w:ascii="Times New Roman" w:hAnsi="Times New Roman" w:cs="Times New Roman"/>
          <w:color w:val="000000" w:themeColor="text1"/>
        </w:rPr>
        <w:t xml:space="preserve">some conifer regeneration, </w:t>
      </w:r>
      <w:del w:id="19" w:author="Sally Thompson" w:date="2019-05-22T12:10:00Z">
        <w:r w:rsidDel="006509C3">
          <w:rPr>
            <w:rFonts w:ascii="Times New Roman" w:hAnsi="Times New Roman" w:cs="Times New Roman"/>
            <w:color w:val="000000" w:themeColor="text1"/>
          </w:rPr>
          <w:delText>but</w:delText>
        </w:r>
        <w:r w:rsidRPr="00EF599F" w:rsidDel="006509C3">
          <w:rPr>
            <w:rFonts w:ascii="Times New Roman" w:hAnsi="Times New Roman" w:cs="Times New Roman"/>
            <w:color w:val="000000" w:themeColor="text1"/>
          </w:rPr>
          <w:delText xml:space="preserve"> </w:delText>
        </w:r>
      </w:del>
      <w:ins w:id="20" w:author="Sally Thompson" w:date="2019-05-22T12:10:00Z">
        <w:r w:rsidR="006509C3">
          <w:rPr>
            <w:rFonts w:ascii="Times New Roman" w:hAnsi="Times New Roman" w:cs="Times New Roman"/>
            <w:color w:val="000000" w:themeColor="text1"/>
          </w:rPr>
          <w:t>and</w:t>
        </w:r>
        <w:r w:rsidR="006509C3" w:rsidRPr="00EF599F">
          <w:rPr>
            <w:rFonts w:ascii="Times New Roman" w:hAnsi="Times New Roman" w:cs="Times New Roman"/>
            <w:color w:val="000000" w:themeColor="text1"/>
          </w:rPr>
          <w:t xml:space="preserve"> </w:t>
        </w:r>
      </w:ins>
      <w:r w:rsidRPr="00EF599F">
        <w:rPr>
          <w:rFonts w:ascii="Times New Roman" w:hAnsi="Times New Roman" w:cs="Times New Roman"/>
          <w:color w:val="000000" w:themeColor="text1"/>
        </w:rPr>
        <w:t>no overstory above the station</w:t>
      </w:r>
      <w:ins w:id="21" w:author="Sally Thompson" w:date="2019-05-22T12:11:00Z">
        <w:r w:rsidR="006509C3">
          <w:rPr>
            <w:rFonts w:ascii="Times New Roman" w:hAnsi="Times New Roman" w:cs="Times New Roman"/>
            <w:color w:val="000000" w:themeColor="text1"/>
          </w:rPr>
          <w:t>. The SCB shrub site</w:t>
        </w:r>
      </w:ins>
      <w:ins w:id="22" w:author="Sally Thompson" w:date="2019-05-22T12:10:00Z">
        <w:r w:rsidR="006509C3">
          <w:rPr>
            <w:rFonts w:ascii="Times New Roman" w:hAnsi="Times New Roman" w:cs="Times New Roman"/>
            <w:color w:val="000000" w:themeColor="text1"/>
          </w:rPr>
          <w:t xml:space="preserve"> also burned </w:t>
        </w:r>
      </w:ins>
      <w:ins w:id="23" w:author="Sally Thompson" w:date="2019-05-22T12:12:00Z">
        <w:r w:rsidR="006509C3">
          <w:rPr>
            <w:rFonts w:ascii="Times New Roman" w:hAnsi="Times New Roman" w:cs="Times New Roman"/>
            <w:color w:val="000000" w:themeColor="text1"/>
          </w:rPr>
          <w:t>at</w:t>
        </w:r>
      </w:ins>
      <w:ins w:id="24" w:author="Sally Thompson" w:date="2019-05-22T12:10:00Z">
        <w:r w:rsidR="006509C3">
          <w:rPr>
            <w:rFonts w:ascii="Times New Roman" w:hAnsi="Times New Roman" w:cs="Times New Roman"/>
            <w:color w:val="000000" w:themeColor="text1"/>
          </w:rPr>
          <w:t xml:space="preserve"> high severity in 2003</w:t>
        </w:r>
      </w:ins>
      <w:r w:rsidRPr="00EF599F">
        <w:rPr>
          <w:rFonts w:ascii="Times New Roman" w:hAnsi="Times New Roman" w:cs="Times New Roman"/>
          <w:color w:val="000000" w:themeColor="text1"/>
        </w:rPr>
        <w:t>.</w:t>
      </w:r>
      <w:del w:id="25" w:author="Sally Thompson" w:date="2019-05-22T12:12:00Z">
        <w:r w:rsidRPr="00EF599F" w:rsidDel="006509C3">
          <w:rPr>
            <w:rFonts w:ascii="Times New Roman" w:hAnsi="Times New Roman" w:cs="Times New Roman"/>
            <w:color w:val="000000" w:themeColor="text1"/>
          </w:rPr>
          <w:delText xml:space="preserve"> This site</w:delText>
        </w:r>
        <w:r w:rsidDel="006509C3">
          <w:rPr>
            <w:rFonts w:ascii="Times New Roman" w:hAnsi="Times New Roman" w:cs="Times New Roman"/>
            <w:color w:val="000000" w:themeColor="text1"/>
          </w:rPr>
          <w:delText xml:space="preserve"> was</w:delText>
        </w:r>
        <w:r w:rsidRPr="00EF599F" w:rsidDel="006509C3">
          <w:rPr>
            <w:rFonts w:ascii="Times New Roman" w:hAnsi="Times New Roman" w:cs="Times New Roman"/>
            <w:color w:val="000000" w:themeColor="text1"/>
          </w:rPr>
          <w:delText xml:space="preserve"> </w:delText>
        </w:r>
        <w:r w:rsidDel="006509C3">
          <w:rPr>
            <w:rFonts w:ascii="Times New Roman" w:hAnsi="Times New Roman" w:cs="Times New Roman"/>
            <w:color w:val="000000" w:themeColor="text1"/>
          </w:rPr>
          <w:delText>also within a local patch of</w:delText>
        </w:r>
        <w:r w:rsidRPr="00EF599F" w:rsidDel="006509C3">
          <w:rPr>
            <w:rFonts w:ascii="Times New Roman" w:hAnsi="Times New Roman" w:cs="Times New Roman"/>
            <w:color w:val="000000" w:themeColor="text1"/>
          </w:rPr>
          <w:delText xml:space="preserve"> high severity </w:delText>
        </w:r>
        <w:r w:rsidDel="006509C3">
          <w:rPr>
            <w:rFonts w:ascii="Times New Roman" w:hAnsi="Times New Roman" w:cs="Times New Roman"/>
            <w:color w:val="000000" w:themeColor="text1"/>
          </w:rPr>
          <w:delText>from the</w:delText>
        </w:r>
        <w:r w:rsidRPr="00EF599F" w:rsidDel="006509C3">
          <w:rPr>
            <w:rFonts w:ascii="Times New Roman" w:hAnsi="Times New Roman" w:cs="Times New Roman"/>
            <w:color w:val="000000" w:themeColor="text1"/>
          </w:rPr>
          <w:delText xml:space="preserve"> 2003 </w:delText>
        </w:r>
        <w:r w:rsidDel="006509C3">
          <w:rPr>
            <w:rFonts w:ascii="Times New Roman" w:hAnsi="Times New Roman" w:cs="Times New Roman"/>
            <w:color w:val="000000" w:themeColor="text1"/>
          </w:rPr>
          <w:delText xml:space="preserve">fire </w:delText>
        </w:r>
        <w:r w:rsidRPr="00EF599F" w:rsidDel="006509C3">
          <w:rPr>
            <w:rFonts w:ascii="Times New Roman" w:hAnsi="Times New Roman" w:cs="Times New Roman"/>
            <w:color w:val="000000" w:themeColor="text1"/>
          </w:rPr>
          <w:delText>(</w:delText>
        </w:r>
        <w:r w:rsidDel="006509C3">
          <w:rPr>
            <w:rFonts w:ascii="Times New Roman" w:hAnsi="Times New Roman" w:cs="Times New Roman"/>
            <w:color w:val="000000" w:themeColor="text1"/>
          </w:rPr>
          <w:delText>based on the same assessment criteria as above</w:delText>
        </w:r>
        <w:r w:rsidRPr="00EF599F" w:rsidDel="006509C3">
          <w:rPr>
            <w:rFonts w:ascii="Times New Roman" w:hAnsi="Times New Roman" w:cs="Times New Roman"/>
            <w:color w:val="000000" w:themeColor="text1"/>
          </w:rPr>
          <w:delText xml:space="preserve">). </w:delText>
        </w:r>
        <w:r w:rsidDel="006509C3">
          <w:rPr>
            <w:rFonts w:ascii="Times New Roman" w:hAnsi="Times New Roman" w:cs="Times New Roman"/>
            <w:color w:val="000000" w:themeColor="text1"/>
          </w:rPr>
          <w:delText>Unlike the shrub weather station site at ICB (Boisram</w:delText>
        </w:r>
        <w:r w:rsidRPr="00BA00BF" w:rsidDel="006509C3">
          <w:rPr>
            <w:rFonts w:ascii="Times New Roman" w:hAnsi="Times New Roman" w:cs="Times New Roman"/>
            <w:color w:val="000000" w:themeColor="text1"/>
          </w:rPr>
          <w:delText>é</w:delText>
        </w:r>
        <w:r w:rsidDel="006509C3">
          <w:rPr>
            <w:rFonts w:ascii="Times New Roman" w:hAnsi="Times New Roman" w:cs="Times New Roman"/>
            <w:color w:val="000000" w:themeColor="text1"/>
          </w:rPr>
          <w:delText xml:space="preserve"> et al. 2017a), the shrub weather station site at SCB does not have continuous shrub cover, as sites with </w:delText>
        </w:r>
        <w:r w:rsidR="00EE4159" w:rsidDel="006509C3">
          <w:rPr>
            <w:rFonts w:ascii="Times New Roman" w:hAnsi="Times New Roman" w:cs="Times New Roman"/>
            <w:color w:val="000000" w:themeColor="text1"/>
          </w:rPr>
          <w:delText xml:space="preserve">continuous shrub cover </w:delText>
        </w:r>
        <w:r w:rsidDel="006509C3">
          <w:rPr>
            <w:rFonts w:ascii="Times New Roman" w:hAnsi="Times New Roman" w:cs="Times New Roman"/>
            <w:color w:val="000000" w:themeColor="text1"/>
          </w:rPr>
          <w:delText>were generally rare</w:delText>
        </w:r>
        <w:r w:rsidR="00EE4159" w:rsidDel="006509C3">
          <w:rPr>
            <w:rFonts w:ascii="Times New Roman" w:hAnsi="Times New Roman" w:cs="Times New Roman"/>
            <w:color w:val="000000" w:themeColor="text1"/>
          </w:rPr>
          <w:delText xml:space="preserve"> in SCB,</w:delText>
        </w:r>
        <w:r w:rsidDel="006509C3">
          <w:rPr>
            <w:rFonts w:ascii="Times New Roman" w:hAnsi="Times New Roman" w:cs="Times New Roman"/>
            <w:color w:val="000000" w:themeColor="text1"/>
          </w:rPr>
          <w:delText xml:space="preserve"> and absent from the area where the co-located weather stations could be installed.</w:delText>
        </w:r>
      </w:del>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The mixed conifer site </w:t>
      </w:r>
      <w:del w:id="26" w:author="Sally Thompson" w:date="2019-05-22T12:12:00Z">
        <w:r w:rsidRPr="00EF599F" w:rsidDel="006509C3">
          <w:rPr>
            <w:rFonts w:ascii="Times New Roman" w:hAnsi="Times New Roman" w:cs="Times New Roman"/>
            <w:color w:val="000000" w:themeColor="text1"/>
          </w:rPr>
          <w:delText>is characterized by dry soils, overstory above the station,</w:delText>
        </w:r>
      </w:del>
      <w:ins w:id="27" w:author="Sally Thompson" w:date="2019-05-22T12:12:00Z">
        <w:r w:rsidR="006509C3">
          <w:rPr>
            <w:rFonts w:ascii="Times New Roman" w:hAnsi="Times New Roman" w:cs="Times New Roman"/>
            <w:color w:val="000000" w:themeColor="text1"/>
          </w:rPr>
          <w:t>has</w:t>
        </w:r>
      </w:ins>
      <w:r w:rsidRPr="00EF599F">
        <w:rPr>
          <w:rFonts w:ascii="Times New Roman" w:hAnsi="Times New Roman" w:cs="Times New Roman"/>
          <w:color w:val="000000" w:themeColor="text1"/>
        </w:rPr>
        <w:t xml:space="preserve"> </w:t>
      </w:r>
      <w:r>
        <w:rPr>
          <w:rFonts w:ascii="Times New Roman" w:hAnsi="Times New Roman" w:cs="Times New Roman"/>
          <w:color w:val="000000" w:themeColor="text1"/>
        </w:rPr>
        <w:t>little herbaceous vegetation</w:t>
      </w:r>
      <w:r w:rsidRPr="00EF599F">
        <w:rPr>
          <w:rFonts w:ascii="Times New Roman" w:hAnsi="Times New Roman" w:cs="Times New Roman"/>
          <w:color w:val="000000" w:themeColor="text1"/>
        </w:rPr>
        <w:t>, and mature mixed conifers</w:t>
      </w:r>
      <w:ins w:id="28" w:author="Sally Thompson" w:date="2019-05-22T12:12:00Z">
        <w:r w:rsidR="006509C3">
          <w:rPr>
            <w:rFonts w:ascii="Times New Roman" w:hAnsi="Times New Roman" w:cs="Times New Roman"/>
            <w:color w:val="000000" w:themeColor="text1"/>
          </w:rPr>
          <w:t xml:space="preserve"> form </w:t>
        </w:r>
        <w:del w:id="29" w:author="Gabrielle" w:date="2019-05-24T19:26:00Z">
          <w:r w:rsidR="006509C3" w:rsidDel="00893664">
            <w:rPr>
              <w:rFonts w:ascii="Times New Roman" w:hAnsi="Times New Roman" w:cs="Times New Roman"/>
              <w:color w:val="000000" w:themeColor="text1"/>
            </w:rPr>
            <w:delText>a canopy</w:delText>
          </w:r>
        </w:del>
      </w:ins>
      <w:ins w:id="30" w:author="Gabrielle" w:date="2019-05-24T19:26:00Z">
        <w:r w:rsidR="00893664">
          <w:rPr>
            <w:rFonts w:ascii="Times New Roman" w:hAnsi="Times New Roman" w:cs="Times New Roman"/>
            <w:color w:val="000000" w:themeColor="text1"/>
          </w:rPr>
          <w:t>the</w:t>
        </w:r>
      </w:ins>
      <w:ins w:id="31" w:author="Sally Thompson" w:date="2019-05-22T12:12:00Z">
        <w:r w:rsidR="006509C3">
          <w:rPr>
            <w:rFonts w:ascii="Times New Roman" w:hAnsi="Times New Roman" w:cs="Times New Roman"/>
            <w:color w:val="000000" w:themeColor="text1"/>
          </w:rPr>
          <w:t xml:space="preserve"> overstory</w:t>
        </w:r>
      </w:ins>
      <w:r w:rsidRPr="00EF599F">
        <w:rPr>
          <w:rFonts w:ascii="Times New Roman" w:hAnsi="Times New Roman" w:cs="Times New Roman"/>
          <w:color w:val="000000" w:themeColor="text1"/>
        </w:rPr>
        <w:t>. This site burned at low severity in 2003</w:t>
      </w:r>
      <w:ins w:id="32" w:author="Sally Thompson" w:date="2019-05-22T12:12:00Z">
        <w:r w:rsidR="006509C3">
          <w:rPr>
            <w:rFonts w:ascii="Times New Roman" w:hAnsi="Times New Roman" w:cs="Times New Roman"/>
            <w:color w:val="000000" w:themeColor="text1"/>
          </w:rPr>
          <w:t xml:space="preserve">.  Fire severity characterizations are based on remote sensing, </w:t>
        </w:r>
      </w:ins>
      <w:ins w:id="33" w:author="Sally Thompson" w:date="2019-05-22T12:13:00Z">
        <w:r w:rsidR="006509C3">
          <w:rPr>
            <w:rFonts w:ascii="Times New Roman" w:hAnsi="Times New Roman" w:cs="Times New Roman"/>
            <w:color w:val="000000" w:themeColor="text1"/>
          </w:rPr>
          <w:t>aerial photography and visual observations of tree mortality at each site.</w:t>
        </w:r>
      </w:ins>
      <w:r w:rsidRPr="00EF599F">
        <w:rPr>
          <w:rFonts w:ascii="Times New Roman" w:hAnsi="Times New Roman" w:cs="Times New Roman"/>
          <w:color w:val="000000" w:themeColor="text1"/>
        </w:rPr>
        <w:t xml:space="preserve"> </w:t>
      </w:r>
      <w:del w:id="34" w:author="Sally Thompson" w:date="2019-05-22T12:13:00Z">
        <w:r w:rsidRPr="00EF599F" w:rsidDel="006509C3">
          <w:rPr>
            <w:rFonts w:ascii="Times New Roman" w:hAnsi="Times New Roman" w:cs="Times New Roman"/>
            <w:color w:val="000000" w:themeColor="text1"/>
          </w:rPr>
          <w:delText xml:space="preserve">(based on visual observations of mature trees having survived the 2003 fire and confirmed by </w:delText>
        </w:r>
        <w:r w:rsidDel="006509C3">
          <w:rPr>
            <w:rFonts w:ascii="Times New Roman" w:hAnsi="Times New Roman" w:cs="Times New Roman"/>
            <w:color w:val="000000" w:themeColor="text1"/>
          </w:rPr>
          <w:delText>remotely-sensed burn severity data)</w:delText>
        </w:r>
        <w:r w:rsidRPr="00EF599F" w:rsidDel="006509C3">
          <w:rPr>
            <w:rFonts w:ascii="Times New Roman" w:hAnsi="Times New Roman" w:cs="Times New Roman"/>
            <w:color w:val="000000" w:themeColor="text1"/>
          </w:rPr>
          <w:delText xml:space="preserve">. </w:delText>
        </w:r>
      </w:del>
    </w:p>
    <w:p w14:paraId="1F09B141" w14:textId="498272BE" w:rsidR="00E103E5" w:rsidRDefault="001B299F" w:rsidP="00763CA2">
      <w:pPr>
        <w:spacing w:line="480" w:lineRule="auto"/>
        <w:ind w:firstLine="720"/>
        <w:rPr>
          <w:rFonts w:ascii="Times New Roman" w:hAnsi="Times New Roman" w:cs="Times New Roman"/>
          <w:color w:val="000000" w:themeColor="text1"/>
        </w:rPr>
      </w:pPr>
      <w:del w:id="35" w:author="Sally Thompson" w:date="2019-05-22T12:13:00Z">
        <w:r w:rsidDel="006509C3">
          <w:rPr>
            <w:rFonts w:ascii="Times New Roman" w:hAnsi="Times New Roman" w:cs="Times New Roman"/>
            <w:color w:val="000000" w:themeColor="text1"/>
          </w:rPr>
          <w:delText xml:space="preserve">A lot of analysis has relied on a precipitation record; </w:delText>
        </w:r>
        <w:r w:rsidR="00441CE5" w:rsidDel="006509C3">
          <w:rPr>
            <w:rFonts w:ascii="Times New Roman" w:hAnsi="Times New Roman" w:cs="Times New Roman"/>
            <w:color w:val="000000" w:themeColor="text1"/>
          </w:rPr>
          <w:delText>a</w:delText>
        </w:r>
        <w:r w:rsidDel="006509C3">
          <w:rPr>
            <w:rFonts w:ascii="Times New Roman" w:hAnsi="Times New Roman" w:cs="Times New Roman"/>
            <w:color w:val="000000" w:themeColor="text1"/>
          </w:rPr>
          <w:delText>fter removing inaccurate</w:delText>
        </w:r>
      </w:del>
      <w:ins w:id="36" w:author="Sally Thompson" w:date="2019-05-22T12:13:00Z">
        <w:r w:rsidR="006509C3">
          <w:rPr>
            <w:rFonts w:ascii="Times New Roman" w:hAnsi="Times New Roman" w:cs="Times New Roman"/>
            <w:color w:val="000000" w:themeColor="text1"/>
          </w:rPr>
          <w:t>The weather stations generated incomplete</w:t>
        </w:r>
      </w:ins>
      <w:r>
        <w:rPr>
          <w:rFonts w:ascii="Times New Roman" w:hAnsi="Times New Roman" w:cs="Times New Roman"/>
          <w:color w:val="000000" w:themeColor="text1"/>
        </w:rPr>
        <w:t xml:space="preserve"> precipitation record</w:t>
      </w:r>
      <w:ins w:id="37" w:author="Sally Thompson" w:date="2019-05-22T12:13:00Z">
        <w:r w:rsidR="006509C3">
          <w:rPr>
            <w:rFonts w:ascii="Times New Roman" w:hAnsi="Times New Roman" w:cs="Times New Roman"/>
            <w:color w:val="000000" w:themeColor="text1"/>
          </w:rPr>
          <w:t>s</w:t>
        </w:r>
      </w:ins>
      <w:r>
        <w:rPr>
          <w:rFonts w:ascii="Times New Roman" w:hAnsi="Times New Roman" w:cs="Times New Roman"/>
          <w:color w:val="000000" w:themeColor="text1"/>
        </w:rPr>
        <w:t xml:space="preserve"> </w:t>
      </w:r>
      <w:del w:id="38" w:author="Sally Thompson" w:date="2019-05-22T12:13:00Z">
        <w:r w:rsidDel="006509C3">
          <w:rPr>
            <w:rFonts w:ascii="Times New Roman" w:hAnsi="Times New Roman" w:cs="Times New Roman"/>
            <w:color w:val="000000" w:themeColor="text1"/>
          </w:rPr>
          <w:delText>(</w:delText>
        </w:r>
      </w:del>
      <w:r>
        <w:rPr>
          <w:rFonts w:ascii="Times New Roman" w:hAnsi="Times New Roman" w:cs="Times New Roman"/>
          <w:color w:val="000000" w:themeColor="text1"/>
        </w:rPr>
        <w:t>due to frozen tipping bucket</w:t>
      </w:r>
      <w:ins w:id="39" w:author="Sally Thompson" w:date="2019-05-22T15:01:00Z">
        <w:r w:rsidR="00AB031A">
          <w:rPr>
            <w:rFonts w:ascii="Times New Roman" w:hAnsi="Times New Roman" w:cs="Times New Roman"/>
            <w:color w:val="000000" w:themeColor="text1"/>
          </w:rPr>
          <w:t>s</w:t>
        </w:r>
      </w:ins>
      <w:r>
        <w:rPr>
          <w:rFonts w:ascii="Times New Roman" w:hAnsi="Times New Roman" w:cs="Times New Roman"/>
          <w:color w:val="000000" w:themeColor="text1"/>
        </w:rPr>
        <w:t xml:space="preserve">, </w:t>
      </w:r>
      <w:ins w:id="40" w:author="Sally Thompson" w:date="2019-05-22T15:01:00Z">
        <w:r w:rsidR="00AB031A">
          <w:rPr>
            <w:rFonts w:ascii="Times New Roman" w:hAnsi="Times New Roman" w:cs="Times New Roman"/>
            <w:color w:val="000000" w:themeColor="text1"/>
          </w:rPr>
          <w:t xml:space="preserve">downtime for </w:t>
        </w:r>
      </w:ins>
      <w:r>
        <w:rPr>
          <w:rFonts w:ascii="Times New Roman" w:hAnsi="Times New Roman" w:cs="Times New Roman"/>
          <w:color w:val="000000" w:themeColor="text1"/>
        </w:rPr>
        <w:t xml:space="preserve">station maintenance, </w:t>
      </w:r>
      <w:del w:id="41" w:author="Sally Thompson" w:date="2019-05-22T12:13:00Z">
        <w:r w:rsidDel="006509C3">
          <w:rPr>
            <w:rFonts w:ascii="Times New Roman" w:hAnsi="Times New Roman" w:cs="Times New Roman"/>
            <w:color w:val="000000" w:themeColor="text1"/>
          </w:rPr>
          <w:delText xml:space="preserve">or </w:delText>
        </w:r>
      </w:del>
      <w:ins w:id="42" w:author="Sally Thompson" w:date="2019-05-22T12:13:00Z">
        <w:r w:rsidR="006509C3">
          <w:rPr>
            <w:rFonts w:ascii="Times New Roman" w:hAnsi="Times New Roman" w:cs="Times New Roman"/>
            <w:color w:val="000000" w:themeColor="text1"/>
          </w:rPr>
          <w:t xml:space="preserve">and </w:t>
        </w:r>
      </w:ins>
      <w:r>
        <w:rPr>
          <w:rFonts w:ascii="Times New Roman" w:hAnsi="Times New Roman" w:cs="Times New Roman"/>
          <w:color w:val="000000" w:themeColor="text1"/>
        </w:rPr>
        <w:t>damage by wildlife</w:t>
      </w:r>
      <w:del w:id="43" w:author="Sally Thompson" w:date="2019-05-22T12:13:00Z">
        <w:r w:rsidDel="006509C3">
          <w:rPr>
            <w:rFonts w:ascii="Times New Roman" w:hAnsi="Times New Roman" w:cs="Times New Roman"/>
            <w:color w:val="000000" w:themeColor="text1"/>
          </w:rPr>
          <w:delText xml:space="preserve">), </w:delText>
        </w:r>
      </w:del>
      <w:ins w:id="44" w:author="Sally Thompson" w:date="2019-05-22T12:13:00Z">
        <w:r w:rsidR="006509C3">
          <w:rPr>
            <w:rFonts w:ascii="Times New Roman" w:hAnsi="Times New Roman" w:cs="Times New Roman"/>
            <w:color w:val="000000" w:themeColor="text1"/>
          </w:rPr>
          <w:t xml:space="preserve">. </w:t>
        </w:r>
      </w:ins>
      <w:commentRangeStart w:id="45"/>
      <w:del w:id="46" w:author="Sally Thompson" w:date="2019-05-22T12:13:00Z">
        <w:r w:rsidDel="006509C3">
          <w:rPr>
            <w:rFonts w:ascii="Times New Roman" w:hAnsi="Times New Roman" w:cs="Times New Roman"/>
            <w:color w:val="000000" w:themeColor="text1"/>
          </w:rPr>
          <w:delText xml:space="preserve">in </w:delText>
        </w:r>
        <w:r w:rsidRPr="0016288C" w:rsidDel="006509C3">
          <w:rPr>
            <w:rFonts w:ascii="Times New Roman" w:hAnsi="Times New Roman" w:cs="Times New Roman"/>
            <w:color w:val="000000" w:themeColor="text1"/>
          </w:rPr>
          <w:delText xml:space="preserve">Sugarloaf Creek Basin, </w:delText>
        </w:r>
      </w:del>
      <w:del w:id="47" w:author="Sally Thompson" w:date="2019-05-22T12:15:00Z">
        <w:r w:rsidRPr="0016288C" w:rsidDel="006509C3">
          <w:rPr>
            <w:rFonts w:ascii="Times New Roman" w:hAnsi="Times New Roman" w:cs="Times New Roman"/>
            <w:color w:val="000000" w:themeColor="text1"/>
          </w:rPr>
          <w:delText>32% of precipitation at the forest, 25% at the shrub, and 27% at the wetland station was missing. In Illilouette Creek Basin, these percentages were: 24%, 10%, and 19% respectively</w:delText>
        </w:r>
        <w:r w:rsidDel="006509C3">
          <w:rPr>
            <w:rFonts w:ascii="Times New Roman" w:hAnsi="Times New Roman" w:cs="Times New Roman"/>
            <w:color w:val="000000" w:themeColor="text1"/>
          </w:rPr>
          <w:delText>.</w:delText>
        </w:r>
        <w:commentRangeEnd w:id="45"/>
        <w:r w:rsidR="006509C3" w:rsidDel="006509C3">
          <w:rPr>
            <w:rStyle w:val="CommentReference"/>
          </w:rPr>
          <w:commentReference w:id="45"/>
        </w:r>
      </w:del>
      <w:r>
        <w:rPr>
          <w:rFonts w:ascii="Times New Roman" w:hAnsi="Times New Roman" w:cs="Times New Roman"/>
          <w:color w:val="000000" w:themeColor="text1"/>
        </w:rPr>
        <w:t xml:space="preserve"> </w:t>
      </w:r>
      <w:ins w:id="48" w:author="Sally Thompson" w:date="2019-05-22T12:15:00Z">
        <w:r w:rsidR="006509C3">
          <w:rPr>
            <w:rFonts w:ascii="Times New Roman" w:hAnsi="Times New Roman" w:cs="Times New Roman"/>
            <w:color w:val="000000" w:themeColor="text1"/>
          </w:rPr>
          <w:t>Where possible, we gap</w:t>
        </w:r>
      </w:ins>
      <w:ins w:id="49" w:author="Gabrielle" w:date="2019-05-24T19:26:00Z">
        <w:r w:rsidR="00893664">
          <w:rPr>
            <w:rFonts w:ascii="Times New Roman" w:hAnsi="Times New Roman" w:cs="Times New Roman"/>
            <w:color w:val="000000" w:themeColor="text1"/>
          </w:rPr>
          <w:t>-</w:t>
        </w:r>
      </w:ins>
      <w:ins w:id="50" w:author="Sally Thompson" w:date="2019-05-22T12:15:00Z">
        <w:r w:rsidR="006509C3">
          <w:rPr>
            <w:rFonts w:ascii="Times New Roman" w:hAnsi="Times New Roman" w:cs="Times New Roman"/>
            <w:color w:val="000000" w:themeColor="text1"/>
          </w:rPr>
          <w:t xml:space="preserve">filled precipitation at one station </w:t>
        </w:r>
      </w:ins>
      <w:ins w:id="51" w:author="Sally Thompson" w:date="2019-05-22T15:03:00Z">
        <w:r w:rsidR="00763CA2">
          <w:rPr>
            <w:rFonts w:ascii="Times New Roman" w:hAnsi="Times New Roman" w:cs="Times New Roman"/>
            <w:color w:val="000000" w:themeColor="text1"/>
          </w:rPr>
          <w:t xml:space="preserve">using </w:t>
        </w:r>
        <w:r w:rsidR="00763CA2" w:rsidRPr="0016288C">
          <w:rPr>
            <w:rFonts w:ascii="Times New Roman" w:hAnsi="Times New Roman" w:cs="Times New Roman"/>
            <w:color w:val="000000" w:themeColor="text1"/>
          </w:rPr>
          <w:t>predictive mean matching (</w:t>
        </w:r>
        <w:proofErr w:type="spellStart"/>
        <w:r w:rsidR="00763CA2" w:rsidRPr="0016288C">
          <w:rPr>
            <w:rFonts w:ascii="Times New Roman" w:hAnsi="Times New Roman" w:cs="Times New Roman"/>
            <w:color w:val="000000" w:themeColor="text1"/>
          </w:rPr>
          <w:t>mice.impute.pmm</w:t>
        </w:r>
        <w:proofErr w:type="spellEnd"/>
        <w:r w:rsidR="00763CA2" w:rsidRPr="0016288C">
          <w:rPr>
            <w:rFonts w:ascii="Times New Roman" w:hAnsi="Times New Roman" w:cs="Times New Roman"/>
            <w:color w:val="000000" w:themeColor="text1"/>
          </w:rPr>
          <w:t xml:space="preserve"> function in R package “MICE”) to perform multiple imputations of the missing data</w:t>
        </w:r>
      </w:ins>
      <w:ins w:id="52" w:author="Sally Thompson" w:date="2019-05-22T12:15:00Z">
        <w:r w:rsidR="006509C3">
          <w:rPr>
            <w:rFonts w:ascii="Times New Roman" w:hAnsi="Times New Roman" w:cs="Times New Roman"/>
            <w:color w:val="000000" w:themeColor="text1"/>
          </w:rPr>
          <w:t xml:space="preserve">.  </w:t>
        </w:r>
      </w:ins>
      <w:moveToRangeStart w:id="53" w:author="Sally Thompson" w:date="2019-05-22T15:04:00Z" w:name="move420156779"/>
      <w:moveTo w:id="54" w:author="Sally Thompson" w:date="2019-05-22T15:04:00Z">
        <w:r w:rsidR="00763CA2" w:rsidRPr="0016288C">
          <w:rPr>
            <w:rFonts w:ascii="Times New Roman" w:hAnsi="Times New Roman" w:cs="Times New Roman"/>
            <w:color w:val="000000" w:themeColor="text1"/>
          </w:rPr>
          <w:t xml:space="preserve">Predictive mean matching </w:t>
        </w:r>
        <w:r w:rsidR="00763CA2">
          <w:rPr>
            <w:rFonts w:ascii="Times New Roman" w:hAnsi="Times New Roman" w:cs="Times New Roman"/>
            <w:color w:val="000000" w:themeColor="text1"/>
          </w:rPr>
          <w:fldChar w:fldCharType="begin"/>
        </w:r>
        <w:r w:rsidR="00763CA2">
          <w:rPr>
            <w:rFonts w:ascii="Times New Roman" w:hAnsi="Times New Roman" w:cs="Times New Roman"/>
            <w:color w:val="000000" w:themeColor="text1"/>
          </w:rPr>
          <w:instrText xml:space="preserve"> ADDIN EN.CITE &lt;EndNote&gt;&lt;Cite&gt;&lt;Author&gt;Little&lt;/Author&gt;&lt;Year&gt;1988&lt;/Year&gt;&lt;RecNum&gt;3725&lt;/RecNum&gt;&lt;DisplayText&gt;(Little 1988)&lt;/DisplayText&gt;&lt;record&gt;&lt;rec-number&gt;3725&lt;/rec-number&gt;&lt;foreign-keys&gt;&lt;key app="EN" db-id="w0ppaavf8t2zvwe9f0oxa5rcervz0wedp050" timestamp="1552073918"&gt;3725&lt;/key&gt;&lt;/foreign-keys&gt;&lt;ref-type name="Journal Article"&gt;17&lt;/ref-type&gt;&lt;contributors&gt;&lt;authors&gt;&lt;author&gt;Little, Roderick J.A.&lt;/author&gt;&lt;/authors&gt;&lt;/contributors&gt;&lt;titles&gt;&lt;title&gt;Missing-data adjustments in large surveys&lt;/title&gt;&lt;secondary-title&gt;Journal of Business &amp;amp; Economic Statistics&lt;/secondary-title&gt;&lt;/titles&gt;&lt;periodical&gt;&lt;full-title&gt;Journal of Business &amp;amp; Economic Statistics&lt;/full-title&gt;&lt;/periodical&gt;&lt;pages&gt;287-296&lt;/pages&gt;&lt;volume&gt;6&lt;/volume&gt;&lt;number&gt;3&lt;/number&gt;&lt;dates&gt;&lt;year&gt;1988&lt;/year&gt;&lt;/dates&gt;&lt;isbn&gt;0735-0015&lt;/isbn&gt;&lt;urls&gt;&lt;/urls&gt;&lt;/record&gt;&lt;/Cite&gt;&lt;/EndNote&gt;</w:instrText>
        </w:r>
        <w:r w:rsidR="00763CA2">
          <w:rPr>
            <w:rFonts w:ascii="Times New Roman" w:hAnsi="Times New Roman" w:cs="Times New Roman"/>
            <w:color w:val="000000" w:themeColor="text1"/>
          </w:rPr>
          <w:fldChar w:fldCharType="separate"/>
        </w:r>
        <w:r w:rsidR="00763CA2">
          <w:rPr>
            <w:rFonts w:ascii="Times New Roman" w:hAnsi="Times New Roman" w:cs="Times New Roman"/>
            <w:noProof/>
            <w:color w:val="000000" w:themeColor="text1"/>
          </w:rPr>
          <w:t>(Little 1988)</w:t>
        </w:r>
        <w:r w:rsidR="00763CA2">
          <w:rPr>
            <w:rFonts w:ascii="Times New Roman" w:hAnsi="Times New Roman" w:cs="Times New Roman"/>
            <w:color w:val="000000" w:themeColor="text1"/>
          </w:rPr>
          <w:fldChar w:fldCharType="end"/>
        </w:r>
        <w:r w:rsidR="00763CA2">
          <w:rPr>
            <w:rFonts w:ascii="Times New Roman" w:hAnsi="Times New Roman" w:cs="Times New Roman"/>
            <w:color w:val="000000" w:themeColor="text1"/>
          </w:rPr>
          <w:t xml:space="preserve"> </w:t>
        </w:r>
        <w:r w:rsidR="00763CA2" w:rsidRPr="0016288C">
          <w:rPr>
            <w:rFonts w:ascii="Times New Roman" w:hAnsi="Times New Roman" w:cs="Times New Roman"/>
            <w:color w:val="000000" w:themeColor="text1"/>
          </w:rPr>
          <w:t xml:space="preserve">is an advantageous technique for large datasets having non-normal distributions, and discrete values with physical bounds (in our case precipitation cannot be less than zero). </w:t>
        </w:r>
      </w:moveTo>
      <w:moveToRangeEnd w:id="53"/>
      <w:ins w:id="55" w:author="Sally Thompson" w:date="2019-05-22T12:15:00Z">
        <w:r w:rsidR="006509C3">
          <w:rPr>
            <w:rFonts w:ascii="Times New Roman" w:hAnsi="Times New Roman" w:cs="Times New Roman"/>
            <w:color w:val="000000" w:themeColor="text1"/>
          </w:rPr>
          <w:t>When all three stations were missing precipitation data we gap</w:t>
        </w:r>
      </w:ins>
      <w:ins w:id="56" w:author="Gabrielle" w:date="2019-05-24T19:27:00Z">
        <w:r w:rsidR="00893664">
          <w:rPr>
            <w:rFonts w:ascii="Times New Roman" w:hAnsi="Times New Roman" w:cs="Times New Roman"/>
            <w:color w:val="000000" w:themeColor="text1"/>
          </w:rPr>
          <w:t>-</w:t>
        </w:r>
      </w:ins>
      <w:ins w:id="57" w:author="Sally Thompson" w:date="2019-05-22T12:15:00Z">
        <w:r w:rsidR="006509C3">
          <w:rPr>
            <w:rFonts w:ascii="Times New Roman" w:hAnsi="Times New Roman" w:cs="Times New Roman"/>
            <w:color w:val="000000" w:themeColor="text1"/>
          </w:rPr>
          <w:t xml:space="preserve">filled </w:t>
        </w:r>
      </w:ins>
      <w:ins w:id="58" w:author="Sally Thompson" w:date="2019-05-22T12:16:00Z">
        <w:r w:rsidR="006509C3">
          <w:rPr>
            <w:rFonts w:ascii="Times New Roman" w:hAnsi="Times New Roman" w:cs="Times New Roman"/>
            <w:color w:val="000000" w:themeColor="text1"/>
          </w:rPr>
          <w:t xml:space="preserve">using a combination of snowmelt (determined by decreases in snow depth, using an averaged density of 0.4 </w:t>
        </w:r>
        <w:proofErr w:type="spellStart"/>
        <w:r w:rsidR="006509C3">
          <w:rPr>
            <w:rFonts w:ascii="Times New Roman" w:hAnsi="Times New Roman" w:cs="Times New Roman"/>
            <w:color w:val="000000" w:themeColor="text1"/>
          </w:rPr>
          <w:t>swe</w:t>
        </w:r>
        <w:proofErr w:type="spellEnd"/>
        <w:r w:rsidR="006509C3">
          <w:rPr>
            <w:rFonts w:ascii="Times New Roman" w:hAnsi="Times New Roman" w:cs="Times New Roman"/>
            <w:color w:val="000000" w:themeColor="text1"/>
          </w:rPr>
          <w:t>/snow depth)</w:t>
        </w:r>
      </w:ins>
      <w:ins w:id="59" w:author="Sally Thompson" w:date="2019-05-22T15:01:00Z">
        <w:r w:rsidR="00AB031A">
          <w:rPr>
            <w:rFonts w:ascii="Times New Roman" w:hAnsi="Times New Roman" w:cs="Times New Roman"/>
            <w:color w:val="000000" w:themeColor="text1"/>
          </w:rPr>
          <w:t xml:space="preserve">, or observed </w:t>
        </w:r>
        <w:r w:rsidR="00763CA2">
          <w:rPr>
            <w:rFonts w:ascii="Times New Roman" w:hAnsi="Times New Roman" w:cs="Times New Roman"/>
            <w:color w:val="000000" w:themeColor="text1"/>
          </w:rPr>
          <w:t>increases in shallow soil water</w:t>
        </w:r>
      </w:ins>
      <w:ins w:id="60" w:author="Sally Thompson" w:date="2019-05-22T15:03:00Z">
        <w:r w:rsidR="00763CA2">
          <w:rPr>
            <w:rFonts w:ascii="Times New Roman" w:hAnsi="Times New Roman" w:cs="Times New Roman"/>
            <w:color w:val="000000" w:themeColor="text1"/>
          </w:rPr>
          <w:t xml:space="preserve">. </w:t>
        </w:r>
      </w:ins>
      <w:del w:id="61" w:author="Sally Thompson" w:date="2019-05-22T15:03:00Z">
        <w:r w:rsidRPr="0016288C" w:rsidDel="00AB031A">
          <w:rPr>
            <w:rFonts w:ascii="Times New Roman" w:hAnsi="Times New Roman" w:cs="Times New Roman"/>
            <w:color w:val="000000" w:themeColor="text1"/>
          </w:rPr>
          <w:delText xml:space="preserve">If all three stations were missing precipitation record, then a combination of </w:delText>
        </w:r>
        <w:commentRangeStart w:id="62"/>
        <w:r w:rsidRPr="0016288C" w:rsidDel="00AB031A">
          <w:rPr>
            <w:rFonts w:ascii="Times New Roman" w:hAnsi="Times New Roman" w:cs="Times New Roman"/>
            <w:color w:val="000000" w:themeColor="text1"/>
          </w:rPr>
          <w:delText>snow melt amounts</w:delText>
        </w:r>
        <w:commentRangeEnd w:id="62"/>
        <w:r w:rsidRPr="0016288C" w:rsidDel="00AB031A">
          <w:rPr>
            <w:rStyle w:val="CommentReference"/>
            <w:rFonts w:ascii="Times New Roman" w:hAnsi="Times New Roman" w:cs="Times New Roman"/>
            <w:color w:val="000000" w:themeColor="text1"/>
          </w:rPr>
          <w:commentReference w:id="62"/>
        </w:r>
        <w:r w:rsidRPr="0016288C" w:rsidDel="00AB031A">
          <w:rPr>
            <w:rFonts w:ascii="Times New Roman" w:hAnsi="Times New Roman" w:cs="Times New Roman"/>
            <w:color w:val="000000" w:themeColor="text1"/>
          </w:rPr>
          <w:delText xml:space="preserve"> and</w:delText>
        </w:r>
        <w:r w:rsidR="00441CE5" w:rsidDel="00AB031A">
          <w:rPr>
            <w:rFonts w:ascii="Times New Roman" w:hAnsi="Times New Roman" w:cs="Times New Roman"/>
            <w:color w:val="000000" w:themeColor="text1"/>
          </w:rPr>
          <w:delText>/or</w:delText>
        </w:r>
        <w:r w:rsidRPr="0016288C" w:rsidDel="00AB031A">
          <w:rPr>
            <w:rFonts w:ascii="Times New Roman" w:hAnsi="Times New Roman" w:cs="Times New Roman"/>
            <w:color w:val="000000" w:themeColor="text1"/>
          </w:rPr>
          <w:delText xml:space="preserve"> shallow soil water inputs was used to gap-fill the record. Snow melt was measured as a decrease in snow depth. Snow depth was converted to water equivalent using density of </w:delText>
        </w:r>
        <w:commentRangeStart w:id="63"/>
        <w:commentRangeStart w:id="64"/>
        <w:commentRangeStart w:id="65"/>
        <w:commentRangeStart w:id="66"/>
        <w:commentRangeStart w:id="67"/>
        <w:r w:rsidRPr="0016288C" w:rsidDel="00AB031A">
          <w:rPr>
            <w:rFonts w:ascii="Times New Roman" w:hAnsi="Times New Roman" w:cs="Times New Roman"/>
            <w:color w:val="000000" w:themeColor="text1"/>
          </w:rPr>
          <w:delText>0.4</w:delText>
        </w:r>
        <w:commentRangeEnd w:id="63"/>
        <w:r w:rsidRPr="0016288C" w:rsidDel="00AB031A">
          <w:rPr>
            <w:rStyle w:val="CommentReference"/>
            <w:rFonts w:ascii="Times New Roman" w:hAnsi="Times New Roman" w:cs="Times New Roman"/>
            <w:color w:val="000000" w:themeColor="text1"/>
          </w:rPr>
          <w:commentReference w:id="63"/>
        </w:r>
        <w:commentRangeEnd w:id="64"/>
        <w:r w:rsidRPr="0016288C" w:rsidDel="00AB031A">
          <w:rPr>
            <w:rStyle w:val="CommentReference"/>
            <w:rFonts w:ascii="Times New Roman" w:hAnsi="Times New Roman" w:cs="Times New Roman"/>
            <w:color w:val="000000" w:themeColor="text1"/>
          </w:rPr>
          <w:commentReference w:id="64"/>
        </w:r>
        <w:commentRangeEnd w:id="65"/>
        <w:r w:rsidRPr="0016288C" w:rsidDel="00AB031A">
          <w:rPr>
            <w:rStyle w:val="CommentReference"/>
            <w:rFonts w:ascii="Times New Roman" w:hAnsi="Times New Roman" w:cs="Times New Roman"/>
            <w:color w:val="000000" w:themeColor="text1"/>
          </w:rPr>
          <w:commentReference w:id="65"/>
        </w:r>
        <w:commentRangeEnd w:id="66"/>
        <w:r w:rsidDel="00AB031A">
          <w:rPr>
            <w:rStyle w:val="CommentReference"/>
          </w:rPr>
          <w:commentReference w:id="66"/>
        </w:r>
        <w:commentRangeEnd w:id="67"/>
        <w:r w:rsidDel="00AB031A">
          <w:rPr>
            <w:rStyle w:val="CommentReference"/>
          </w:rPr>
          <w:commentReference w:id="67"/>
        </w:r>
        <w:r w:rsidRPr="0016288C" w:rsidDel="00AB031A">
          <w:rPr>
            <w:rFonts w:ascii="Times New Roman" w:hAnsi="Times New Roman" w:cs="Times New Roman"/>
            <w:color w:val="000000" w:themeColor="text1"/>
          </w:rPr>
          <w:delText xml:space="preserve">. </w:delText>
        </w:r>
        <w:r w:rsidRPr="0016288C" w:rsidDel="00763CA2">
          <w:rPr>
            <w:rFonts w:ascii="Times New Roman" w:hAnsi="Times New Roman" w:cs="Times New Roman"/>
            <w:color w:val="000000" w:themeColor="text1"/>
          </w:rPr>
          <w:delText xml:space="preserve">In the final step, a predictive mean matching (mice.impute.pmm function in R package “MICE”) was used to perform multiple imputations of the missing data when there was record for at least one station. </w:delText>
        </w:r>
      </w:del>
      <w:moveFromRangeStart w:id="68" w:author="Sally Thompson" w:date="2019-05-22T15:04:00Z" w:name="move420156779"/>
      <w:moveFrom w:id="69" w:author="Sally Thompson" w:date="2019-05-22T15:04:00Z">
        <w:r w:rsidRPr="0016288C" w:rsidDel="00763CA2">
          <w:rPr>
            <w:rFonts w:ascii="Times New Roman" w:hAnsi="Times New Roman" w:cs="Times New Roman"/>
            <w:color w:val="000000" w:themeColor="text1"/>
          </w:rPr>
          <w:t xml:space="preserve">Predictive mean matching </w:t>
        </w:r>
        <w:r w:rsidDel="00763CA2">
          <w:rPr>
            <w:rFonts w:ascii="Times New Roman" w:hAnsi="Times New Roman" w:cs="Times New Roman"/>
            <w:color w:val="000000" w:themeColor="text1"/>
          </w:rPr>
          <w:fldChar w:fldCharType="begin"/>
        </w:r>
        <w:r w:rsidDel="00763CA2">
          <w:rPr>
            <w:rFonts w:ascii="Times New Roman" w:hAnsi="Times New Roman" w:cs="Times New Roman"/>
            <w:color w:val="000000" w:themeColor="text1"/>
          </w:rPr>
          <w:instrText xml:space="preserve"> ADDIN EN.CITE &lt;EndNote&gt;&lt;Cite&gt;&lt;Author&gt;Little&lt;/Author&gt;&lt;Year&gt;1988&lt;/Year&gt;&lt;RecNum&gt;3725&lt;/RecNum&gt;&lt;DisplayText&gt;(Little 1988)&lt;/DisplayText&gt;&lt;record&gt;&lt;rec-number&gt;3725&lt;/rec-number&gt;&lt;foreign-keys&gt;&lt;key app="EN" db-id="w0ppaavf8t2zvwe9f0oxa5rcervz0wedp050" timestamp="1552073918"&gt;3725&lt;/key&gt;&lt;/foreign-keys&gt;&lt;ref-type name="Journal Article"&gt;17&lt;/ref-type&gt;&lt;contributors&gt;&lt;authors&gt;&lt;author&gt;Little, Roderick J.A.&lt;/author&gt;&lt;/authors&gt;&lt;/contributors&gt;&lt;titles&gt;&lt;title&gt;Missing-data adjustments in large surveys&lt;/title&gt;&lt;secondary-title&gt;Journal of Business &amp;amp; Economic Statistics&lt;/secondary-title&gt;&lt;/titles&gt;&lt;periodical&gt;&lt;full-title&gt;Journal of Business &amp;amp; Economic Statistics&lt;/full-title&gt;&lt;/periodical&gt;&lt;pages&gt;287-296&lt;/pages&gt;&lt;volume&gt;6&lt;/volume&gt;&lt;number&gt;3&lt;/number&gt;&lt;dates&gt;&lt;year&gt;1988&lt;/year&gt;&lt;/dates&gt;&lt;isbn&gt;0735-0015&lt;/isbn&gt;&lt;urls&gt;&lt;/urls&gt;&lt;/record&gt;&lt;/Cite&gt;&lt;/EndNote&gt;</w:instrText>
        </w:r>
        <w:r w:rsidDel="00763CA2">
          <w:rPr>
            <w:rFonts w:ascii="Times New Roman" w:hAnsi="Times New Roman" w:cs="Times New Roman"/>
            <w:color w:val="000000" w:themeColor="text1"/>
          </w:rPr>
          <w:fldChar w:fldCharType="separate"/>
        </w:r>
        <w:r w:rsidDel="00763CA2">
          <w:rPr>
            <w:rFonts w:ascii="Times New Roman" w:hAnsi="Times New Roman" w:cs="Times New Roman"/>
            <w:noProof/>
            <w:color w:val="000000" w:themeColor="text1"/>
          </w:rPr>
          <w:t>(Little 1988)</w:t>
        </w:r>
        <w:r w:rsidDel="00763CA2">
          <w:rPr>
            <w:rFonts w:ascii="Times New Roman" w:hAnsi="Times New Roman" w:cs="Times New Roman"/>
            <w:color w:val="000000" w:themeColor="text1"/>
          </w:rPr>
          <w:fldChar w:fldCharType="end"/>
        </w:r>
        <w:r w:rsidDel="00763CA2">
          <w:rPr>
            <w:rFonts w:ascii="Times New Roman" w:hAnsi="Times New Roman" w:cs="Times New Roman"/>
            <w:color w:val="000000" w:themeColor="text1"/>
          </w:rPr>
          <w:t xml:space="preserve"> </w:t>
        </w:r>
        <w:r w:rsidRPr="0016288C" w:rsidDel="00763CA2">
          <w:rPr>
            <w:rFonts w:ascii="Times New Roman" w:hAnsi="Times New Roman" w:cs="Times New Roman"/>
            <w:color w:val="000000" w:themeColor="text1"/>
          </w:rPr>
          <w:t xml:space="preserve">is an advantageous technique for large datasets having non-normal distributions, and discrete values with physical bounds (in our case precipitation cannot be less than zero). </w:t>
        </w:r>
      </w:moveFrom>
      <w:moveFromRangeEnd w:id="68"/>
      <w:r w:rsidRPr="0016288C">
        <w:rPr>
          <w:rFonts w:ascii="Times New Roman" w:hAnsi="Times New Roman" w:cs="Times New Roman"/>
          <w:color w:val="000000" w:themeColor="text1"/>
        </w:rPr>
        <w:t xml:space="preserve">All predictions were rounded to the nearest 0.1 inch (2.54 mm), </w:t>
      </w:r>
      <w:del w:id="70" w:author="Sally Thompson" w:date="2019-05-22T15:04:00Z">
        <w:r w:rsidRPr="0016288C" w:rsidDel="00763CA2">
          <w:rPr>
            <w:rFonts w:ascii="Times New Roman" w:hAnsi="Times New Roman" w:cs="Times New Roman"/>
            <w:color w:val="000000" w:themeColor="text1"/>
          </w:rPr>
          <w:delText xml:space="preserve">since that is </w:delText>
        </w:r>
      </w:del>
      <w:r w:rsidRPr="0016288C">
        <w:rPr>
          <w:rFonts w:ascii="Times New Roman" w:hAnsi="Times New Roman" w:cs="Times New Roman"/>
          <w:color w:val="000000" w:themeColor="text1"/>
        </w:rPr>
        <w:t xml:space="preserve">the smallest </w:t>
      </w:r>
      <w:del w:id="71" w:author="Sally Thompson" w:date="2019-05-22T15:04:00Z">
        <w:r w:rsidRPr="0016288C" w:rsidDel="00763CA2">
          <w:rPr>
            <w:rFonts w:ascii="Times New Roman" w:hAnsi="Times New Roman" w:cs="Times New Roman"/>
            <w:color w:val="000000" w:themeColor="text1"/>
          </w:rPr>
          <w:delText>measurement detected by</w:delText>
        </w:r>
      </w:del>
      <w:ins w:id="72" w:author="Sally Thompson" w:date="2019-05-22T15:04:00Z">
        <w:r w:rsidR="00763CA2">
          <w:rPr>
            <w:rFonts w:ascii="Times New Roman" w:hAnsi="Times New Roman" w:cs="Times New Roman"/>
            <w:color w:val="000000" w:themeColor="text1"/>
          </w:rPr>
          <w:t>increment in</w:t>
        </w:r>
      </w:ins>
      <w:r w:rsidRPr="0016288C">
        <w:rPr>
          <w:rFonts w:ascii="Times New Roman" w:hAnsi="Times New Roman" w:cs="Times New Roman"/>
          <w:color w:val="000000" w:themeColor="text1"/>
        </w:rPr>
        <w:t xml:space="preserve"> the rain gauge. </w:t>
      </w:r>
    </w:p>
    <w:p w14:paraId="7705B318" w14:textId="5B8AFA9E" w:rsidR="00CF5D1A" w:rsidRDefault="00EE4159" w:rsidP="00CF5D1A">
      <w:pPr>
        <w:spacing w:line="480" w:lineRule="auto"/>
        <w:ind w:firstLine="720"/>
        <w:rPr>
          <w:ins w:id="73" w:author="Sally Thompson" w:date="2019-05-22T15:08:00Z"/>
          <w:rFonts w:ascii="Times New Roman" w:hAnsi="Times New Roman" w:cs="Times New Roman"/>
          <w:color w:val="000000" w:themeColor="text1"/>
        </w:rPr>
      </w:pPr>
      <w:del w:id="74" w:author="Sally Thompson" w:date="2019-05-22T15:11:00Z">
        <w:r w:rsidDel="00763CA2">
          <w:rPr>
            <w:rFonts w:ascii="Times New Roman" w:hAnsi="Times New Roman" w:cs="Times New Roman"/>
            <w:color w:val="000000" w:themeColor="text1"/>
          </w:rPr>
          <w:lastRenderedPageBreak/>
          <w:delText>We c</w:delText>
        </w:r>
      </w:del>
      <w:ins w:id="75" w:author="Sally Thompson" w:date="2019-05-22T15:11:00Z">
        <w:r w:rsidR="00763CA2">
          <w:rPr>
            <w:rFonts w:ascii="Times New Roman" w:hAnsi="Times New Roman" w:cs="Times New Roman"/>
            <w:color w:val="000000" w:themeColor="text1"/>
          </w:rPr>
          <w:t>C</w:t>
        </w:r>
      </w:ins>
      <w:r>
        <w:rPr>
          <w:rFonts w:ascii="Times New Roman" w:hAnsi="Times New Roman" w:cs="Times New Roman"/>
          <w:color w:val="000000" w:themeColor="text1"/>
        </w:rPr>
        <w:t>ompar</w:t>
      </w:r>
      <w:del w:id="76" w:author="Sally Thompson" w:date="2019-05-22T15:11:00Z">
        <w:r w:rsidDel="00763CA2">
          <w:rPr>
            <w:rFonts w:ascii="Times New Roman" w:hAnsi="Times New Roman" w:cs="Times New Roman"/>
            <w:color w:val="000000" w:themeColor="text1"/>
          </w:rPr>
          <w:delText>ed</w:delText>
        </w:r>
      </w:del>
      <w:ins w:id="77" w:author="Sally Thompson" w:date="2019-05-22T15:11:00Z">
        <w:r w:rsidR="00C86281">
          <w:rPr>
            <w:rFonts w:ascii="Times New Roman" w:hAnsi="Times New Roman" w:cs="Times New Roman"/>
            <w:color w:val="000000" w:themeColor="text1"/>
          </w:rPr>
          <w:t>is</w:t>
        </w:r>
        <w:r w:rsidR="00763CA2">
          <w:rPr>
            <w:rFonts w:ascii="Times New Roman" w:hAnsi="Times New Roman" w:cs="Times New Roman"/>
            <w:color w:val="000000" w:themeColor="text1"/>
          </w:rPr>
          <w:t>ons of</w:t>
        </w:r>
      </w:ins>
      <w:r>
        <w:rPr>
          <w:rFonts w:ascii="Times New Roman" w:hAnsi="Times New Roman" w:cs="Times New Roman"/>
          <w:color w:val="000000" w:themeColor="text1"/>
        </w:rPr>
        <w:t xml:space="preserve"> </w:t>
      </w:r>
      <w:del w:id="78" w:author="Sally Thompson" w:date="2019-05-22T15:11:00Z">
        <w:r w:rsidDel="00763CA2">
          <w:rPr>
            <w:rFonts w:ascii="Times New Roman" w:hAnsi="Times New Roman" w:cs="Times New Roman"/>
            <w:color w:val="000000" w:themeColor="text1"/>
          </w:rPr>
          <w:delText xml:space="preserve">the </w:delText>
        </w:r>
      </w:del>
      <w:r>
        <w:rPr>
          <w:rFonts w:ascii="Times New Roman" w:hAnsi="Times New Roman" w:cs="Times New Roman"/>
          <w:color w:val="000000" w:themeColor="text1"/>
        </w:rPr>
        <w:t xml:space="preserve">soil moisture observations at the weather stations </w:t>
      </w:r>
      <w:del w:id="79" w:author="Sally Thompson" w:date="2019-05-22T15:11:00Z">
        <w:r w:rsidDel="00763CA2">
          <w:rPr>
            <w:rFonts w:ascii="Times New Roman" w:hAnsi="Times New Roman" w:cs="Times New Roman"/>
            <w:color w:val="000000" w:themeColor="text1"/>
          </w:rPr>
          <w:delText xml:space="preserve">to </w:delText>
        </w:r>
      </w:del>
      <w:ins w:id="80" w:author="Sally Thompson" w:date="2019-05-22T15:11:00Z">
        <w:r w:rsidR="00763CA2">
          <w:rPr>
            <w:rFonts w:ascii="Times New Roman" w:hAnsi="Times New Roman" w:cs="Times New Roman"/>
            <w:color w:val="000000" w:themeColor="text1"/>
          </w:rPr>
          <w:t xml:space="preserve">and </w:t>
        </w:r>
      </w:ins>
      <w:ins w:id="81" w:author="Sally Thompson" w:date="2019-05-22T15:13:00Z">
        <w:r w:rsidR="00763CA2">
          <w:rPr>
            <w:rFonts w:ascii="Times New Roman" w:hAnsi="Times New Roman" w:cs="Times New Roman"/>
            <w:color w:val="000000" w:themeColor="text1"/>
          </w:rPr>
          <w:t xml:space="preserve">a spatial average of local </w:t>
        </w:r>
      </w:ins>
      <w:r w:rsidR="00E80DFD">
        <w:rPr>
          <w:rFonts w:ascii="Times New Roman" w:hAnsi="Times New Roman" w:cs="Times New Roman"/>
          <w:color w:val="000000" w:themeColor="text1"/>
        </w:rPr>
        <w:t>measure</w:t>
      </w:r>
      <w:r w:rsidR="003303F7">
        <w:rPr>
          <w:rFonts w:ascii="Times New Roman" w:hAnsi="Times New Roman" w:cs="Times New Roman"/>
          <w:color w:val="000000" w:themeColor="text1"/>
        </w:rPr>
        <w:t>ments made with the hand-held soil moisture meter</w:t>
      </w:r>
      <w:ins w:id="82" w:author="Sally Thompson" w:date="2019-05-22T15:11:00Z">
        <w:r w:rsidR="00763CA2">
          <w:rPr>
            <w:rFonts w:ascii="Times New Roman" w:hAnsi="Times New Roman" w:cs="Times New Roman"/>
            <w:color w:val="000000" w:themeColor="text1"/>
          </w:rPr>
          <w:t xml:space="preserve"> are presented in </w:t>
        </w:r>
      </w:ins>
      <w:ins w:id="83" w:author="Sally Thompson" w:date="2019-05-22T15:12:00Z">
        <w:r w:rsidR="00763CA2">
          <w:rPr>
            <w:rFonts w:ascii="Times New Roman" w:hAnsi="Times New Roman" w:cs="Times New Roman"/>
            <w:color w:val="000000" w:themeColor="text1"/>
          </w:rPr>
          <w:t>Table A3</w:t>
        </w:r>
      </w:ins>
      <w:r w:rsidR="003303F7">
        <w:rPr>
          <w:rFonts w:ascii="Times New Roman" w:hAnsi="Times New Roman" w:cs="Times New Roman"/>
          <w:color w:val="000000" w:themeColor="text1"/>
        </w:rPr>
        <w:t xml:space="preserve">.  </w:t>
      </w:r>
      <w:del w:id="84" w:author="Sally Thompson" w:date="2019-05-22T15:13:00Z">
        <w:r w:rsidR="003303F7" w:rsidDel="00763CA2">
          <w:rPr>
            <w:rFonts w:ascii="Times New Roman" w:hAnsi="Times New Roman" w:cs="Times New Roman"/>
            <w:color w:val="000000" w:themeColor="text1"/>
          </w:rPr>
          <w:delText>To do this, we used the hand-held meter to measure</w:delText>
        </w:r>
        <w:r w:rsidR="00CF5D1A" w:rsidRPr="0016288C" w:rsidDel="00763CA2">
          <w:rPr>
            <w:rFonts w:ascii="Times New Roman" w:hAnsi="Times New Roman" w:cs="Times New Roman"/>
            <w:color w:val="000000" w:themeColor="text1"/>
          </w:rPr>
          <w:delText xml:space="preserve"> soil moisture </w:delText>
        </w:r>
        <w:r w:rsidR="00E80DFD" w:rsidDel="00763CA2">
          <w:rPr>
            <w:rFonts w:ascii="Times New Roman" w:hAnsi="Times New Roman" w:cs="Times New Roman"/>
            <w:color w:val="000000" w:themeColor="text1"/>
          </w:rPr>
          <w:delText>integrated across the top 12</w:delText>
        </w:r>
        <w:r w:rsidR="00F0305D" w:rsidDel="00763CA2">
          <w:rPr>
            <w:rFonts w:ascii="Times New Roman" w:hAnsi="Times New Roman" w:cs="Times New Roman"/>
            <w:color w:val="000000" w:themeColor="text1"/>
          </w:rPr>
          <w:delText xml:space="preserve"> cm </w:delText>
        </w:r>
        <w:r w:rsidR="00E80DFD" w:rsidDel="00763CA2">
          <w:rPr>
            <w:rFonts w:ascii="Times New Roman" w:hAnsi="Times New Roman" w:cs="Times New Roman"/>
            <w:color w:val="000000" w:themeColor="text1"/>
          </w:rPr>
          <w:delText>of soil,</w:delText>
        </w:r>
      </w:del>
      <w:ins w:id="85" w:author="Sally Thompson" w:date="2019-05-22T15:13:00Z">
        <w:r w:rsidR="00763CA2">
          <w:rPr>
            <w:rFonts w:ascii="Times New Roman" w:hAnsi="Times New Roman" w:cs="Times New Roman"/>
            <w:color w:val="000000" w:themeColor="text1"/>
          </w:rPr>
          <w:t xml:space="preserve">Spatial averages were </w:t>
        </w:r>
        <w:del w:id="86" w:author="Gabrielle" w:date="2019-05-24T19:28:00Z">
          <w:r w:rsidR="00763CA2" w:rsidDel="00893664">
            <w:rPr>
              <w:rFonts w:ascii="Times New Roman" w:hAnsi="Times New Roman" w:cs="Times New Roman"/>
              <w:color w:val="000000" w:themeColor="text1"/>
            </w:rPr>
            <w:delText>made of</w:delText>
          </w:r>
        </w:del>
      </w:ins>
      <w:del w:id="87" w:author="Gabrielle" w:date="2019-05-24T19:28:00Z">
        <w:r w:rsidR="00E80DFD" w:rsidDel="00893664">
          <w:rPr>
            <w:rFonts w:ascii="Times New Roman" w:hAnsi="Times New Roman" w:cs="Times New Roman"/>
            <w:color w:val="000000" w:themeColor="text1"/>
          </w:rPr>
          <w:delText xml:space="preserve"> </w:delText>
        </w:r>
      </w:del>
      <w:ins w:id="88" w:author="Gabrielle" w:date="2019-05-24T19:28:00Z">
        <w:r w:rsidR="00893664">
          <w:rPr>
            <w:rFonts w:ascii="Times New Roman" w:hAnsi="Times New Roman" w:cs="Times New Roman"/>
            <w:color w:val="000000" w:themeColor="text1"/>
          </w:rPr>
          <w:t xml:space="preserve">calculated from </w:t>
        </w:r>
      </w:ins>
      <w:del w:id="89" w:author="Sally Thompson" w:date="2019-05-22T15:13:00Z">
        <w:r w:rsidR="00E80DFD" w:rsidDel="00763CA2">
          <w:rPr>
            <w:rFonts w:ascii="Times New Roman" w:hAnsi="Times New Roman" w:cs="Times New Roman"/>
            <w:color w:val="000000" w:themeColor="text1"/>
          </w:rPr>
          <w:delText xml:space="preserve">taking </w:delText>
        </w:r>
      </w:del>
      <w:ins w:id="90" w:author="Sally Thompson" w:date="2019-05-22T15:13:00Z">
        <w:r w:rsidR="00763CA2">
          <w:rPr>
            <w:rFonts w:ascii="Times New Roman" w:hAnsi="Times New Roman" w:cs="Times New Roman"/>
            <w:color w:val="000000" w:themeColor="text1"/>
          </w:rPr>
          <w:t xml:space="preserve">25 measurements made in </w:t>
        </w:r>
      </w:ins>
      <w:del w:id="91" w:author="Sally Thompson" w:date="2019-05-22T15:13:00Z">
        <w:r w:rsidR="00E80DFD" w:rsidDel="00763CA2">
          <w:rPr>
            <w:rFonts w:ascii="Times New Roman" w:hAnsi="Times New Roman" w:cs="Times New Roman"/>
            <w:color w:val="000000" w:themeColor="text1"/>
          </w:rPr>
          <w:delText xml:space="preserve">measurements </w:delText>
        </w:r>
        <w:r w:rsidR="00CF5D1A" w:rsidRPr="0016288C" w:rsidDel="00763CA2">
          <w:rPr>
            <w:rFonts w:ascii="Times New Roman" w:hAnsi="Times New Roman" w:cs="Times New Roman"/>
            <w:color w:val="000000" w:themeColor="text1"/>
          </w:rPr>
          <w:delText xml:space="preserve">in </w:delText>
        </w:r>
      </w:del>
      <w:r w:rsidR="00CF5D1A" w:rsidRPr="0016288C">
        <w:rPr>
          <w:rFonts w:ascii="Times New Roman" w:hAnsi="Times New Roman" w:cs="Times New Roman"/>
          <w:color w:val="000000" w:themeColor="text1"/>
        </w:rPr>
        <w:t xml:space="preserve">a </w:t>
      </w:r>
      <w:ins w:id="92" w:author="Gabrielle" w:date="2019-05-24T19:31:00Z">
        <w:r w:rsidR="00893664">
          <w:rPr>
            <w:rFonts w:ascii="Times New Roman" w:hAnsi="Times New Roman" w:cs="Times New Roman"/>
            <w:color w:val="000000" w:themeColor="text1"/>
          </w:rPr>
          <w:t>10</w:t>
        </w:r>
      </w:ins>
      <w:ins w:id="93" w:author="Sally Thompson" w:date="2019-05-22T15:18:00Z">
        <w:del w:id="94" w:author="Gabrielle" w:date="2019-05-24T19:31:00Z">
          <w:r w:rsidR="007A1F76" w:rsidDel="00893664">
            <w:rPr>
              <w:rFonts w:ascii="Times New Roman" w:hAnsi="Times New Roman" w:cs="Times New Roman"/>
              <w:color w:val="000000" w:themeColor="text1"/>
            </w:rPr>
            <w:delText>5</w:delText>
          </w:r>
        </w:del>
        <w:r w:rsidR="007A1F76">
          <w:rPr>
            <w:rFonts w:ascii="Times New Roman" w:hAnsi="Times New Roman" w:cs="Times New Roman"/>
            <w:color w:val="000000" w:themeColor="text1"/>
          </w:rPr>
          <w:t xml:space="preserve">0 x </w:t>
        </w:r>
        <w:del w:id="95" w:author="Gabrielle" w:date="2019-05-24T19:31:00Z">
          <w:r w:rsidR="007A1F76" w:rsidDel="00893664">
            <w:rPr>
              <w:rFonts w:ascii="Times New Roman" w:hAnsi="Times New Roman" w:cs="Times New Roman"/>
              <w:color w:val="000000" w:themeColor="text1"/>
            </w:rPr>
            <w:delText>5</w:delText>
          </w:r>
        </w:del>
      </w:ins>
      <w:ins w:id="96" w:author="Gabrielle" w:date="2019-05-24T19:31:00Z">
        <w:r w:rsidR="00893664">
          <w:rPr>
            <w:rFonts w:ascii="Times New Roman" w:hAnsi="Times New Roman" w:cs="Times New Roman"/>
            <w:color w:val="000000" w:themeColor="text1"/>
          </w:rPr>
          <w:t>10</w:t>
        </w:r>
      </w:ins>
      <w:ins w:id="97" w:author="Sally Thompson" w:date="2019-05-22T15:18:00Z">
        <w:r w:rsidR="007A1F76">
          <w:rPr>
            <w:rFonts w:ascii="Times New Roman" w:hAnsi="Times New Roman" w:cs="Times New Roman"/>
            <w:color w:val="000000" w:themeColor="text1"/>
          </w:rPr>
          <w:t xml:space="preserve">0 foot </w:t>
        </w:r>
      </w:ins>
      <w:r w:rsidR="00CF5D1A" w:rsidRPr="0016288C">
        <w:rPr>
          <w:rFonts w:ascii="Times New Roman" w:hAnsi="Times New Roman" w:cs="Times New Roman"/>
          <w:color w:val="000000" w:themeColor="text1"/>
        </w:rPr>
        <w:t xml:space="preserve">grid </w:t>
      </w:r>
      <w:del w:id="98" w:author="Sally Thompson" w:date="2019-05-22T15:18:00Z">
        <w:r w:rsidR="00CF5D1A" w:rsidRPr="0016288C" w:rsidDel="007A1F76">
          <w:rPr>
            <w:rFonts w:ascii="Times New Roman" w:hAnsi="Times New Roman" w:cs="Times New Roman"/>
            <w:color w:val="000000" w:themeColor="text1"/>
          </w:rPr>
          <w:delText xml:space="preserve">around </w:delText>
        </w:r>
      </w:del>
      <w:del w:id="99" w:author="Sally Thompson" w:date="2019-05-22T15:17:00Z">
        <w:r w:rsidR="00CF5D1A" w:rsidRPr="0016288C" w:rsidDel="00C86281">
          <w:rPr>
            <w:rFonts w:ascii="Times New Roman" w:hAnsi="Times New Roman" w:cs="Times New Roman"/>
            <w:color w:val="000000" w:themeColor="text1"/>
          </w:rPr>
          <w:delText xml:space="preserve">each </w:delText>
        </w:r>
      </w:del>
      <w:ins w:id="100" w:author="Sally Thompson" w:date="2019-05-22T15:17:00Z">
        <w:r w:rsidR="00C86281">
          <w:rPr>
            <w:rFonts w:ascii="Times New Roman" w:hAnsi="Times New Roman" w:cs="Times New Roman"/>
            <w:color w:val="000000" w:themeColor="text1"/>
          </w:rPr>
          <w:t>centered on each</w:t>
        </w:r>
        <w:r w:rsidR="00C86281" w:rsidRPr="0016288C">
          <w:rPr>
            <w:rFonts w:ascii="Times New Roman" w:hAnsi="Times New Roman" w:cs="Times New Roman"/>
            <w:color w:val="000000" w:themeColor="text1"/>
          </w:rPr>
          <w:t xml:space="preserve"> </w:t>
        </w:r>
      </w:ins>
      <w:r w:rsidR="00CF5D1A" w:rsidRPr="0016288C">
        <w:rPr>
          <w:rFonts w:ascii="Times New Roman" w:hAnsi="Times New Roman" w:cs="Times New Roman"/>
          <w:color w:val="000000" w:themeColor="text1"/>
        </w:rPr>
        <w:t>weather station site</w:t>
      </w:r>
      <w:r w:rsidR="00F0305D">
        <w:rPr>
          <w:rFonts w:ascii="Times New Roman" w:hAnsi="Times New Roman" w:cs="Times New Roman"/>
          <w:color w:val="000000" w:themeColor="text1"/>
        </w:rPr>
        <w:t>,</w:t>
      </w:r>
      <w:r w:rsidR="00CF5D1A" w:rsidRPr="0016288C">
        <w:rPr>
          <w:rFonts w:ascii="Times New Roman" w:hAnsi="Times New Roman" w:cs="Times New Roman"/>
          <w:color w:val="000000" w:themeColor="text1"/>
        </w:rPr>
        <w:t xml:space="preserve"> and </w:t>
      </w:r>
      <w:del w:id="101" w:author="Sally Thompson" w:date="2019-05-22T15:17:00Z">
        <w:r w:rsidR="00F0305D" w:rsidDel="00C86281">
          <w:rPr>
            <w:rFonts w:ascii="Times New Roman" w:hAnsi="Times New Roman" w:cs="Times New Roman"/>
            <w:color w:val="000000" w:themeColor="text1"/>
          </w:rPr>
          <w:delText>compared these measurements to continuous soil moisture measurements collected at</w:delText>
        </w:r>
      </w:del>
      <w:ins w:id="102" w:author="Sally Thompson" w:date="2019-05-22T15:17:00Z">
        <w:r w:rsidR="00C86281">
          <w:rPr>
            <w:rFonts w:ascii="Times New Roman" w:hAnsi="Times New Roman" w:cs="Times New Roman"/>
            <w:color w:val="000000" w:themeColor="text1"/>
          </w:rPr>
          <w:t>compared to the</w:t>
        </w:r>
      </w:ins>
      <w:r w:rsidR="00F0305D">
        <w:rPr>
          <w:rFonts w:ascii="Times New Roman" w:hAnsi="Times New Roman" w:cs="Times New Roman"/>
          <w:color w:val="000000" w:themeColor="text1"/>
        </w:rPr>
        <w:t xml:space="preserve"> 12 cm </w:t>
      </w:r>
      <w:del w:id="103" w:author="Sally Thompson" w:date="2019-05-22T15:17:00Z">
        <w:r w:rsidR="00F0305D" w:rsidDel="00C86281">
          <w:rPr>
            <w:rFonts w:ascii="Times New Roman" w:hAnsi="Times New Roman" w:cs="Times New Roman"/>
            <w:color w:val="000000" w:themeColor="text1"/>
          </w:rPr>
          <w:delText xml:space="preserve">depth </w:delText>
        </w:r>
      </w:del>
      <w:ins w:id="104" w:author="Sally Thompson" w:date="2019-05-22T15:17:00Z">
        <w:r w:rsidR="00C86281">
          <w:rPr>
            <w:rFonts w:ascii="Times New Roman" w:hAnsi="Times New Roman" w:cs="Times New Roman"/>
            <w:color w:val="000000" w:themeColor="text1"/>
          </w:rPr>
          <w:t xml:space="preserve">deep TDR at the weather stations.  </w:t>
        </w:r>
        <w:r w:rsidR="007A1F76">
          <w:rPr>
            <w:rFonts w:ascii="Times New Roman" w:hAnsi="Times New Roman" w:cs="Times New Roman"/>
            <w:color w:val="000000" w:themeColor="text1"/>
          </w:rPr>
          <w:t xml:space="preserve">The consistency between the results indicates both that the weather stations were representative of their local area </w:t>
        </w:r>
      </w:ins>
      <w:ins w:id="105" w:author="Sally Thompson" w:date="2019-05-22T15:18:00Z">
        <w:r w:rsidR="007A1F76">
          <w:rPr>
            <w:rFonts w:ascii="Times New Roman" w:hAnsi="Times New Roman" w:cs="Times New Roman"/>
            <w:color w:val="000000" w:themeColor="text1"/>
          </w:rPr>
          <w:t xml:space="preserve">and that the mobile and in-situ instrumentation performed similarly.  The slightly wetter measurements found at the weather stations are consistent with the differences in orientation between the measurements, with the manual </w:t>
        </w:r>
      </w:ins>
      <w:del w:id="106" w:author="Sally Thompson" w:date="2019-05-22T15:17:00Z">
        <w:r w:rsidR="00F0305D" w:rsidDel="00C86281">
          <w:rPr>
            <w:rFonts w:ascii="Times New Roman" w:hAnsi="Times New Roman" w:cs="Times New Roman"/>
            <w:color w:val="000000" w:themeColor="text1"/>
          </w:rPr>
          <w:delText xml:space="preserve">at each </w:delText>
        </w:r>
        <w:r w:rsidR="00CF5D1A" w:rsidRPr="0016288C" w:rsidDel="00C86281">
          <w:rPr>
            <w:rFonts w:ascii="Times New Roman" w:hAnsi="Times New Roman" w:cs="Times New Roman"/>
            <w:color w:val="000000" w:themeColor="text1"/>
          </w:rPr>
          <w:delText xml:space="preserve">weather station </w:delText>
        </w:r>
        <w:r w:rsidR="00F0305D" w:rsidDel="00C86281">
          <w:rPr>
            <w:rFonts w:ascii="Times New Roman" w:hAnsi="Times New Roman" w:cs="Times New Roman"/>
            <w:color w:val="000000" w:themeColor="text1"/>
          </w:rPr>
          <w:delText>using buried TD</w:delText>
        </w:r>
        <w:r w:rsidR="003303F7" w:rsidDel="00C86281">
          <w:rPr>
            <w:rFonts w:ascii="Times New Roman" w:hAnsi="Times New Roman" w:cs="Times New Roman"/>
            <w:color w:val="000000" w:themeColor="text1"/>
          </w:rPr>
          <w:delText>R</w:delText>
        </w:r>
        <w:r w:rsidR="00F0305D" w:rsidDel="00C86281">
          <w:rPr>
            <w:rFonts w:ascii="Times New Roman" w:hAnsi="Times New Roman" w:cs="Times New Roman"/>
            <w:color w:val="000000" w:themeColor="text1"/>
          </w:rPr>
          <w:delText xml:space="preserve"> probes</w:delText>
        </w:r>
        <w:r w:rsidR="00CF5D1A" w:rsidRPr="0016288C" w:rsidDel="00C86281">
          <w:rPr>
            <w:rFonts w:ascii="Times New Roman" w:hAnsi="Times New Roman" w:cs="Times New Roman"/>
            <w:color w:val="000000" w:themeColor="text1"/>
          </w:rPr>
          <w:delText xml:space="preserve">. </w:delText>
        </w:r>
        <w:r w:rsidR="00F0305D" w:rsidDel="00C86281">
          <w:rPr>
            <w:rFonts w:ascii="Times New Roman" w:hAnsi="Times New Roman" w:cs="Times New Roman"/>
            <w:color w:val="000000" w:themeColor="text1"/>
          </w:rPr>
          <w:delText>On</w:delText>
        </w:r>
        <w:r w:rsidR="00CF5D1A" w:rsidRPr="0016288C" w:rsidDel="00C86281">
          <w:rPr>
            <w:rFonts w:ascii="Times New Roman" w:hAnsi="Times New Roman" w:cs="Times New Roman"/>
            <w:color w:val="000000" w:themeColor="text1"/>
          </w:rPr>
          <w:delText xml:space="preserve"> May 23</w:delText>
        </w:r>
        <w:r w:rsidR="00CF5D1A" w:rsidRPr="0016288C" w:rsidDel="00C86281">
          <w:rPr>
            <w:rFonts w:ascii="Times New Roman" w:hAnsi="Times New Roman" w:cs="Times New Roman"/>
            <w:color w:val="000000" w:themeColor="text1"/>
            <w:vertAlign w:val="superscript"/>
          </w:rPr>
          <w:delText>rd</w:delText>
        </w:r>
        <w:r w:rsidR="00CF5D1A" w:rsidRPr="0016288C" w:rsidDel="00C86281">
          <w:rPr>
            <w:rFonts w:ascii="Times New Roman" w:hAnsi="Times New Roman" w:cs="Times New Roman"/>
            <w:color w:val="000000" w:themeColor="text1"/>
          </w:rPr>
          <w:delText xml:space="preserve">, 2017, </w:delText>
        </w:r>
        <w:r w:rsidR="00F0305D" w:rsidDel="00C86281">
          <w:rPr>
            <w:rFonts w:ascii="Times New Roman" w:hAnsi="Times New Roman" w:cs="Times New Roman"/>
            <w:color w:val="000000" w:themeColor="text1"/>
          </w:rPr>
          <w:delText>the spatially-distributed</w:delText>
        </w:r>
        <w:r w:rsidR="00CF5D1A" w:rsidRPr="0016288C" w:rsidDel="00C86281">
          <w:rPr>
            <w:rFonts w:ascii="Times New Roman" w:hAnsi="Times New Roman" w:cs="Times New Roman"/>
            <w:color w:val="000000" w:themeColor="text1"/>
          </w:rPr>
          <w:delText xml:space="preserve"> soil moisture </w:delText>
        </w:r>
        <w:r w:rsidR="00F0305D" w:rsidDel="00C86281">
          <w:rPr>
            <w:rFonts w:ascii="Times New Roman" w:hAnsi="Times New Roman" w:cs="Times New Roman"/>
            <w:color w:val="000000" w:themeColor="text1"/>
          </w:rPr>
          <w:delText>means</w:delText>
        </w:r>
        <w:r w:rsidR="00CF5D1A" w:rsidRPr="0016288C" w:rsidDel="00C86281">
          <w:rPr>
            <w:rFonts w:ascii="Times New Roman" w:hAnsi="Times New Roman" w:cs="Times New Roman"/>
            <w:color w:val="000000" w:themeColor="text1"/>
          </w:rPr>
          <w:delText xml:space="preserve"> for </w:delText>
        </w:r>
        <w:r w:rsidR="00F0305D" w:rsidDel="00C86281">
          <w:rPr>
            <w:rFonts w:ascii="Times New Roman" w:hAnsi="Times New Roman" w:cs="Times New Roman"/>
            <w:color w:val="000000" w:themeColor="text1"/>
          </w:rPr>
          <w:delText xml:space="preserve">the </w:delText>
        </w:r>
        <w:r w:rsidR="00CF5D1A" w:rsidRPr="0016288C" w:rsidDel="00C86281">
          <w:rPr>
            <w:rFonts w:ascii="Times New Roman" w:hAnsi="Times New Roman" w:cs="Times New Roman"/>
            <w:color w:val="000000" w:themeColor="text1"/>
          </w:rPr>
          <w:delText>wetland, shrub, and forest stations were 48%</w:delText>
        </w:r>
        <w:r w:rsidR="00CF5D1A" w:rsidRPr="0016288C" w:rsidDel="00C86281">
          <w:rPr>
            <w:rFonts w:ascii="Times New Roman" w:hAnsi="Times New Roman" w:cs="Times New Roman"/>
            <w:color w:val="000000" w:themeColor="text1"/>
          </w:rPr>
          <w:sym w:font="Symbol" w:char="F0B1"/>
        </w:r>
        <w:r w:rsidR="00CF5D1A" w:rsidRPr="0016288C" w:rsidDel="00C86281">
          <w:rPr>
            <w:rFonts w:ascii="Times New Roman" w:hAnsi="Times New Roman" w:cs="Times New Roman"/>
            <w:color w:val="000000" w:themeColor="text1"/>
          </w:rPr>
          <w:delText>13%, 7.5%</w:delText>
        </w:r>
        <w:r w:rsidR="00CF5D1A" w:rsidRPr="0016288C" w:rsidDel="00C86281">
          <w:rPr>
            <w:rFonts w:ascii="Times New Roman" w:hAnsi="Times New Roman" w:cs="Times New Roman"/>
            <w:color w:val="000000" w:themeColor="text1"/>
          </w:rPr>
          <w:sym w:font="Symbol" w:char="F0B1"/>
        </w:r>
        <w:r w:rsidR="00CF5D1A" w:rsidRPr="0016288C" w:rsidDel="00C86281">
          <w:rPr>
            <w:rFonts w:ascii="Times New Roman" w:hAnsi="Times New Roman" w:cs="Times New Roman"/>
            <w:color w:val="000000" w:themeColor="text1"/>
          </w:rPr>
          <w:delText>1.8%, and 8.7%</w:delText>
        </w:r>
        <w:r w:rsidR="00CF5D1A" w:rsidRPr="0016288C" w:rsidDel="00C86281">
          <w:rPr>
            <w:rFonts w:ascii="Times New Roman" w:hAnsi="Times New Roman" w:cs="Times New Roman"/>
            <w:color w:val="000000" w:themeColor="text1"/>
          </w:rPr>
          <w:sym w:font="Symbol" w:char="F0B1"/>
        </w:r>
        <w:r w:rsidR="00CF5D1A" w:rsidRPr="0016288C" w:rsidDel="00C86281">
          <w:rPr>
            <w:rFonts w:ascii="Times New Roman" w:hAnsi="Times New Roman" w:cs="Times New Roman"/>
            <w:color w:val="000000" w:themeColor="text1"/>
          </w:rPr>
          <w:delText xml:space="preserve">2.3% respectively. For the same collection date, the wetland, shrub, and forest weather stations’ 12 cm soil moisture sensors measured 49%, 10%, and 11% respectively. </w:delText>
        </w:r>
        <w:r w:rsidR="00F0305D" w:rsidDel="00C86281">
          <w:rPr>
            <w:rFonts w:ascii="Times New Roman" w:hAnsi="Times New Roman" w:cs="Times New Roman"/>
            <w:color w:val="000000" w:themeColor="text1"/>
          </w:rPr>
          <w:delText>On</w:delText>
        </w:r>
        <w:r w:rsidR="00CF5D1A" w:rsidRPr="0016288C" w:rsidDel="00C86281">
          <w:rPr>
            <w:rFonts w:ascii="Times New Roman" w:hAnsi="Times New Roman" w:cs="Times New Roman"/>
            <w:color w:val="000000" w:themeColor="text1"/>
          </w:rPr>
          <w:delText xml:space="preserve"> August 5th (wetland and forest) and 9th (shrub), 2017, </w:delText>
        </w:r>
        <w:r w:rsidR="00F0305D" w:rsidDel="00C86281">
          <w:rPr>
            <w:rFonts w:ascii="Times New Roman" w:hAnsi="Times New Roman" w:cs="Times New Roman"/>
            <w:color w:val="000000" w:themeColor="text1"/>
          </w:rPr>
          <w:delText>spatially-distributed</w:delText>
        </w:r>
        <w:r w:rsidR="00F0305D" w:rsidRPr="0016288C" w:rsidDel="00C86281">
          <w:rPr>
            <w:rFonts w:ascii="Times New Roman" w:hAnsi="Times New Roman" w:cs="Times New Roman"/>
            <w:color w:val="000000" w:themeColor="text1"/>
          </w:rPr>
          <w:delText xml:space="preserve"> </w:delText>
        </w:r>
        <w:r w:rsidR="00CF5D1A" w:rsidRPr="0016288C" w:rsidDel="00C86281">
          <w:rPr>
            <w:rFonts w:ascii="Times New Roman" w:hAnsi="Times New Roman" w:cs="Times New Roman"/>
            <w:color w:val="000000" w:themeColor="text1"/>
          </w:rPr>
          <w:delText>soil moisture data for wetland, shrub, and forest stations were 41%</w:delText>
        </w:r>
        <w:r w:rsidR="00CF5D1A" w:rsidRPr="0016288C" w:rsidDel="00C86281">
          <w:rPr>
            <w:rFonts w:ascii="Times New Roman" w:hAnsi="Times New Roman" w:cs="Times New Roman"/>
            <w:color w:val="000000" w:themeColor="text1"/>
          </w:rPr>
          <w:sym w:font="Symbol" w:char="F0B1"/>
        </w:r>
        <w:r w:rsidR="00CF5D1A" w:rsidRPr="0016288C" w:rsidDel="00C86281">
          <w:rPr>
            <w:rFonts w:ascii="Times New Roman" w:hAnsi="Times New Roman" w:cs="Times New Roman"/>
            <w:color w:val="000000" w:themeColor="text1"/>
          </w:rPr>
          <w:delText>14%, 1.0%</w:delText>
        </w:r>
        <w:r w:rsidR="00CF5D1A" w:rsidRPr="0016288C" w:rsidDel="00C86281">
          <w:rPr>
            <w:rFonts w:ascii="Times New Roman" w:hAnsi="Times New Roman" w:cs="Times New Roman"/>
            <w:color w:val="000000" w:themeColor="text1"/>
          </w:rPr>
          <w:sym w:font="Symbol" w:char="F0B1"/>
        </w:r>
        <w:r w:rsidR="00CF5D1A" w:rsidRPr="0016288C" w:rsidDel="00C86281">
          <w:rPr>
            <w:rFonts w:ascii="Times New Roman" w:hAnsi="Times New Roman" w:cs="Times New Roman"/>
            <w:color w:val="000000" w:themeColor="text1"/>
          </w:rPr>
          <w:delText>0.6%, and 1.3%</w:delText>
        </w:r>
        <w:r w:rsidR="00CF5D1A" w:rsidRPr="0016288C" w:rsidDel="00C86281">
          <w:rPr>
            <w:rFonts w:ascii="Times New Roman" w:hAnsi="Times New Roman" w:cs="Times New Roman"/>
            <w:color w:val="000000" w:themeColor="text1"/>
          </w:rPr>
          <w:sym w:font="Symbol" w:char="F0B1"/>
        </w:r>
        <w:r w:rsidR="00CF5D1A" w:rsidRPr="0016288C" w:rsidDel="00C86281">
          <w:rPr>
            <w:rFonts w:ascii="Times New Roman" w:hAnsi="Times New Roman" w:cs="Times New Roman"/>
            <w:color w:val="000000" w:themeColor="text1"/>
          </w:rPr>
          <w:delText>1.2%</w:delText>
        </w:r>
        <w:r w:rsidR="00F0305D" w:rsidDel="00C86281">
          <w:rPr>
            <w:rFonts w:ascii="Times New Roman" w:hAnsi="Times New Roman" w:cs="Times New Roman"/>
            <w:color w:val="000000" w:themeColor="text1"/>
          </w:rPr>
          <w:delText xml:space="preserve"> respectively, while the</w:delText>
        </w:r>
        <w:r w:rsidR="00CF5D1A" w:rsidRPr="0016288C" w:rsidDel="00C86281">
          <w:rPr>
            <w:rFonts w:ascii="Times New Roman" w:hAnsi="Times New Roman" w:cs="Times New Roman"/>
            <w:color w:val="000000" w:themeColor="text1"/>
          </w:rPr>
          <w:delText xml:space="preserve"> weather stations’ 12 cm soil moisture sensors measured 49%, 2.2%, and 2.9% respectively.</w:delText>
        </w:r>
      </w:del>
      <w:del w:id="107" w:author="Sally Thompson" w:date="2019-05-22T15:19:00Z">
        <w:r w:rsidR="00CF5D1A" w:rsidRPr="0016288C" w:rsidDel="007A1F76">
          <w:rPr>
            <w:rFonts w:ascii="Times New Roman" w:hAnsi="Times New Roman" w:cs="Times New Roman"/>
            <w:color w:val="000000" w:themeColor="text1"/>
          </w:rPr>
          <w:delText xml:space="preserve"> </w:delText>
        </w:r>
        <w:r w:rsidR="003303F7" w:rsidDel="007A1F76">
          <w:rPr>
            <w:rFonts w:ascii="Times New Roman" w:hAnsi="Times New Roman" w:cs="Times New Roman"/>
            <w:color w:val="000000" w:themeColor="text1"/>
          </w:rPr>
          <w:delText>Our measurements of spatially</w:delText>
        </w:r>
        <w:r w:rsidR="00F0305D" w:rsidDel="007A1F76">
          <w:rPr>
            <w:rFonts w:ascii="Times New Roman" w:hAnsi="Times New Roman" w:cs="Times New Roman"/>
            <w:color w:val="000000" w:themeColor="text1"/>
          </w:rPr>
          <w:delText>-distributed</w:delText>
        </w:r>
        <w:r w:rsidR="00F0305D" w:rsidRPr="0016288C" w:rsidDel="007A1F76">
          <w:rPr>
            <w:rFonts w:ascii="Times New Roman" w:hAnsi="Times New Roman" w:cs="Times New Roman"/>
            <w:color w:val="000000" w:themeColor="text1"/>
          </w:rPr>
          <w:delText xml:space="preserve"> </w:delText>
        </w:r>
        <w:r w:rsidR="00CF5D1A" w:rsidRPr="0016288C" w:rsidDel="007A1F76">
          <w:rPr>
            <w:rFonts w:ascii="Times New Roman" w:hAnsi="Times New Roman" w:cs="Times New Roman"/>
            <w:color w:val="000000" w:themeColor="text1"/>
          </w:rPr>
          <w:delText xml:space="preserve">soil moisture </w:delText>
        </w:r>
        <w:r w:rsidR="003303F7" w:rsidDel="007A1F76">
          <w:rPr>
            <w:rFonts w:ascii="Times New Roman" w:hAnsi="Times New Roman" w:cs="Times New Roman"/>
            <w:color w:val="000000" w:themeColor="text1"/>
          </w:rPr>
          <w:delText>were</w:delText>
        </w:r>
        <w:r w:rsidRPr="0016288C" w:rsidDel="007A1F76">
          <w:rPr>
            <w:rFonts w:ascii="Times New Roman" w:hAnsi="Times New Roman" w:cs="Times New Roman"/>
            <w:color w:val="000000" w:themeColor="text1"/>
          </w:rPr>
          <w:delText xml:space="preserve"> </w:delText>
        </w:r>
        <w:r w:rsidR="00F0305D" w:rsidDel="007A1F76">
          <w:rPr>
            <w:rFonts w:ascii="Times New Roman" w:hAnsi="Times New Roman" w:cs="Times New Roman"/>
            <w:color w:val="000000" w:themeColor="text1"/>
          </w:rPr>
          <w:delText xml:space="preserve">slightly but </w:delText>
        </w:r>
        <w:r w:rsidR="00CF5D1A" w:rsidRPr="0016288C" w:rsidDel="007A1F76">
          <w:rPr>
            <w:rFonts w:ascii="Times New Roman" w:hAnsi="Times New Roman" w:cs="Times New Roman"/>
            <w:color w:val="000000" w:themeColor="text1"/>
          </w:rPr>
          <w:delText>consistently lower than soil moisture data measured by the weather stations</w:delText>
        </w:r>
        <w:r w:rsidR="00560192" w:rsidDel="007A1F76">
          <w:rPr>
            <w:rFonts w:ascii="Times New Roman" w:hAnsi="Times New Roman" w:cs="Times New Roman"/>
            <w:color w:val="000000" w:themeColor="text1"/>
          </w:rPr>
          <w:delText xml:space="preserve"> at equivalent depths</w:delText>
        </w:r>
        <w:r w:rsidR="00CF5D1A" w:rsidRPr="0016288C" w:rsidDel="007A1F76">
          <w:rPr>
            <w:rFonts w:ascii="Times New Roman" w:hAnsi="Times New Roman" w:cs="Times New Roman"/>
            <w:color w:val="000000" w:themeColor="text1"/>
          </w:rPr>
          <w:delText xml:space="preserve">. This </w:delText>
        </w:r>
        <w:r w:rsidR="00560192" w:rsidDel="007A1F76">
          <w:rPr>
            <w:rFonts w:ascii="Times New Roman" w:hAnsi="Times New Roman" w:cs="Times New Roman"/>
            <w:color w:val="000000" w:themeColor="text1"/>
          </w:rPr>
          <w:delText>is unsurprising because</w:delText>
        </w:r>
        <w:r w:rsidR="00CF5D1A" w:rsidRPr="0016288C" w:rsidDel="007A1F76">
          <w:rPr>
            <w:rFonts w:ascii="Times New Roman" w:hAnsi="Times New Roman" w:cs="Times New Roman"/>
            <w:color w:val="000000" w:themeColor="text1"/>
          </w:rPr>
          <w:delText xml:space="preserve"> manually collected soil moisture </w:delText>
        </w:r>
      </w:del>
      <w:r w:rsidR="00CF5D1A" w:rsidRPr="0016288C">
        <w:rPr>
          <w:rFonts w:ascii="Times New Roman" w:hAnsi="Times New Roman" w:cs="Times New Roman"/>
          <w:color w:val="000000" w:themeColor="text1"/>
        </w:rPr>
        <w:t>measure</w:t>
      </w:r>
      <w:ins w:id="108" w:author="Sally Thompson" w:date="2019-05-22T15:19:00Z">
        <w:r w:rsidR="007A1F76">
          <w:rPr>
            <w:rFonts w:ascii="Times New Roman" w:hAnsi="Times New Roman" w:cs="Times New Roman"/>
            <w:color w:val="000000" w:themeColor="text1"/>
          </w:rPr>
          <w:t>ment</w:t>
        </w:r>
      </w:ins>
      <w:r w:rsidR="00CF5D1A" w:rsidRPr="0016288C">
        <w:rPr>
          <w:rFonts w:ascii="Times New Roman" w:hAnsi="Times New Roman" w:cs="Times New Roman"/>
          <w:color w:val="000000" w:themeColor="text1"/>
        </w:rPr>
        <w:t>s averag</w:t>
      </w:r>
      <w:ins w:id="109" w:author="Sally Thompson" w:date="2019-05-22T15:19:00Z">
        <w:r w:rsidR="007A1F76">
          <w:rPr>
            <w:rFonts w:ascii="Times New Roman" w:hAnsi="Times New Roman" w:cs="Times New Roman"/>
            <w:color w:val="000000" w:themeColor="text1"/>
          </w:rPr>
          <w:t>ing</w:t>
        </w:r>
      </w:ins>
      <w:del w:id="110" w:author="Sally Thompson" w:date="2019-05-22T15:19:00Z">
        <w:r w:rsidR="00CF5D1A" w:rsidRPr="0016288C" w:rsidDel="007A1F76">
          <w:rPr>
            <w:rFonts w:ascii="Times New Roman" w:hAnsi="Times New Roman" w:cs="Times New Roman"/>
            <w:color w:val="000000" w:themeColor="text1"/>
          </w:rPr>
          <w:delText>e</w:delText>
        </w:r>
      </w:del>
      <w:r w:rsidR="00CF5D1A" w:rsidRPr="0016288C">
        <w:rPr>
          <w:rFonts w:ascii="Times New Roman" w:hAnsi="Times New Roman" w:cs="Times New Roman"/>
          <w:color w:val="000000" w:themeColor="text1"/>
        </w:rPr>
        <w:t xml:space="preserve"> soil water content vertically from the surface to the depth of 12 cm</w:t>
      </w:r>
      <w:r w:rsidR="00F0305D">
        <w:rPr>
          <w:rFonts w:ascii="Times New Roman" w:hAnsi="Times New Roman" w:cs="Times New Roman"/>
          <w:color w:val="000000" w:themeColor="text1"/>
        </w:rPr>
        <w:t xml:space="preserve">, </w:t>
      </w:r>
      <w:del w:id="111" w:author="Sally Thompson" w:date="2019-05-22T15:19:00Z">
        <w:r w:rsidR="00F0305D" w:rsidDel="007A1F76">
          <w:rPr>
            <w:rFonts w:ascii="Times New Roman" w:hAnsi="Times New Roman" w:cs="Times New Roman"/>
            <w:color w:val="000000" w:themeColor="text1"/>
          </w:rPr>
          <w:delText xml:space="preserve">while </w:delText>
        </w:r>
      </w:del>
      <w:ins w:id="112" w:author="Sally Thompson" w:date="2019-05-22T15:19:00Z">
        <w:r w:rsidR="007A1F76">
          <w:rPr>
            <w:rFonts w:ascii="Times New Roman" w:hAnsi="Times New Roman" w:cs="Times New Roman"/>
            <w:color w:val="000000" w:themeColor="text1"/>
          </w:rPr>
          <w:t xml:space="preserve">and </w:t>
        </w:r>
      </w:ins>
      <w:r w:rsidR="00F0305D">
        <w:rPr>
          <w:rFonts w:ascii="Times New Roman" w:hAnsi="Times New Roman" w:cs="Times New Roman"/>
          <w:color w:val="000000" w:themeColor="text1"/>
        </w:rPr>
        <w:t>the buried</w:t>
      </w:r>
      <w:r w:rsidR="00CF5D1A" w:rsidRPr="0016288C">
        <w:rPr>
          <w:rFonts w:ascii="Times New Roman" w:hAnsi="Times New Roman" w:cs="Times New Roman"/>
          <w:color w:val="000000" w:themeColor="text1"/>
        </w:rPr>
        <w:t xml:space="preserve"> moisture probe</w:t>
      </w:r>
      <w:r w:rsidR="00F0305D">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xml:space="preserve"> </w:t>
      </w:r>
      <w:del w:id="113" w:author="Sally Thompson" w:date="2019-05-22T15:19:00Z">
        <w:r w:rsidR="00CF5D1A" w:rsidRPr="0016288C" w:rsidDel="007A1F76">
          <w:rPr>
            <w:rFonts w:ascii="Times New Roman" w:hAnsi="Times New Roman" w:cs="Times New Roman"/>
            <w:color w:val="000000" w:themeColor="text1"/>
          </w:rPr>
          <w:delText xml:space="preserve">measure </w:delText>
        </w:r>
      </w:del>
      <w:r w:rsidR="00CF5D1A" w:rsidRPr="0016288C">
        <w:rPr>
          <w:rFonts w:ascii="Times New Roman" w:hAnsi="Times New Roman" w:cs="Times New Roman"/>
          <w:color w:val="000000" w:themeColor="text1"/>
        </w:rPr>
        <w:t>averag</w:t>
      </w:r>
      <w:del w:id="114" w:author="Sally Thompson" w:date="2019-05-22T15:19:00Z">
        <w:r w:rsidR="00CF5D1A" w:rsidRPr="0016288C" w:rsidDel="007A1F76">
          <w:rPr>
            <w:rFonts w:ascii="Times New Roman" w:hAnsi="Times New Roman" w:cs="Times New Roman"/>
            <w:color w:val="000000" w:themeColor="text1"/>
          </w:rPr>
          <w:delText>e</w:delText>
        </w:r>
      </w:del>
      <w:ins w:id="115" w:author="Sally Thompson" w:date="2019-05-22T15:19:00Z">
        <w:r w:rsidR="007A1F76">
          <w:rPr>
            <w:rFonts w:ascii="Times New Roman" w:hAnsi="Times New Roman" w:cs="Times New Roman"/>
            <w:color w:val="000000" w:themeColor="text1"/>
          </w:rPr>
          <w:t>ing</w:t>
        </w:r>
      </w:ins>
      <w:r w:rsidR="00CF5D1A" w:rsidRPr="0016288C">
        <w:rPr>
          <w:rFonts w:ascii="Times New Roman" w:hAnsi="Times New Roman" w:cs="Times New Roman"/>
          <w:color w:val="000000" w:themeColor="text1"/>
        </w:rPr>
        <w:t xml:space="preserve"> soil water content horizontally at the depth of 12 cm. </w:t>
      </w:r>
    </w:p>
    <w:p w14:paraId="3D7F1866" w14:textId="58C67798" w:rsidR="00763CA2" w:rsidRPr="003D164C" w:rsidRDefault="00763CA2" w:rsidP="00763CA2">
      <w:pPr>
        <w:rPr>
          <w:ins w:id="116" w:author="Sally Thompson" w:date="2019-05-22T15:12:00Z"/>
          <w:rFonts w:ascii="Times New Roman" w:hAnsi="Times New Roman" w:cs="Times New Roman"/>
          <w:i/>
          <w:color w:val="000000" w:themeColor="text1"/>
        </w:rPr>
      </w:pPr>
      <w:ins w:id="117" w:author="Sally Thompson" w:date="2019-05-22T15:12:00Z">
        <w:r w:rsidRPr="003D164C">
          <w:rPr>
            <w:rFonts w:ascii="Times New Roman" w:hAnsi="Times New Roman" w:cs="Times New Roman"/>
            <w:i/>
            <w:color w:val="000000" w:themeColor="text1"/>
          </w:rPr>
          <w:t>Table A</w:t>
        </w:r>
        <w:r>
          <w:rPr>
            <w:rFonts w:ascii="Times New Roman" w:hAnsi="Times New Roman" w:cs="Times New Roman"/>
            <w:i/>
            <w:color w:val="000000" w:themeColor="text1"/>
          </w:rPr>
          <w:t>3</w:t>
        </w:r>
        <w:r w:rsidRPr="003D164C">
          <w:rPr>
            <w:rFonts w:ascii="Times New Roman" w:hAnsi="Times New Roman" w:cs="Times New Roman"/>
            <w:i/>
            <w:color w:val="000000" w:themeColor="text1"/>
          </w:rPr>
          <w:t xml:space="preserve">. </w:t>
        </w:r>
        <w:r>
          <w:rPr>
            <w:rFonts w:ascii="Times New Roman" w:hAnsi="Times New Roman" w:cs="Times New Roman"/>
            <w:i/>
            <w:color w:val="000000" w:themeColor="text1"/>
          </w:rPr>
          <w:t xml:space="preserve">Comparison of </w:t>
        </w:r>
        <w:commentRangeStart w:id="118"/>
        <w:r>
          <w:rPr>
            <w:rFonts w:ascii="Times New Roman" w:hAnsi="Times New Roman" w:cs="Times New Roman"/>
            <w:i/>
            <w:color w:val="000000" w:themeColor="text1"/>
          </w:rPr>
          <w:t>spatially averaged shallow soil moisture readings</w:t>
        </w:r>
      </w:ins>
      <w:commentRangeEnd w:id="118"/>
      <w:r w:rsidR="00893664">
        <w:rPr>
          <w:rStyle w:val="CommentReference"/>
        </w:rPr>
        <w:commentReference w:id="118"/>
      </w:r>
      <w:ins w:id="119" w:author="Sally Thompson" w:date="2019-05-22T15:12:00Z">
        <w:r>
          <w:rPr>
            <w:rFonts w:ascii="Times New Roman" w:hAnsi="Times New Roman" w:cs="Times New Roman"/>
            <w:i/>
            <w:color w:val="000000" w:themeColor="text1"/>
          </w:rPr>
          <w:t xml:space="preserve"> and the installed 12cm TDR at the SCB weather stations.  In the late summer campaign, wetland and forest sites were measured on August 5</w:t>
        </w:r>
        <w:r w:rsidRPr="00763CA2">
          <w:rPr>
            <w:rFonts w:ascii="Times New Roman" w:hAnsi="Times New Roman" w:cs="Times New Roman"/>
            <w:i/>
            <w:color w:val="000000" w:themeColor="text1"/>
            <w:vertAlign w:val="superscript"/>
            <w:rPrChange w:id="120" w:author="Sally Thompson" w:date="2019-05-22T15:12:00Z">
              <w:rPr>
                <w:rFonts w:ascii="Times New Roman" w:hAnsi="Times New Roman" w:cs="Times New Roman"/>
                <w:i/>
                <w:color w:val="000000" w:themeColor="text1"/>
              </w:rPr>
            </w:rPrChange>
          </w:rPr>
          <w:t>th</w:t>
        </w:r>
        <w:r>
          <w:rPr>
            <w:rFonts w:ascii="Times New Roman" w:hAnsi="Times New Roman" w:cs="Times New Roman"/>
            <w:i/>
            <w:color w:val="000000" w:themeColor="text1"/>
          </w:rPr>
          <w:t>, and the shrub site on August 9</w:t>
        </w:r>
        <w:r w:rsidRPr="00763CA2">
          <w:rPr>
            <w:rFonts w:ascii="Times New Roman" w:hAnsi="Times New Roman" w:cs="Times New Roman"/>
            <w:i/>
            <w:color w:val="000000" w:themeColor="text1"/>
            <w:vertAlign w:val="superscript"/>
            <w:rPrChange w:id="121" w:author="Sally Thompson" w:date="2019-05-22T15:12:00Z">
              <w:rPr>
                <w:rFonts w:ascii="Times New Roman" w:hAnsi="Times New Roman" w:cs="Times New Roman"/>
                <w:i/>
                <w:color w:val="000000" w:themeColor="text1"/>
              </w:rPr>
            </w:rPrChange>
          </w:rPr>
          <w:t>th</w:t>
        </w:r>
        <w:r>
          <w:rPr>
            <w:rFonts w:ascii="Times New Roman" w:hAnsi="Times New Roman" w:cs="Times New Roman"/>
            <w:i/>
            <w:color w:val="000000" w:themeColor="text1"/>
          </w:rPr>
          <w:t>.</w:t>
        </w:r>
      </w:ins>
    </w:p>
    <w:p w14:paraId="093C4989" w14:textId="77777777" w:rsidR="00763CA2" w:rsidRDefault="00763CA2" w:rsidP="00CF5D1A">
      <w:pPr>
        <w:spacing w:line="480" w:lineRule="auto"/>
        <w:ind w:firstLine="720"/>
        <w:rPr>
          <w:ins w:id="122" w:author="Sally Thompson" w:date="2019-05-22T15:08:00Z"/>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1292"/>
        <w:gridCol w:w="1331"/>
        <w:gridCol w:w="1349"/>
        <w:gridCol w:w="1349"/>
        <w:gridCol w:w="1331"/>
        <w:gridCol w:w="1349"/>
        <w:gridCol w:w="1349"/>
        <w:tblGridChange w:id="123">
          <w:tblGrid>
            <w:gridCol w:w="1292"/>
            <w:gridCol w:w="304"/>
            <w:gridCol w:w="1596"/>
            <w:gridCol w:w="1596"/>
            <w:gridCol w:w="533"/>
            <w:gridCol w:w="1063"/>
            <w:gridCol w:w="1596"/>
            <w:gridCol w:w="1370"/>
            <w:gridCol w:w="226"/>
            <w:gridCol w:w="1596"/>
          </w:tblGrid>
        </w:tblGridChange>
      </w:tblGrid>
      <w:tr w:rsidR="00763CA2" w:rsidRPr="00763CA2" w14:paraId="6EFA6950" w14:textId="77777777" w:rsidTr="00763CA2">
        <w:trPr>
          <w:ins w:id="124" w:author="Sally Thompson" w:date="2019-05-22T15:08:00Z"/>
        </w:trPr>
        <w:tc>
          <w:tcPr>
            <w:tcW w:w="1368" w:type="dxa"/>
          </w:tcPr>
          <w:p w14:paraId="5671FB31" w14:textId="77777777" w:rsidR="00763CA2" w:rsidRPr="00763CA2" w:rsidRDefault="00763CA2">
            <w:pPr>
              <w:jc w:val="center"/>
              <w:rPr>
                <w:ins w:id="125" w:author="Sally Thompson" w:date="2019-05-22T15:08:00Z"/>
                <w:rFonts w:ascii="Times New Roman" w:hAnsi="Times New Roman" w:cs="Times New Roman"/>
                <w:color w:val="000000" w:themeColor="text1"/>
              </w:rPr>
              <w:pPrChange w:id="126" w:author="Sally Thompson" w:date="2019-05-22T15:10:00Z">
                <w:pPr>
                  <w:spacing w:line="480" w:lineRule="auto"/>
                </w:pPr>
              </w:pPrChange>
            </w:pPr>
          </w:p>
        </w:tc>
        <w:tc>
          <w:tcPr>
            <w:tcW w:w="4104" w:type="dxa"/>
            <w:gridSpan w:val="3"/>
          </w:tcPr>
          <w:p w14:paraId="1A747E27" w14:textId="6BE99380" w:rsidR="00763CA2" w:rsidRPr="00763CA2" w:rsidRDefault="00763CA2">
            <w:pPr>
              <w:jc w:val="center"/>
              <w:rPr>
                <w:ins w:id="127" w:author="Sally Thompson" w:date="2019-05-22T15:08:00Z"/>
                <w:rFonts w:ascii="Times New Roman" w:hAnsi="Times New Roman" w:cs="Times New Roman"/>
                <w:b/>
                <w:color w:val="000000" w:themeColor="text1"/>
                <w:rPrChange w:id="128" w:author="Sally Thompson" w:date="2019-05-22T15:10:00Z">
                  <w:rPr>
                    <w:ins w:id="129" w:author="Sally Thompson" w:date="2019-05-22T15:08:00Z"/>
                    <w:rFonts w:ascii="Times New Roman" w:hAnsi="Times New Roman" w:cs="Times New Roman"/>
                    <w:color w:val="000000" w:themeColor="text1"/>
                  </w:rPr>
                </w:rPrChange>
              </w:rPr>
              <w:pPrChange w:id="130" w:author="Sally Thompson" w:date="2019-05-22T15:10:00Z">
                <w:pPr>
                  <w:spacing w:line="480" w:lineRule="auto"/>
                </w:pPr>
              </w:pPrChange>
            </w:pPr>
            <w:ins w:id="131" w:author="Sally Thompson" w:date="2019-05-22T15:09:00Z">
              <w:r w:rsidRPr="00763CA2">
                <w:rPr>
                  <w:rFonts w:ascii="Times New Roman" w:hAnsi="Times New Roman" w:cs="Times New Roman"/>
                  <w:b/>
                  <w:color w:val="000000" w:themeColor="text1"/>
                  <w:rPrChange w:id="132" w:author="Sally Thompson" w:date="2019-05-22T15:10:00Z">
                    <w:rPr>
                      <w:rFonts w:ascii="Times New Roman" w:hAnsi="Times New Roman" w:cs="Times New Roman"/>
                      <w:color w:val="000000" w:themeColor="text1"/>
                    </w:rPr>
                  </w:rPrChange>
                </w:rPr>
                <w:t>May 23</w:t>
              </w:r>
              <w:r w:rsidRPr="00763CA2">
                <w:rPr>
                  <w:rFonts w:ascii="Times New Roman" w:hAnsi="Times New Roman" w:cs="Times New Roman"/>
                  <w:b/>
                  <w:color w:val="000000" w:themeColor="text1"/>
                  <w:vertAlign w:val="superscript"/>
                  <w:rPrChange w:id="133" w:author="Sally Thompson" w:date="2019-05-22T15:10:00Z">
                    <w:rPr>
                      <w:rFonts w:ascii="Times New Roman" w:hAnsi="Times New Roman" w:cs="Times New Roman"/>
                      <w:color w:val="000000" w:themeColor="text1"/>
                    </w:rPr>
                  </w:rPrChange>
                </w:rPr>
                <w:t>rd</w:t>
              </w:r>
              <w:r w:rsidRPr="00763CA2">
                <w:rPr>
                  <w:rFonts w:ascii="Times New Roman" w:hAnsi="Times New Roman" w:cs="Times New Roman"/>
                  <w:b/>
                  <w:color w:val="000000" w:themeColor="text1"/>
                  <w:rPrChange w:id="134" w:author="Sally Thompson" w:date="2019-05-22T15:10:00Z">
                    <w:rPr>
                      <w:rFonts w:ascii="Times New Roman" w:hAnsi="Times New Roman" w:cs="Times New Roman"/>
                      <w:color w:val="000000" w:themeColor="text1"/>
                    </w:rPr>
                  </w:rPrChange>
                </w:rPr>
                <w:t>, 201</w:t>
              </w:r>
              <w:r w:rsidRPr="00763CA2">
                <w:rPr>
                  <w:rFonts w:ascii="Times New Roman" w:hAnsi="Times New Roman" w:cs="Times New Roman"/>
                  <w:b/>
                  <w:color w:val="000000" w:themeColor="text1"/>
                </w:rPr>
                <w:t>7</w:t>
              </w:r>
            </w:ins>
          </w:p>
        </w:tc>
        <w:tc>
          <w:tcPr>
            <w:tcW w:w="4104" w:type="dxa"/>
            <w:gridSpan w:val="3"/>
          </w:tcPr>
          <w:p w14:paraId="794BE0C2" w14:textId="3949A0A4" w:rsidR="00763CA2" w:rsidRPr="00763CA2" w:rsidRDefault="00763CA2">
            <w:pPr>
              <w:jc w:val="center"/>
              <w:rPr>
                <w:ins w:id="135" w:author="Sally Thompson" w:date="2019-05-22T15:08:00Z"/>
                <w:rFonts w:ascii="Times New Roman" w:hAnsi="Times New Roman" w:cs="Times New Roman"/>
                <w:b/>
                <w:color w:val="000000" w:themeColor="text1"/>
                <w:rPrChange w:id="136" w:author="Sally Thompson" w:date="2019-05-22T15:10:00Z">
                  <w:rPr>
                    <w:ins w:id="137" w:author="Sally Thompson" w:date="2019-05-22T15:08:00Z"/>
                    <w:rFonts w:ascii="Times New Roman" w:hAnsi="Times New Roman" w:cs="Times New Roman"/>
                    <w:color w:val="000000" w:themeColor="text1"/>
                  </w:rPr>
                </w:rPrChange>
              </w:rPr>
              <w:pPrChange w:id="138" w:author="Sally Thompson" w:date="2019-05-22T15:10:00Z">
                <w:pPr>
                  <w:spacing w:line="480" w:lineRule="auto"/>
                </w:pPr>
              </w:pPrChange>
            </w:pPr>
            <w:ins w:id="139" w:author="Sally Thompson" w:date="2019-05-22T15:10:00Z">
              <w:r w:rsidRPr="00763CA2">
                <w:rPr>
                  <w:rFonts w:ascii="Times New Roman" w:hAnsi="Times New Roman" w:cs="Times New Roman"/>
                  <w:b/>
                  <w:color w:val="000000" w:themeColor="text1"/>
                  <w:rPrChange w:id="140" w:author="Sally Thompson" w:date="2019-05-22T15:10:00Z">
                    <w:rPr>
                      <w:rFonts w:ascii="Times New Roman" w:hAnsi="Times New Roman" w:cs="Times New Roman"/>
                      <w:color w:val="000000" w:themeColor="text1"/>
                    </w:rPr>
                  </w:rPrChange>
                </w:rPr>
                <w:t>August 5</w:t>
              </w:r>
              <w:r w:rsidRPr="00763CA2">
                <w:rPr>
                  <w:rFonts w:ascii="Times New Roman" w:hAnsi="Times New Roman" w:cs="Times New Roman"/>
                  <w:b/>
                  <w:color w:val="000000" w:themeColor="text1"/>
                  <w:vertAlign w:val="superscript"/>
                  <w:rPrChange w:id="141" w:author="Sally Thompson" w:date="2019-05-22T15:10:00Z">
                    <w:rPr>
                      <w:rFonts w:ascii="Times New Roman" w:hAnsi="Times New Roman" w:cs="Times New Roman"/>
                      <w:color w:val="000000" w:themeColor="text1"/>
                    </w:rPr>
                  </w:rPrChange>
                </w:rPr>
                <w:t>th</w:t>
              </w:r>
              <w:r w:rsidRPr="00763CA2">
                <w:rPr>
                  <w:rFonts w:ascii="Times New Roman" w:hAnsi="Times New Roman" w:cs="Times New Roman"/>
                  <w:b/>
                  <w:color w:val="000000" w:themeColor="text1"/>
                  <w:rPrChange w:id="142" w:author="Sally Thompson" w:date="2019-05-22T15:10:00Z">
                    <w:rPr>
                      <w:rFonts w:ascii="Times New Roman" w:hAnsi="Times New Roman" w:cs="Times New Roman"/>
                      <w:color w:val="000000" w:themeColor="text1"/>
                    </w:rPr>
                  </w:rPrChange>
                </w:rPr>
                <w:t xml:space="preserve"> / 9</w:t>
              </w:r>
              <w:r w:rsidRPr="00763CA2">
                <w:rPr>
                  <w:rFonts w:ascii="Times New Roman" w:hAnsi="Times New Roman" w:cs="Times New Roman"/>
                  <w:b/>
                  <w:color w:val="000000" w:themeColor="text1"/>
                  <w:vertAlign w:val="superscript"/>
                  <w:rPrChange w:id="143" w:author="Sally Thompson" w:date="2019-05-22T15:10:00Z">
                    <w:rPr>
                      <w:rFonts w:ascii="Times New Roman" w:hAnsi="Times New Roman" w:cs="Times New Roman"/>
                      <w:color w:val="000000" w:themeColor="text1"/>
                    </w:rPr>
                  </w:rPrChange>
                </w:rPr>
                <w:t>th</w:t>
              </w:r>
              <w:r w:rsidRPr="00763CA2">
                <w:rPr>
                  <w:rFonts w:ascii="Times New Roman" w:hAnsi="Times New Roman" w:cs="Times New Roman"/>
                  <w:b/>
                  <w:color w:val="000000" w:themeColor="text1"/>
                  <w:rPrChange w:id="144" w:author="Sally Thompson" w:date="2019-05-22T15:10:00Z">
                    <w:rPr>
                      <w:rFonts w:ascii="Times New Roman" w:hAnsi="Times New Roman" w:cs="Times New Roman"/>
                      <w:color w:val="000000" w:themeColor="text1"/>
                    </w:rPr>
                  </w:rPrChange>
                </w:rPr>
                <w:t xml:space="preserve"> 2017</w:t>
              </w:r>
            </w:ins>
          </w:p>
        </w:tc>
      </w:tr>
      <w:tr w:rsidR="00763CA2" w:rsidRPr="00763CA2" w14:paraId="0FA492E0" w14:textId="77777777" w:rsidTr="00763CA2">
        <w:tblPrEx>
          <w:tblW w:w="0" w:type="auto"/>
          <w:tblPrExChange w:id="145" w:author="Sally Thompson" w:date="2019-05-22T15:08:00Z">
            <w:tblPrEx>
              <w:tblW w:w="0" w:type="auto"/>
            </w:tblPrEx>
          </w:tblPrExChange>
        </w:tblPrEx>
        <w:trPr>
          <w:ins w:id="146" w:author="Sally Thompson" w:date="2019-05-22T15:08:00Z"/>
        </w:trPr>
        <w:tc>
          <w:tcPr>
            <w:tcW w:w="1368" w:type="dxa"/>
            <w:tcPrChange w:id="147" w:author="Sally Thompson" w:date="2019-05-22T15:08:00Z">
              <w:tcPr>
                <w:tcW w:w="1596" w:type="dxa"/>
                <w:gridSpan w:val="2"/>
              </w:tcPr>
            </w:tcPrChange>
          </w:tcPr>
          <w:p w14:paraId="17A71621" w14:textId="77777777" w:rsidR="00763CA2" w:rsidRPr="00763CA2" w:rsidRDefault="00763CA2">
            <w:pPr>
              <w:rPr>
                <w:ins w:id="148" w:author="Sally Thompson" w:date="2019-05-22T15:08:00Z"/>
                <w:rFonts w:ascii="Times New Roman" w:hAnsi="Times New Roman" w:cs="Times New Roman"/>
                <w:color w:val="000000" w:themeColor="text1"/>
              </w:rPr>
              <w:pPrChange w:id="149" w:author="Sally Thompson" w:date="2019-05-22T15:10:00Z">
                <w:pPr>
                  <w:spacing w:line="480" w:lineRule="auto"/>
                </w:pPr>
              </w:pPrChange>
            </w:pPr>
          </w:p>
        </w:tc>
        <w:tc>
          <w:tcPr>
            <w:tcW w:w="1368" w:type="dxa"/>
            <w:tcPrChange w:id="150" w:author="Sally Thompson" w:date="2019-05-22T15:08:00Z">
              <w:tcPr>
                <w:tcW w:w="1596" w:type="dxa"/>
              </w:tcPr>
            </w:tcPrChange>
          </w:tcPr>
          <w:p w14:paraId="0008B168" w14:textId="65D5AA50" w:rsidR="00763CA2" w:rsidRPr="00763CA2" w:rsidRDefault="00763CA2">
            <w:pPr>
              <w:rPr>
                <w:ins w:id="151" w:author="Sally Thompson" w:date="2019-05-22T15:08:00Z"/>
                <w:rFonts w:ascii="Times New Roman" w:hAnsi="Times New Roman" w:cs="Times New Roman"/>
                <w:b/>
                <w:color w:val="000000" w:themeColor="text1"/>
                <w:rPrChange w:id="152" w:author="Sally Thompson" w:date="2019-05-22T15:10:00Z">
                  <w:rPr>
                    <w:ins w:id="153" w:author="Sally Thompson" w:date="2019-05-22T15:08:00Z"/>
                    <w:rFonts w:ascii="Times New Roman" w:hAnsi="Times New Roman" w:cs="Times New Roman"/>
                    <w:color w:val="000000" w:themeColor="text1"/>
                  </w:rPr>
                </w:rPrChange>
              </w:rPr>
              <w:pPrChange w:id="154" w:author="Sally Thompson" w:date="2019-05-22T15:10:00Z">
                <w:pPr>
                  <w:spacing w:line="480" w:lineRule="auto"/>
                </w:pPr>
              </w:pPrChange>
            </w:pPr>
            <w:ins w:id="155" w:author="Sally Thompson" w:date="2019-05-22T15:09:00Z">
              <w:r w:rsidRPr="00763CA2">
                <w:rPr>
                  <w:rFonts w:ascii="Times New Roman" w:hAnsi="Times New Roman" w:cs="Times New Roman"/>
                  <w:b/>
                  <w:color w:val="000000" w:themeColor="text1"/>
                  <w:rPrChange w:id="156" w:author="Sally Thompson" w:date="2019-05-22T15:10:00Z">
                    <w:rPr>
                      <w:rFonts w:ascii="Times New Roman" w:hAnsi="Times New Roman" w:cs="Times New Roman"/>
                      <w:color w:val="000000" w:themeColor="text1"/>
                    </w:rPr>
                  </w:rPrChange>
                </w:rPr>
                <w:t>Wetland</w:t>
              </w:r>
            </w:ins>
          </w:p>
        </w:tc>
        <w:tc>
          <w:tcPr>
            <w:tcW w:w="1368" w:type="dxa"/>
            <w:tcPrChange w:id="157" w:author="Sally Thompson" w:date="2019-05-22T15:08:00Z">
              <w:tcPr>
                <w:tcW w:w="1596" w:type="dxa"/>
              </w:tcPr>
            </w:tcPrChange>
          </w:tcPr>
          <w:p w14:paraId="688A85D8" w14:textId="1818FBCE" w:rsidR="00763CA2" w:rsidRPr="00763CA2" w:rsidRDefault="00763CA2">
            <w:pPr>
              <w:rPr>
                <w:ins w:id="158" w:author="Sally Thompson" w:date="2019-05-22T15:08:00Z"/>
                <w:rFonts w:ascii="Times New Roman" w:hAnsi="Times New Roman" w:cs="Times New Roman"/>
                <w:b/>
                <w:color w:val="000000" w:themeColor="text1"/>
                <w:rPrChange w:id="159" w:author="Sally Thompson" w:date="2019-05-22T15:10:00Z">
                  <w:rPr>
                    <w:ins w:id="160" w:author="Sally Thompson" w:date="2019-05-22T15:08:00Z"/>
                    <w:rFonts w:ascii="Times New Roman" w:hAnsi="Times New Roman" w:cs="Times New Roman"/>
                    <w:color w:val="000000" w:themeColor="text1"/>
                  </w:rPr>
                </w:rPrChange>
              </w:rPr>
              <w:pPrChange w:id="161" w:author="Sally Thompson" w:date="2019-05-22T15:10:00Z">
                <w:pPr>
                  <w:spacing w:line="480" w:lineRule="auto"/>
                </w:pPr>
              </w:pPrChange>
            </w:pPr>
            <w:ins w:id="162" w:author="Sally Thompson" w:date="2019-05-22T15:09:00Z">
              <w:r w:rsidRPr="00763CA2">
                <w:rPr>
                  <w:rFonts w:ascii="Times New Roman" w:hAnsi="Times New Roman" w:cs="Times New Roman"/>
                  <w:b/>
                  <w:color w:val="000000" w:themeColor="text1"/>
                  <w:rPrChange w:id="163" w:author="Sally Thompson" w:date="2019-05-22T15:10:00Z">
                    <w:rPr>
                      <w:rFonts w:ascii="Times New Roman" w:hAnsi="Times New Roman" w:cs="Times New Roman"/>
                      <w:color w:val="000000" w:themeColor="text1"/>
                    </w:rPr>
                  </w:rPrChange>
                </w:rPr>
                <w:t>Forest</w:t>
              </w:r>
            </w:ins>
          </w:p>
        </w:tc>
        <w:tc>
          <w:tcPr>
            <w:tcW w:w="1368" w:type="dxa"/>
            <w:tcPrChange w:id="164" w:author="Sally Thompson" w:date="2019-05-22T15:08:00Z">
              <w:tcPr>
                <w:tcW w:w="1596" w:type="dxa"/>
                <w:gridSpan w:val="2"/>
              </w:tcPr>
            </w:tcPrChange>
          </w:tcPr>
          <w:p w14:paraId="253DAFF9" w14:textId="5FE825F9" w:rsidR="00763CA2" w:rsidRPr="00763CA2" w:rsidRDefault="00763CA2">
            <w:pPr>
              <w:rPr>
                <w:ins w:id="165" w:author="Sally Thompson" w:date="2019-05-22T15:08:00Z"/>
                <w:rFonts w:ascii="Times New Roman" w:hAnsi="Times New Roman" w:cs="Times New Roman"/>
                <w:b/>
                <w:color w:val="000000" w:themeColor="text1"/>
                <w:rPrChange w:id="166" w:author="Sally Thompson" w:date="2019-05-22T15:10:00Z">
                  <w:rPr>
                    <w:ins w:id="167" w:author="Sally Thompson" w:date="2019-05-22T15:08:00Z"/>
                    <w:rFonts w:ascii="Times New Roman" w:hAnsi="Times New Roman" w:cs="Times New Roman"/>
                    <w:color w:val="000000" w:themeColor="text1"/>
                  </w:rPr>
                </w:rPrChange>
              </w:rPr>
              <w:pPrChange w:id="168" w:author="Sally Thompson" w:date="2019-05-22T15:10:00Z">
                <w:pPr>
                  <w:spacing w:line="480" w:lineRule="auto"/>
                </w:pPr>
              </w:pPrChange>
            </w:pPr>
            <w:ins w:id="169" w:author="Sally Thompson" w:date="2019-05-22T15:09:00Z">
              <w:r w:rsidRPr="00763CA2">
                <w:rPr>
                  <w:rFonts w:ascii="Times New Roman" w:hAnsi="Times New Roman" w:cs="Times New Roman"/>
                  <w:b/>
                  <w:color w:val="000000" w:themeColor="text1"/>
                  <w:rPrChange w:id="170" w:author="Sally Thompson" w:date="2019-05-22T15:10:00Z">
                    <w:rPr>
                      <w:rFonts w:ascii="Times New Roman" w:hAnsi="Times New Roman" w:cs="Times New Roman"/>
                      <w:color w:val="000000" w:themeColor="text1"/>
                    </w:rPr>
                  </w:rPrChange>
                </w:rPr>
                <w:t>Shrub</w:t>
              </w:r>
            </w:ins>
          </w:p>
        </w:tc>
        <w:tc>
          <w:tcPr>
            <w:tcW w:w="1368" w:type="dxa"/>
            <w:tcPrChange w:id="171" w:author="Sally Thompson" w:date="2019-05-22T15:08:00Z">
              <w:tcPr>
                <w:tcW w:w="1596" w:type="dxa"/>
              </w:tcPr>
            </w:tcPrChange>
          </w:tcPr>
          <w:p w14:paraId="24D9A9FB" w14:textId="3DD25494" w:rsidR="00763CA2" w:rsidRPr="00763CA2" w:rsidRDefault="00763CA2">
            <w:pPr>
              <w:rPr>
                <w:ins w:id="172" w:author="Sally Thompson" w:date="2019-05-22T15:08:00Z"/>
                <w:rFonts w:ascii="Times New Roman" w:hAnsi="Times New Roman" w:cs="Times New Roman"/>
                <w:b/>
                <w:color w:val="000000" w:themeColor="text1"/>
                <w:rPrChange w:id="173" w:author="Sally Thompson" w:date="2019-05-22T15:10:00Z">
                  <w:rPr>
                    <w:ins w:id="174" w:author="Sally Thompson" w:date="2019-05-22T15:08:00Z"/>
                    <w:rFonts w:ascii="Times New Roman" w:hAnsi="Times New Roman" w:cs="Times New Roman"/>
                    <w:color w:val="000000" w:themeColor="text1"/>
                  </w:rPr>
                </w:rPrChange>
              </w:rPr>
              <w:pPrChange w:id="175" w:author="Sally Thompson" w:date="2019-05-22T15:10:00Z">
                <w:pPr>
                  <w:spacing w:line="480" w:lineRule="auto"/>
                </w:pPr>
              </w:pPrChange>
            </w:pPr>
            <w:ins w:id="176" w:author="Sally Thompson" w:date="2019-05-22T15:09:00Z">
              <w:r w:rsidRPr="00763CA2">
                <w:rPr>
                  <w:rFonts w:ascii="Times New Roman" w:hAnsi="Times New Roman" w:cs="Times New Roman"/>
                  <w:b/>
                  <w:color w:val="000000" w:themeColor="text1"/>
                  <w:rPrChange w:id="177" w:author="Sally Thompson" w:date="2019-05-22T15:10:00Z">
                    <w:rPr>
                      <w:rFonts w:ascii="Times New Roman" w:hAnsi="Times New Roman" w:cs="Times New Roman"/>
                      <w:color w:val="000000" w:themeColor="text1"/>
                    </w:rPr>
                  </w:rPrChange>
                </w:rPr>
                <w:t>Wetland</w:t>
              </w:r>
            </w:ins>
          </w:p>
        </w:tc>
        <w:tc>
          <w:tcPr>
            <w:tcW w:w="1368" w:type="dxa"/>
            <w:tcPrChange w:id="178" w:author="Sally Thompson" w:date="2019-05-22T15:08:00Z">
              <w:tcPr>
                <w:tcW w:w="1596" w:type="dxa"/>
                <w:gridSpan w:val="2"/>
              </w:tcPr>
            </w:tcPrChange>
          </w:tcPr>
          <w:p w14:paraId="4A94B847" w14:textId="3F8226A6" w:rsidR="00763CA2" w:rsidRPr="00763CA2" w:rsidRDefault="00763CA2">
            <w:pPr>
              <w:rPr>
                <w:ins w:id="179" w:author="Sally Thompson" w:date="2019-05-22T15:08:00Z"/>
                <w:rFonts w:ascii="Times New Roman" w:hAnsi="Times New Roman" w:cs="Times New Roman"/>
                <w:b/>
                <w:color w:val="000000" w:themeColor="text1"/>
                <w:rPrChange w:id="180" w:author="Sally Thompson" w:date="2019-05-22T15:10:00Z">
                  <w:rPr>
                    <w:ins w:id="181" w:author="Sally Thompson" w:date="2019-05-22T15:08:00Z"/>
                    <w:rFonts w:ascii="Times New Roman" w:hAnsi="Times New Roman" w:cs="Times New Roman"/>
                    <w:color w:val="000000" w:themeColor="text1"/>
                  </w:rPr>
                </w:rPrChange>
              </w:rPr>
              <w:pPrChange w:id="182" w:author="Sally Thompson" w:date="2019-05-22T15:10:00Z">
                <w:pPr>
                  <w:spacing w:line="480" w:lineRule="auto"/>
                </w:pPr>
              </w:pPrChange>
            </w:pPr>
            <w:ins w:id="183" w:author="Sally Thompson" w:date="2019-05-22T15:09:00Z">
              <w:r w:rsidRPr="00763CA2">
                <w:rPr>
                  <w:rFonts w:ascii="Times New Roman" w:hAnsi="Times New Roman" w:cs="Times New Roman"/>
                  <w:b/>
                  <w:color w:val="000000" w:themeColor="text1"/>
                  <w:rPrChange w:id="184" w:author="Sally Thompson" w:date="2019-05-22T15:10:00Z">
                    <w:rPr>
                      <w:rFonts w:ascii="Times New Roman" w:hAnsi="Times New Roman" w:cs="Times New Roman"/>
                      <w:color w:val="000000" w:themeColor="text1"/>
                    </w:rPr>
                  </w:rPrChange>
                </w:rPr>
                <w:t>Forest</w:t>
              </w:r>
            </w:ins>
          </w:p>
        </w:tc>
        <w:tc>
          <w:tcPr>
            <w:tcW w:w="1368" w:type="dxa"/>
            <w:tcPrChange w:id="185" w:author="Sally Thompson" w:date="2019-05-22T15:08:00Z">
              <w:tcPr>
                <w:tcW w:w="1596" w:type="dxa"/>
              </w:tcPr>
            </w:tcPrChange>
          </w:tcPr>
          <w:p w14:paraId="466E46F2" w14:textId="0E1E3CEB" w:rsidR="00763CA2" w:rsidRPr="00763CA2" w:rsidRDefault="00763CA2">
            <w:pPr>
              <w:rPr>
                <w:ins w:id="186" w:author="Sally Thompson" w:date="2019-05-22T15:08:00Z"/>
                <w:rFonts w:ascii="Times New Roman" w:hAnsi="Times New Roman" w:cs="Times New Roman"/>
                <w:b/>
                <w:color w:val="000000" w:themeColor="text1"/>
                <w:rPrChange w:id="187" w:author="Sally Thompson" w:date="2019-05-22T15:10:00Z">
                  <w:rPr>
                    <w:ins w:id="188" w:author="Sally Thompson" w:date="2019-05-22T15:08:00Z"/>
                    <w:rFonts w:ascii="Times New Roman" w:hAnsi="Times New Roman" w:cs="Times New Roman"/>
                    <w:color w:val="000000" w:themeColor="text1"/>
                  </w:rPr>
                </w:rPrChange>
              </w:rPr>
              <w:pPrChange w:id="189" w:author="Sally Thompson" w:date="2019-05-22T15:10:00Z">
                <w:pPr>
                  <w:spacing w:line="480" w:lineRule="auto"/>
                </w:pPr>
              </w:pPrChange>
            </w:pPr>
            <w:ins w:id="190" w:author="Sally Thompson" w:date="2019-05-22T15:09:00Z">
              <w:r w:rsidRPr="00763CA2">
                <w:rPr>
                  <w:rFonts w:ascii="Times New Roman" w:hAnsi="Times New Roman" w:cs="Times New Roman"/>
                  <w:b/>
                  <w:color w:val="000000" w:themeColor="text1"/>
                  <w:rPrChange w:id="191" w:author="Sally Thompson" w:date="2019-05-22T15:10:00Z">
                    <w:rPr>
                      <w:rFonts w:ascii="Times New Roman" w:hAnsi="Times New Roman" w:cs="Times New Roman"/>
                      <w:color w:val="000000" w:themeColor="text1"/>
                    </w:rPr>
                  </w:rPrChange>
                </w:rPr>
                <w:t>Shrub</w:t>
              </w:r>
            </w:ins>
          </w:p>
        </w:tc>
      </w:tr>
      <w:tr w:rsidR="00763CA2" w14:paraId="0DE16D50" w14:textId="77777777" w:rsidTr="00763CA2">
        <w:tblPrEx>
          <w:tblW w:w="0" w:type="auto"/>
          <w:tblPrExChange w:id="192" w:author="Sally Thompson" w:date="2019-05-22T15:08:00Z">
            <w:tblPrEx>
              <w:tblW w:w="0" w:type="auto"/>
            </w:tblPrEx>
          </w:tblPrExChange>
        </w:tblPrEx>
        <w:trPr>
          <w:ins w:id="193" w:author="Sally Thompson" w:date="2019-05-22T15:08:00Z"/>
        </w:trPr>
        <w:tc>
          <w:tcPr>
            <w:tcW w:w="1368" w:type="dxa"/>
            <w:tcPrChange w:id="194" w:author="Sally Thompson" w:date="2019-05-22T15:08:00Z">
              <w:tcPr>
                <w:tcW w:w="1596" w:type="dxa"/>
                <w:gridSpan w:val="2"/>
              </w:tcPr>
            </w:tcPrChange>
          </w:tcPr>
          <w:p w14:paraId="37A35080" w14:textId="0CC247ED" w:rsidR="00763CA2" w:rsidRPr="00763CA2" w:rsidRDefault="00763CA2">
            <w:pPr>
              <w:rPr>
                <w:ins w:id="195" w:author="Sally Thompson" w:date="2019-05-22T15:08:00Z"/>
                <w:rFonts w:ascii="Times New Roman" w:hAnsi="Times New Roman" w:cs="Times New Roman"/>
                <w:color w:val="000000" w:themeColor="text1"/>
              </w:rPr>
              <w:pPrChange w:id="196" w:author="Sally Thompson" w:date="2019-05-22T15:10:00Z">
                <w:pPr>
                  <w:spacing w:line="480" w:lineRule="auto"/>
                </w:pPr>
              </w:pPrChange>
            </w:pPr>
            <w:ins w:id="197" w:author="Sally Thompson" w:date="2019-05-22T15:09:00Z">
              <w:r w:rsidRPr="00763CA2">
                <w:rPr>
                  <w:rFonts w:ascii="Times New Roman" w:hAnsi="Times New Roman" w:cs="Times New Roman"/>
                  <w:color w:val="000000" w:themeColor="text1"/>
                </w:rPr>
                <w:t>Spatial average</w:t>
              </w:r>
            </w:ins>
          </w:p>
        </w:tc>
        <w:tc>
          <w:tcPr>
            <w:tcW w:w="1368" w:type="dxa"/>
            <w:tcPrChange w:id="198" w:author="Sally Thompson" w:date="2019-05-22T15:08:00Z">
              <w:tcPr>
                <w:tcW w:w="1596" w:type="dxa"/>
              </w:tcPr>
            </w:tcPrChange>
          </w:tcPr>
          <w:p w14:paraId="0F541006" w14:textId="11A25A36" w:rsidR="00763CA2" w:rsidRDefault="00763CA2">
            <w:pPr>
              <w:rPr>
                <w:ins w:id="199" w:author="Sally Thompson" w:date="2019-05-22T15:08:00Z"/>
                <w:rFonts w:ascii="Times New Roman" w:hAnsi="Times New Roman" w:cs="Times New Roman"/>
                <w:color w:val="000000" w:themeColor="text1"/>
              </w:rPr>
              <w:pPrChange w:id="200" w:author="Sally Thompson" w:date="2019-05-22T15:10:00Z">
                <w:pPr>
                  <w:spacing w:line="480" w:lineRule="auto"/>
                </w:pPr>
              </w:pPrChange>
            </w:pPr>
            <w:ins w:id="201" w:author="Sally Thompson" w:date="2019-05-22T15:10:00Z">
              <w:r w:rsidRPr="0016288C">
                <w:rPr>
                  <w:rFonts w:ascii="Times New Roman" w:hAnsi="Times New Roman" w:cs="Times New Roman"/>
                  <w:color w:val="000000" w:themeColor="text1"/>
                </w:rPr>
                <w:t>48%</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13%</w:t>
              </w:r>
            </w:ins>
          </w:p>
        </w:tc>
        <w:tc>
          <w:tcPr>
            <w:tcW w:w="1368" w:type="dxa"/>
            <w:tcPrChange w:id="202" w:author="Sally Thompson" w:date="2019-05-22T15:08:00Z">
              <w:tcPr>
                <w:tcW w:w="1596" w:type="dxa"/>
              </w:tcPr>
            </w:tcPrChange>
          </w:tcPr>
          <w:p w14:paraId="26F781A2" w14:textId="6AEAEC49" w:rsidR="00763CA2" w:rsidRDefault="00763CA2">
            <w:pPr>
              <w:rPr>
                <w:ins w:id="203" w:author="Sally Thompson" w:date="2019-05-22T15:08:00Z"/>
                <w:rFonts w:ascii="Times New Roman" w:hAnsi="Times New Roman" w:cs="Times New Roman"/>
                <w:color w:val="000000" w:themeColor="text1"/>
              </w:rPr>
              <w:pPrChange w:id="204" w:author="Sally Thompson" w:date="2019-05-22T15:10:00Z">
                <w:pPr>
                  <w:spacing w:line="480" w:lineRule="auto"/>
                </w:pPr>
              </w:pPrChange>
            </w:pPr>
            <w:ins w:id="205" w:author="Sally Thompson" w:date="2019-05-22T15:10:00Z">
              <w:r w:rsidRPr="0016288C">
                <w:rPr>
                  <w:rFonts w:ascii="Times New Roman" w:hAnsi="Times New Roman" w:cs="Times New Roman"/>
                  <w:color w:val="000000" w:themeColor="text1"/>
                </w:rPr>
                <w:t>8.7%</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2.3%</w:t>
              </w:r>
            </w:ins>
          </w:p>
        </w:tc>
        <w:tc>
          <w:tcPr>
            <w:tcW w:w="1368" w:type="dxa"/>
            <w:tcPrChange w:id="206" w:author="Sally Thompson" w:date="2019-05-22T15:08:00Z">
              <w:tcPr>
                <w:tcW w:w="1596" w:type="dxa"/>
                <w:gridSpan w:val="2"/>
              </w:tcPr>
            </w:tcPrChange>
          </w:tcPr>
          <w:p w14:paraId="0034FA53" w14:textId="0AEBAE22" w:rsidR="00763CA2" w:rsidRDefault="00763CA2">
            <w:pPr>
              <w:rPr>
                <w:ins w:id="207" w:author="Sally Thompson" w:date="2019-05-22T15:08:00Z"/>
                <w:rFonts w:ascii="Times New Roman" w:hAnsi="Times New Roman" w:cs="Times New Roman"/>
                <w:color w:val="000000" w:themeColor="text1"/>
              </w:rPr>
              <w:pPrChange w:id="208" w:author="Sally Thompson" w:date="2019-05-22T15:10:00Z">
                <w:pPr>
                  <w:spacing w:line="480" w:lineRule="auto"/>
                </w:pPr>
              </w:pPrChange>
            </w:pPr>
            <w:ins w:id="209" w:author="Sally Thompson" w:date="2019-05-22T15:10:00Z">
              <w:r w:rsidRPr="0016288C">
                <w:rPr>
                  <w:rFonts w:ascii="Times New Roman" w:hAnsi="Times New Roman" w:cs="Times New Roman"/>
                  <w:color w:val="000000" w:themeColor="text1"/>
                </w:rPr>
                <w:t>7.5%</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1.8%</w:t>
              </w:r>
            </w:ins>
          </w:p>
        </w:tc>
        <w:tc>
          <w:tcPr>
            <w:tcW w:w="1368" w:type="dxa"/>
            <w:tcPrChange w:id="210" w:author="Sally Thompson" w:date="2019-05-22T15:08:00Z">
              <w:tcPr>
                <w:tcW w:w="1596" w:type="dxa"/>
              </w:tcPr>
            </w:tcPrChange>
          </w:tcPr>
          <w:p w14:paraId="2E08CE46" w14:textId="0EEA143E" w:rsidR="00763CA2" w:rsidRDefault="00763CA2">
            <w:pPr>
              <w:rPr>
                <w:ins w:id="211" w:author="Sally Thompson" w:date="2019-05-22T15:08:00Z"/>
                <w:rFonts w:ascii="Times New Roman" w:hAnsi="Times New Roman" w:cs="Times New Roman"/>
                <w:color w:val="000000" w:themeColor="text1"/>
              </w:rPr>
              <w:pPrChange w:id="212" w:author="Sally Thompson" w:date="2019-05-22T15:10:00Z">
                <w:pPr>
                  <w:spacing w:line="480" w:lineRule="auto"/>
                </w:pPr>
              </w:pPrChange>
            </w:pPr>
            <w:ins w:id="213" w:author="Sally Thompson" w:date="2019-05-22T15:11:00Z">
              <w:r w:rsidRPr="0016288C">
                <w:rPr>
                  <w:rFonts w:ascii="Times New Roman" w:hAnsi="Times New Roman" w:cs="Times New Roman"/>
                  <w:color w:val="000000" w:themeColor="text1"/>
                </w:rPr>
                <w:t>41%</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14%</w:t>
              </w:r>
            </w:ins>
          </w:p>
        </w:tc>
        <w:tc>
          <w:tcPr>
            <w:tcW w:w="1368" w:type="dxa"/>
            <w:tcPrChange w:id="214" w:author="Sally Thompson" w:date="2019-05-22T15:08:00Z">
              <w:tcPr>
                <w:tcW w:w="1596" w:type="dxa"/>
                <w:gridSpan w:val="2"/>
              </w:tcPr>
            </w:tcPrChange>
          </w:tcPr>
          <w:p w14:paraId="0B73E6CC" w14:textId="45D407B2" w:rsidR="00763CA2" w:rsidRDefault="00763CA2">
            <w:pPr>
              <w:rPr>
                <w:ins w:id="215" w:author="Sally Thompson" w:date="2019-05-22T15:08:00Z"/>
                <w:rFonts w:ascii="Times New Roman" w:hAnsi="Times New Roman" w:cs="Times New Roman"/>
                <w:color w:val="000000" w:themeColor="text1"/>
              </w:rPr>
              <w:pPrChange w:id="216" w:author="Sally Thompson" w:date="2019-05-22T15:10:00Z">
                <w:pPr>
                  <w:spacing w:line="480" w:lineRule="auto"/>
                </w:pPr>
              </w:pPrChange>
            </w:pPr>
            <w:ins w:id="217" w:author="Sally Thompson" w:date="2019-05-22T15:11:00Z">
              <w:r w:rsidRPr="0016288C">
                <w:rPr>
                  <w:rFonts w:ascii="Times New Roman" w:hAnsi="Times New Roman" w:cs="Times New Roman"/>
                  <w:color w:val="000000" w:themeColor="text1"/>
                </w:rPr>
                <w:t>1.3%</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1.2%</w:t>
              </w:r>
            </w:ins>
          </w:p>
        </w:tc>
        <w:tc>
          <w:tcPr>
            <w:tcW w:w="1368" w:type="dxa"/>
            <w:tcPrChange w:id="218" w:author="Sally Thompson" w:date="2019-05-22T15:08:00Z">
              <w:tcPr>
                <w:tcW w:w="1596" w:type="dxa"/>
              </w:tcPr>
            </w:tcPrChange>
          </w:tcPr>
          <w:p w14:paraId="7869CCC4" w14:textId="4DD2EB37" w:rsidR="00763CA2" w:rsidRDefault="00763CA2">
            <w:pPr>
              <w:rPr>
                <w:ins w:id="219" w:author="Sally Thompson" w:date="2019-05-22T15:08:00Z"/>
                <w:rFonts w:ascii="Times New Roman" w:hAnsi="Times New Roman" w:cs="Times New Roman"/>
                <w:color w:val="000000" w:themeColor="text1"/>
              </w:rPr>
              <w:pPrChange w:id="220" w:author="Sally Thompson" w:date="2019-05-22T15:10:00Z">
                <w:pPr>
                  <w:spacing w:line="480" w:lineRule="auto"/>
                </w:pPr>
              </w:pPrChange>
            </w:pPr>
            <w:ins w:id="221" w:author="Sally Thompson" w:date="2019-05-22T15:11:00Z">
              <w:r w:rsidRPr="0016288C">
                <w:rPr>
                  <w:rFonts w:ascii="Times New Roman" w:hAnsi="Times New Roman" w:cs="Times New Roman"/>
                  <w:color w:val="000000" w:themeColor="text1"/>
                </w:rPr>
                <w:t>1.0%</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0.6%</w:t>
              </w:r>
            </w:ins>
          </w:p>
        </w:tc>
      </w:tr>
      <w:tr w:rsidR="00763CA2" w14:paraId="628C69DF" w14:textId="77777777" w:rsidTr="00763CA2">
        <w:tblPrEx>
          <w:tblW w:w="0" w:type="auto"/>
          <w:tblPrExChange w:id="222" w:author="Sally Thompson" w:date="2019-05-22T15:08:00Z">
            <w:tblPrEx>
              <w:tblW w:w="0" w:type="auto"/>
            </w:tblPrEx>
          </w:tblPrExChange>
        </w:tblPrEx>
        <w:trPr>
          <w:ins w:id="223" w:author="Sally Thompson" w:date="2019-05-22T15:08:00Z"/>
        </w:trPr>
        <w:tc>
          <w:tcPr>
            <w:tcW w:w="1368" w:type="dxa"/>
            <w:tcPrChange w:id="224" w:author="Sally Thompson" w:date="2019-05-22T15:08:00Z">
              <w:tcPr>
                <w:tcW w:w="1596" w:type="dxa"/>
                <w:gridSpan w:val="2"/>
              </w:tcPr>
            </w:tcPrChange>
          </w:tcPr>
          <w:p w14:paraId="1C2B52D5" w14:textId="408B651F" w:rsidR="00763CA2" w:rsidRPr="00763CA2" w:rsidRDefault="00763CA2">
            <w:pPr>
              <w:rPr>
                <w:ins w:id="225" w:author="Sally Thompson" w:date="2019-05-22T15:08:00Z"/>
                <w:rFonts w:ascii="Times New Roman" w:hAnsi="Times New Roman" w:cs="Times New Roman"/>
                <w:color w:val="000000" w:themeColor="text1"/>
              </w:rPr>
              <w:pPrChange w:id="226" w:author="Sally Thompson" w:date="2019-05-22T15:10:00Z">
                <w:pPr>
                  <w:spacing w:line="480" w:lineRule="auto"/>
                </w:pPr>
              </w:pPrChange>
            </w:pPr>
            <w:ins w:id="227" w:author="Sally Thompson" w:date="2019-05-22T15:09:00Z">
              <w:r w:rsidRPr="00763CA2">
                <w:rPr>
                  <w:rFonts w:ascii="Times New Roman" w:hAnsi="Times New Roman" w:cs="Times New Roman"/>
                  <w:color w:val="000000" w:themeColor="text1"/>
                </w:rPr>
                <w:t>12cm weather station</w:t>
              </w:r>
            </w:ins>
          </w:p>
        </w:tc>
        <w:tc>
          <w:tcPr>
            <w:tcW w:w="1368" w:type="dxa"/>
            <w:tcPrChange w:id="228" w:author="Sally Thompson" w:date="2019-05-22T15:08:00Z">
              <w:tcPr>
                <w:tcW w:w="1596" w:type="dxa"/>
              </w:tcPr>
            </w:tcPrChange>
          </w:tcPr>
          <w:p w14:paraId="451574C5" w14:textId="25EC2C18" w:rsidR="00763CA2" w:rsidRDefault="00763CA2">
            <w:pPr>
              <w:rPr>
                <w:ins w:id="229" w:author="Sally Thompson" w:date="2019-05-22T15:08:00Z"/>
                <w:rFonts w:ascii="Times New Roman" w:hAnsi="Times New Roman" w:cs="Times New Roman"/>
                <w:color w:val="000000" w:themeColor="text1"/>
              </w:rPr>
              <w:pPrChange w:id="230" w:author="Sally Thompson" w:date="2019-05-22T15:10:00Z">
                <w:pPr>
                  <w:spacing w:line="480" w:lineRule="auto"/>
                </w:pPr>
              </w:pPrChange>
            </w:pPr>
            <w:ins w:id="231" w:author="Sally Thompson" w:date="2019-05-22T15:10:00Z">
              <w:r w:rsidRPr="0016288C">
                <w:rPr>
                  <w:rFonts w:ascii="Times New Roman" w:hAnsi="Times New Roman" w:cs="Times New Roman"/>
                  <w:color w:val="000000" w:themeColor="text1"/>
                </w:rPr>
                <w:t>49%</w:t>
              </w:r>
            </w:ins>
          </w:p>
        </w:tc>
        <w:tc>
          <w:tcPr>
            <w:tcW w:w="1368" w:type="dxa"/>
            <w:tcPrChange w:id="232" w:author="Sally Thompson" w:date="2019-05-22T15:08:00Z">
              <w:tcPr>
                <w:tcW w:w="1596" w:type="dxa"/>
              </w:tcPr>
            </w:tcPrChange>
          </w:tcPr>
          <w:p w14:paraId="632D76AA" w14:textId="1FFE2F02" w:rsidR="00763CA2" w:rsidRDefault="00763CA2">
            <w:pPr>
              <w:rPr>
                <w:ins w:id="233" w:author="Sally Thompson" w:date="2019-05-22T15:08:00Z"/>
                <w:rFonts w:ascii="Times New Roman" w:hAnsi="Times New Roman" w:cs="Times New Roman"/>
                <w:color w:val="000000" w:themeColor="text1"/>
              </w:rPr>
              <w:pPrChange w:id="234" w:author="Sally Thompson" w:date="2019-05-22T15:10:00Z">
                <w:pPr>
                  <w:spacing w:line="480" w:lineRule="auto"/>
                </w:pPr>
              </w:pPrChange>
            </w:pPr>
            <w:ins w:id="235" w:author="Sally Thompson" w:date="2019-05-22T15:10:00Z">
              <w:r>
                <w:rPr>
                  <w:rFonts w:ascii="Times New Roman" w:hAnsi="Times New Roman" w:cs="Times New Roman"/>
                  <w:color w:val="000000" w:themeColor="text1"/>
                </w:rPr>
                <w:t>11%</w:t>
              </w:r>
            </w:ins>
          </w:p>
        </w:tc>
        <w:tc>
          <w:tcPr>
            <w:tcW w:w="1368" w:type="dxa"/>
            <w:tcPrChange w:id="236" w:author="Sally Thompson" w:date="2019-05-22T15:08:00Z">
              <w:tcPr>
                <w:tcW w:w="1596" w:type="dxa"/>
                <w:gridSpan w:val="2"/>
              </w:tcPr>
            </w:tcPrChange>
          </w:tcPr>
          <w:p w14:paraId="622E5470" w14:textId="06968EED" w:rsidR="00763CA2" w:rsidRDefault="00763CA2">
            <w:pPr>
              <w:rPr>
                <w:ins w:id="237" w:author="Sally Thompson" w:date="2019-05-22T15:08:00Z"/>
                <w:rFonts w:ascii="Times New Roman" w:hAnsi="Times New Roman" w:cs="Times New Roman"/>
                <w:color w:val="000000" w:themeColor="text1"/>
              </w:rPr>
              <w:pPrChange w:id="238" w:author="Sally Thompson" w:date="2019-05-22T15:10:00Z">
                <w:pPr>
                  <w:spacing w:line="480" w:lineRule="auto"/>
                </w:pPr>
              </w:pPrChange>
            </w:pPr>
            <w:ins w:id="239" w:author="Sally Thompson" w:date="2019-05-22T15:11:00Z">
              <w:r>
                <w:rPr>
                  <w:rFonts w:ascii="Times New Roman" w:hAnsi="Times New Roman" w:cs="Times New Roman"/>
                  <w:color w:val="000000" w:themeColor="text1"/>
                </w:rPr>
                <w:t>10%</w:t>
              </w:r>
            </w:ins>
          </w:p>
        </w:tc>
        <w:tc>
          <w:tcPr>
            <w:tcW w:w="1368" w:type="dxa"/>
            <w:tcPrChange w:id="240" w:author="Sally Thompson" w:date="2019-05-22T15:08:00Z">
              <w:tcPr>
                <w:tcW w:w="1596" w:type="dxa"/>
              </w:tcPr>
            </w:tcPrChange>
          </w:tcPr>
          <w:p w14:paraId="3C037536" w14:textId="6AC55808" w:rsidR="00763CA2" w:rsidRDefault="00763CA2">
            <w:pPr>
              <w:rPr>
                <w:ins w:id="241" w:author="Sally Thompson" w:date="2019-05-22T15:08:00Z"/>
                <w:rFonts w:ascii="Times New Roman" w:hAnsi="Times New Roman" w:cs="Times New Roman"/>
                <w:color w:val="000000" w:themeColor="text1"/>
              </w:rPr>
              <w:pPrChange w:id="242" w:author="Sally Thompson" w:date="2019-05-22T15:10:00Z">
                <w:pPr>
                  <w:spacing w:line="480" w:lineRule="auto"/>
                </w:pPr>
              </w:pPrChange>
            </w:pPr>
            <w:ins w:id="243" w:author="Sally Thompson" w:date="2019-05-22T15:11:00Z">
              <w:r w:rsidRPr="0016288C">
                <w:rPr>
                  <w:rFonts w:ascii="Times New Roman" w:hAnsi="Times New Roman" w:cs="Times New Roman"/>
                  <w:color w:val="000000" w:themeColor="text1"/>
                </w:rPr>
                <w:t>49%</w:t>
              </w:r>
            </w:ins>
          </w:p>
        </w:tc>
        <w:tc>
          <w:tcPr>
            <w:tcW w:w="1368" w:type="dxa"/>
            <w:tcPrChange w:id="244" w:author="Sally Thompson" w:date="2019-05-22T15:08:00Z">
              <w:tcPr>
                <w:tcW w:w="1596" w:type="dxa"/>
                <w:gridSpan w:val="2"/>
              </w:tcPr>
            </w:tcPrChange>
          </w:tcPr>
          <w:p w14:paraId="266A301F" w14:textId="7442D643" w:rsidR="00763CA2" w:rsidRDefault="00763CA2">
            <w:pPr>
              <w:rPr>
                <w:ins w:id="245" w:author="Sally Thompson" w:date="2019-05-22T15:08:00Z"/>
                <w:rFonts w:ascii="Times New Roman" w:hAnsi="Times New Roman" w:cs="Times New Roman"/>
                <w:color w:val="000000" w:themeColor="text1"/>
              </w:rPr>
              <w:pPrChange w:id="246" w:author="Sally Thompson" w:date="2019-05-22T15:10:00Z">
                <w:pPr>
                  <w:spacing w:line="480" w:lineRule="auto"/>
                </w:pPr>
              </w:pPrChange>
            </w:pPr>
            <w:ins w:id="247" w:author="Sally Thompson" w:date="2019-05-22T15:11:00Z">
              <w:r w:rsidRPr="0016288C">
                <w:rPr>
                  <w:rFonts w:ascii="Times New Roman" w:hAnsi="Times New Roman" w:cs="Times New Roman"/>
                  <w:color w:val="000000" w:themeColor="text1"/>
                </w:rPr>
                <w:t>2.2%</w:t>
              </w:r>
            </w:ins>
          </w:p>
        </w:tc>
        <w:tc>
          <w:tcPr>
            <w:tcW w:w="1368" w:type="dxa"/>
            <w:tcPrChange w:id="248" w:author="Sally Thompson" w:date="2019-05-22T15:08:00Z">
              <w:tcPr>
                <w:tcW w:w="1596" w:type="dxa"/>
              </w:tcPr>
            </w:tcPrChange>
          </w:tcPr>
          <w:p w14:paraId="52C4CA29" w14:textId="2C3FEE57" w:rsidR="00763CA2" w:rsidRDefault="00763CA2">
            <w:pPr>
              <w:rPr>
                <w:ins w:id="249" w:author="Sally Thompson" w:date="2019-05-22T15:08:00Z"/>
                <w:rFonts w:ascii="Times New Roman" w:hAnsi="Times New Roman" w:cs="Times New Roman"/>
                <w:color w:val="000000" w:themeColor="text1"/>
              </w:rPr>
              <w:pPrChange w:id="250" w:author="Sally Thompson" w:date="2019-05-22T15:10:00Z">
                <w:pPr>
                  <w:spacing w:line="480" w:lineRule="auto"/>
                </w:pPr>
              </w:pPrChange>
            </w:pPr>
            <w:ins w:id="251" w:author="Sally Thompson" w:date="2019-05-22T15:11:00Z">
              <w:r w:rsidRPr="0016288C">
                <w:rPr>
                  <w:rFonts w:ascii="Times New Roman" w:hAnsi="Times New Roman" w:cs="Times New Roman"/>
                  <w:color w:val="000000" w:themeColor="text1"/>
                </w:rPr>
                <w:t>2.9%</w:t>
              </w:r>
            </w:ins>
          </w:p>
        </w:tc>
      </w:tr>
    </w:tbl>
    <w:p w14:paraId="337D7EB7" w14:textId="77777777" w:rsidR="00763CA2" w:rsidRDefault="00763CA2" w:rsidP="00CF5D1A">
      <w:pPr>
        <w:spacing w:line="480" w:lineRule="auto"/>
        <w:ind w:firstLine="720"/>
        <w:rPr>
          <w:ins w:id="252" w:author="Sally Thompson" w:date="2019-05-22T15:08:00Z"/>
          <w:rFonts w:ascii="Times New Roman" w:hAnsi="Times New Roman" w:cs="Times New Roman"/>
          <w:color w:val="000000" w:themeColor="text1"/>
        </w:rPr>
      </w:pPr>
    </w:p>
    <w:p w14:paraId="1D271CA2" w14:textId="77777777" w:rsidR="00763CA2" w:rsidRDefault="00763CA2" w:rsidP="00CF5D1A">
      <w:pPr>
        <w:spacing w:line="480" w:lineRule="auto"/>
        <w:ind w:firstLine="720"/>
        <w:rPr>
          <w:rFonts w:ascii="Times New Roman" w:hAnsi="Times New Roman" w:cs="Times New Roman"/>
          <w:color w:val="000000" w:themeColor="text1"/>
        </w:rPr>
      </w:pPr>
    </w:p>
    <w:p w14:paraId="063A4641" w14:textId="625D3A0E" w:rsidR="003D164C" w:rsidRDefault="00B736BF" w:rsidP="00CE2D4C">
      <w:pPr>
        <w:spacing w:line="480" w:lineRule="auto"/>
        <w:ind w:firstLine="720"/>
        <w:rPr>
          <w:rFonts w:ascii="Times New Roman" w:hAnsi="Times New Roman" w:cs="Times New Roman"/>
        </w:rPr>
      </w:pPr>
      <w:r>
        <w:rPr>
          <w:rFonts w:ascii="Times New Roman" w:hAnsi="Times New Roman" w:cs="Times New Roman"/>
        </w:rPr>
        <w:t xml:space="preserve">Soil samples were collected during installation of the soil moisture probes at each weather </w:t>
      </w:r>
      <w:proofErr w:type="gramStart"/>
      <w:r>
        <w:rPr>
          <w:rFonts w:ascii="Times New Roman" w:hAnsi="Times New Roman" w:cs="Times New Roman"/>
        </w:rPr>
        <w:t>station, and</w:t>
      </w:r>
      <w:proofErr w:type="gramEnd"/>
      <w:r>
        <w:rPr>
          <w:rFonts w:ascii="Times New Roman" w:hAnsi="Times New Roman" w:cs="Times New Roman"/>
        </w:rPr>
        <w:t xml:space="preserve"> analyzed for organic matter content as well as soil texture. Soil</w:t>
      </w:r>
      <w:ins w:id="253" w:author="Sally Thompson" w:date="2019-05-22T15:19:00Z">
        <w:r w:rsidR="005747C8">
          <w:rPr>
            <w:rFonts w:ascii="Times New Roman" w:hAnsi="Times New Roman" w:cs="Times New Roman"/>
          </w:rPr>
          <w:t>s</w:t>
        </w:r>
      </w:ins>
      <w:r>
        <w:rPr>
          <w:rFonts w:ascii="Times New Roman" w:hAnsi="Times New Roman" w:cs="Times New Roman"/>
        </w:rPr>
        <w:t xml:space="preserve"> </w:t>
      </w:r>
      <w:del w:id="254" w:author="Sally Thompson" w:date="2019-05-22T15:19:00Z">
        <w:r w:rsidDel="005747C8">
          <w:rPr>
            <w:rFonts w:ascii="Times New Roman" w:hAnsi="Times New Roman" w:cs="Times New Roman"/>
          </w:rPr>
          <w:delText xml:space="preserve">types </w:delText>
        </w:r>
      </w:del>
      <w:r>
        <w:rPr>
          <w:rFonts w:ascii="Times New Roman" w:hAnsi="Times New Roman" w:cs="Times New Roman"/>
        </w:rPr>
        <w:t>were loamy sand or sand at all sites and depths</w:t>
      </w:r>
      <w:del w:id="255" w:author="Gabrielle" w:date="2019-05-24T19:35:00Z">
        <w:r w:rsidDel="00B5689D">
          <w:rPr>
            <w:rFonts w:ascii="Times New Roman" w:hAnsi="Times New Roman" w:cs="Times New Roman"/>
          </w:rPr>
          <w:delText>, with s</w:delText>
        </w:r>
      </w:del>
      <w:ins w:id="256" w:author="Gabrielle" w:date="2019-05-24T19:35:00Z">
        <w:r w:rsidR="00B5689D">
          <w:rPr>
            <w:rFonts w:ascii="Times New Roman" w:hAnsi="Times New Roman" w:cs="Times New Roman"/>
          </w:rPr>
          <w:t>. S</w:t>
        </w:r>
      </w:ins>
      <w:r>
        <w:rPr>
          <w:rFonts w:ascii="Times New Roman" w:hAnsi="Times New Roman" w:cs="Times New Roman"/>
        </w:rPr>
        <w:t>hallow wetland soils</w:t>
      </w:r>
      <w:ins w:id="257" w:author="Gabrielle" w:date="2019-05-24T19:36:00Z">
        <w:r w:rsidR="00B5689D">
          <w:rPr>
            <w:rFonts w:ascii="Times New Roman" w:hAnsi="Times New Roman" w:cs="Times New Roman"/>
          </w:rPr>
          <w:t xml:space="preserve"> (top 10cm)</w:t>
        </w:r>
      </w:ins>
      <w:r>
        <w:rPr>
          <w:rFonts w:ascii="Times New Roman" w:hAnsi="Times New Roman" w:cs="Times New Roman"/>
        </w:rPr>
        <w:t xml:space="preserve"> in both ICB and SCB showing higher organic matter and silt content </w:t>
      </w:r>
      <w:del w:id="258" w:author="Gabrielle" w:date="2019-05-24T19:35:00Z">
        <w:r w:rsidDel="00B5689D">
          <w:rPr>
            <w:rFonts w:ascii="Times New Roman" w:hAnsi="Times New Roman" w:cs="Times New Roman"/>
          </w:rPr>
          <w:delText xml:space="preserve">(Table </w:delText>
        </w:r>
        <w:r w:rsidR="003D164C" w:rsidDel="00B5689D">
          <w:rPr>
            <w:rFonts w:ascii="Times New Roman" w:hAnsi="Times New Roman" w:cs="Times New Roman"/>
          </w:rPr>
          <w:delText>B</w:delText>
        </w:r>
        <w:r w:rsidDel="00B5689D">
          <w:rPr>
            <w:rFonts w:ascii="Times New Roman" w:hAnsi="Times New Roman" w:cs="Times New Roman"/>
          </w:rPr>
          <w:delText>1)</w:delText>
        </w:r>
      </w:del>
      <w:ins w:id="259" w:author="Gabrielle" w:date="2019-05-24T19:35:00Z">
        <w:r w:rsidR="00B5689D">
          <w:rPr>
            <w:rFonts w:ascii="Times New Roman" w:hAnsi="Times New Roman" w:cs="Times New Roman"/>
          </w:rPr>
          <w:t>compared to both deeper wetland soils and all shrub/forest soils</w:t>
        </w:r>
      </w:ins>
      <w:r>
        <w:rPr>
          <w:rFonts w:ascii="Times New Roman" w:hAnsi="Times New Roman" w:cs="Times New Roman"/>
        </w:rPr>
        <w:t>.</w:t>
      </w:r>
    </w:p>
    <w:p w14:paraId="47235EE7" w14:textId="77777777" w:rsidR="003D164C" w:rsidRDefault="003D164C">
      <w:pPr>
        <w:rPr>
          <w:rFonts w:ascii="Times New Roman" w:hAnsi="Times New Roman" w:cs="Times New Roman"/>
        </w:rPr>
      </w:pPr>
      <w:r>
        <w:rPr>
          <w:rFonts w:ascii="Times New Roman" w:hAnsi="Times New Roman" w:cs="Times New Roman"/>
        </w:rPr>
        <w:br w:type="page"/>
      </w:r>
    </w:p>
    <w:p w14:paraId="2AED1997" w14:textId="34C615FD" w:rsidR="003D164C" w:rsidDel="00B5689D" w:rsidRDefault="003D164C" w:rsidP="003D164C">
      <w:pPr>
        <w:jc w:val="both"/>
        <w:rPr>
          <w:del w:id="260" w:author="Gabrielle" w:date="2019-05-24T19:34:00Z"/>
          <w:rFonts w:ascii="Times New Roman" w:hAnsi="Times New Roman" w:cs="Times New Roman"/>
          <w:i/>
        </w:rPr>
      </w:pPr>
      <w:del w:id="261" w:author="Gabrielle" w:date="2019-05-24T19:34:00Z">
        <w:r w:rsidDel="00B5689D">
          <w:rPr>
            <w:rFonts w:ascii="Times New Roman" w:hAnsi="Times New Roman" w:cs="Times New Roman"/>
            <w:i/>
          </w:rPr>
          <w:lastRenderedPageBreak/>
          <w:delText>Table B1:  Soil texture and organic matter (OM) percent composition for soil samples collected at the weather stations at different depths. For comparison, we also include an additional dense meadow site near the wetland weather station in ICB. “NA” indicates where there was insufficient sample for analysis.</w:delText>
        </w:r>
      </w:del>
    </w:p>
    <w:p w14:paraId="2EE9A092" w14:textId="2E464CB3" w:rsidR="003D164C" w:rsidRPr="003D164C" w:rsidDel="00B5689D" w:rsidRDefault="003D164C" w:rsidP="003D164C">
      <w:pPr>
        <w:jc w:val="both"/>
        <w:rPr>
          <w:del w:id="262" w:author="Gabrielle" w:date="2019-05-24T19:34:00Z"/>
          <w:rFonts w:ascii="Times New Roman" w:hAnsi="Times New Roman" w:cs="Times New Roman"/>
          <w:i/>
        </w:rPr>
      </w:pPr>
    </w:p>
    <w:tbl>
      <w:tblPr>
        <w:tblW w:w="7460" w:type="dxa"/>
        <w:tblLook w:val="04A0" w:firstRow="1" w:lastRow="0" w:firstColumn="1" w:lastColumn="0" w:noHBand="0" w:noVBand="1"/>
      </w:tblPr>
      <w:tblGrid>
        <w:gridCol w:w="1243"/>
        <w:gridCol w:w="1720"/>
        <w:gridCol w:w="1180"/>
        <w:gridCol w:w="880"/>
        <w:gridCol w:w="780"/>
        <w:gridCol w:w="886"/>
        <w:gridCol w:w="810"/>
      </w:tblGrid>
      <w:tr w:rsidR="0025564C" w:rsidRPr="003303F7" w:rsidDel="00B5689D" w14:paraId="6D32D8CF" w14:textId="2795FC13" w:rsidTr="00641B54">
        <w:trPr>
          <w:trHeight w:val="375"/>
          <w:del w:id="263" w:author="Gabrielle" w:date="2019-05-24T19:34:00Z"/>
        </w:trPr>
        <w:tc>
          <w:tcPr>
            <w:tcW w:w="1204"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0318DAF" w14:textId="59F934EF" w:rsidR="0025564C" w:rsidRPr="0021536B" w:rsidDel="00B5689D" w:rsidRDefault="0025564C" w:rsidP="0025564C">
            <w:pPr>
              <w:rPr>
                <w:del w:id="264" w:author="Gabrielle" w:date="2019-05-24T19:34:00Z"/>
                <w:rFonts w:ascii="Times New Roman" w:eastAsia="Times New Roman" w:hAnsi="Times New Roman" w:cs="Times New Roman"/>
                <w:b/>
                <w:color w:val="000000"/>
                <w:sz w:val="22"/>
                <w:szCs w:val="22"/>
                <w:lang w:eastAsia="en-US"/>
              </w:rPr>
            </w:pPr>
            <w:del w:id="265" w:author="Gabrielle" w:date="2019-05-24T19:34:00Z">
              <w:r w:rsidRPr="0021536B" w:rsidDel="00B5689D">
                <w:rPr>
                  <w:rFonts w:ascii="Times New Roman" w:eastAsia="Times New Roman" w:hAnsi="Times New Roman" w:cs="Times New Roman"/>
                  <w:b/>
                  <w:color w:val="000000"/>
                  <w:sz w:val="22"/>
                  <w:szCs w:val="22"/>
                  <w:lang w:eastAsia="en-US"/>
                </w:rPr>
                <w:delText>Watershed</w:delText>
              </w:r>
            </w:del>
          </w:p>
        </w:tc>
        <w:tc>
          <w:tcPr>
            <w:tcW w:w="1720" w:type="dxa"/>
            <w:tcBorders>
              <w:top w:val="single" w:sz="8" w:space="0" w:color="auto"/>
              <w:left w:val="nil"/>
              <w:bottom w:val="nil"/>
              <w:right w:val="nil"/>
            </w:tcBorders>
            <w:shd w:val="clear" w:color="auto" w:fill="auto"/>
            <w:noWrap/>
            <w:vAlign w:val="bottom"/>
            <w:hideMark/>
          </w:tcPr>
          <w:p w14:paraId="68156A76" w14:textId="4870A0B9" w:rsidR="0025564C" w:rsidRPr="0021536B" w:rsidDel="00B5689D" w:rsidRDefault="0025564C" w:rsidP="0021536B">
            <w:pPr>
              <w:jc w:val="right"/>
              <w:rPr>
                <w:del w:id="266" w:author="Gabrielle" w:date="2019-05-24T19:34:00Z"/>
                <w:rFonts w:ascii="Times New Roman" w:eastAsia="Times New Roman" w:hAnsi="Times New Roman" w:cs="Times New Roman"/>
                <w:b/>
                <w:color w:val="000000"/>
                <w:sz w:val="22"/>
                <w:szCs w:val="22"/>
                <w:lang w:eastAsia="en-US"/>
              </w:rPr>
            </w:pPr>
            <w:del w:id="267" w:author="Gabrielle" w:date="2019-05-24T19:34:00Z">
              <w:r w:rsidRPr="0021536B" w:rsidDel="00B5689D">
                <w:rPr>
                  <w:rFonts w:ascii="Times New Roman" w:eastAsia="Times New Roman" w:hAnsi="Times New Roman" w:cs="Times New Roman"/>
                  <w:b/>
                  <w:color w:val="000000"/>
                  <w:sz w:val="22"/>
                  <w:szCs w:val="22"/>
                  <w:lang w:eastAsia="en-US"/>
                </w:rPr>
                <w:delText>Site</w:delText>
              </w:r>
            </w:del>
          </w:p>
        </w:tc>
        <w:tc>
          <w:tcPr>
            <w:tcW w:w="1180" w:type="dxa"/>
            <w:tcBorders>
              <w:top w:val="single" w:sz="8" w:space="0" w:color="auto"/>
              <w:left w:val="nil"/>
              <w:bottom w:val="nil"/>
              <w:right w:val="nil"/>
            </w:tcBorders>
            <w:shd w:val="clear" w:color="auto" w:fill="auto"/>
            <w:noWrap/>
            <w:vAlign w:val="bottom"/>
            <w:hideMark/>
          </w:tcPr>
          <w:p w14:paraId="18A21353" w14:textId="23D2A244" w:rsidR="0025564C" w:rsidRPr="0021536B" w:rsidDel="00B5689D" w:rsidRDefault="0025564C" w:rsidP="003303F7">
            <w:pPr>
              <w:jc w:val="center"/>
              <w:rPr>
                <w:del w:id="268" w:author="Gabrielle" w:date="2019-05-24T19:34:00Z"/>
                <w:rFonts w:ascii="Times New Roman" w:eastAsia="Times New Roman" w:hAnsi="Times New Roman" w:cs="Times New Roman"/>
                <w:b/>
                <w:color w:val="000000"/>
                <w:sz w:val="22"/>
                <w:szCs w:val="22"/>
                <w:lang w:eastAsia="en-US"/>
              </w:rPr>
            </w:pPr>
            <w:del w:id="269" w:author="Gabrielle" w:date="2019-05-24T19:34:00Z">
              <w:r w:rsidRPr="0021536B" w:rsidDel="00B5689D">
                <w:rPr>
                  <w:rFonts w:ascii="Times New Roman" w:eastAsia="Times New Roman" w:hAnsi="Times New Roman" w:cs="Times New Roman"/>
                  <w:b/>
                  <w:color w:val="000000"/>
                  <w:sz w:val="22"/>
                  <w:szCs w:val="22"/>
                  <w:lang w:eastAsia="en-US"/>
                </w:rPr>
                <w:delText>Depth (cm)</w:delText>
              </w:r>
            </w:del>
          </w:p>
        </w:tc>
        <w:tc>
          <w:tcPr>
            <w:tcW w:w="880" w:type="dxa"/>
            <w:tcBorders>
              <w:top w:val="single" w:sz="8" w:space="0" w:color="auto"/>
              <w:left w:val="nil"/>
              <w:bottom w:val="nil"/>
              <w:right w:val="nil"/>
            </w:tcBorders>
            <w:shd w:val="clear" w:color="auto" w:fill="auto"/>
            <w:noWrap/>
            <w:vAlign w:val="bottom"/>
            <w:hideMark/>
          </w:tcPr>
          <w:p w14:paraId="1CCC248E" w14:textId="62A7C200" w:rsidR="0025564C" w:rsidRPr="0021536B" w:rsidDel="00B5689D" w:rsidRDefault="0025564C" w:rsidP="003303F7">
            <w:pPr>
              <w:jc w:val="center"/>
              <w:rPr>
                <w:del w:id="270" w:author="Gabrielle" w:date="2019-05-24T19:34:00Z"/>
                <w:rFonts w:ascii="Times New Roman" w:eastAsia="Times New Roman" w:hAnsi="Times New Roman" w:cs="Times New Roman"/>
                <w:b/>
                <w:color w:val="000000"/>
                <w:sz w:val="22"/>
                <w:szCs w:val="22"/>
                <w:lang w:eastAsia="en-US"/>
              </w:rPr>
            </w:pPr>
            <w:del w:id="271" w:author="Gabrielle" w:date="2019-05-24T19:34:00Z">
              <w:r w:rsidRPr="0021536B" w:rsidDel="00B5689D">
                <w:rPr>
                  <w:rFonts w:ascii="Times New Roman" w:eastAsia="Times New Roman" w:hAnsi="Times New Roman" w:cs="Times New Roman"/>
                  <w:b/>
                  <w:color w:val="000000"/>
                  <w:sz w:val="22"/>
                  <w:szCs w:val="22"/>
                  <w:lang w:eastAsia="en-US"/>
                </w:rPr>
                <w:delText>Sand %</w:delText>
              </w:r>
            </w:del>
          </w:p>
        </w:tc>
        <w:tc>
          <w:tcPr>
            <w:tcW w:w="780" w:type="dxa"/>
            <w:tcBorders>
              <w:top w:val="single" w:sz="8" w:space="0" w:color="auto"/>
              <w:left w:val="nil"/>
              <w:bottom w:val="nil"/>
              <w:right w:val="nil"/>
            </w:tcBorders>
            <w:shd w:val="clear" w:color="auto" w:fill="auto"/>
            <w:noWrap/>
            <w:vAlign w:val="bottom"/>
            <w:hideMark/>
          </w:tcPr>
          <w:p w14:paraId="5EA32769" w14:textId="58CA55C9" w:rsidR="0025564C" w:rsidRPr="0021536B" w:rsidDel="00B5689D" w:rsidRDefault="0025564C" w:rsidP="003303F7">
            <w:pPr>
              <w:jc w:val="center"/>
              <w:rPr>
                <w:del w:id="272" w:author="Gabrielle" w:date="2019-05-24T19:34:00Z"/>
                <w:rFonts w:ascii="Times New Roman" w:eastAsia="Times New Roman" w:hAnsi="Times New Roman" w:cs="Times New Roman"/>
                <w:b/>
                <w:color w:val="000000"/>
                <w:sz w:val="22"/>
                <w:szCs w:val="22"/>
                <w:lang w:eastAsia="en-US"/>
              </w:rPr>
            </w:pPr>
            <w:del w:id="273" w:author="Gabrielle" w:date="2019-05-24T19:34:00Z">
              <w:r w:rsidRPr="0021536B" w:rsidDel="00B5689D">
                <w:rPr>
                  <w:rFonts w:ascii="Times New Roman" w:eastAsia="Times New Roman" w:hAnsi="Times New Roman" w:cs="Times New Roman"/>
                  <w:b/>
                  <w:color w:val="000000"/>
                  <w:sz w:val="22"/>
                  <w:szCs w:val="22"/>
                  <w:lang w:eastAsia="en-US"/>
                </w:rPr>
                <w:delText>Silt %</w:delText>
              </w:r>
            </w:del>
          </w:p>
        </w:tc>
        <w:tc>
          <w:tcPr>
            <w:tcW w:w="886" w:type="dxa"/>
            <w:tcBorders>
              <w:top w:val="single" w:sz="8" w:space="0" w:color="auto"/>
              <w:left w:val="nil"/>
              <w:bottom w:val="nil"/>
              <w:right w:val="nil"/>
            </w:tcBorders>
            <w:shd w:val="clear" w:color="auto" w:fill="auto"/>
            <w:noWrap/>
            <w:vAlign w:val="bottom"/>
            <w:hideMark/>
          </w:tcPr>
          <w:p w14:paraId="342BE074" w14:textId="6549ED6A" w:rsidR="0025564C" w:rsidRPr="0021536B" w:rsidDel="00B5689D" w:rsidRDefault="0025564C" w:rsidP="003303F7">
            <w:pPr>
              <w:jc w:val="center"/>
              <w:rPr>
                <w:del w:id="274" w:author="Gabrielle" w:date="2019-05-24T19:34:00Z"/>
                <w:rFonts w:ascii="Times New Roman" w:eastAsia="Times New Roman" w:hAnsi="Times New Roman" w:cs="Times New Roman"/>
                <w:b/>
                <w:color w:val="000000"/>
                <w:sz w:val="22"/>
                <w:szCs w:val="22"/>
                <w:lang w:eastAsia="en-US"/>
              </w:rPr>
            </w:pPr>
            <w:del w:id="275" w:author="Gabrielle" w:date="2019-05-24T19:34:00Z">
              <w:r w:rsidRPr="0021536B" w:rsidDel="00B5689D">
                <w:rPr>
                  <w:rFonts w:ascii="Times New Roman" w:eastAsia="Times New Roman" w:hAnsi="Times New Roman" w:cs="Times New Roman"/>
                  <w:b/>
                  <w:color w:val="000000"/>
                  <w:sz w:val="22"/>
                  <w:szCs w:val="22"/>
                  <w:lang w:eastAsia="en-US"/>
                </w:rPr>
                <w:delText>Clay %</w:delText>
              </w:r>
            </w:del>
          </w:p>
        </w:tc>
        <w:tc>
          <w:tcPr>
            <w:tcW w:w="810" w:type="dxa"/>
            <w:tcBorders>
              <w:top w:val="single" w:sz="8" w:space="0" w:color="auto"/>
              <w:left w:val="nil"/>
              <w:bottom w:val="nil"/>
              <w:right w:val="single" w:sz="8" w:space="0" w:color="auto"/>
            </w:tcBorders>
            <w:shd w:val="clear" w:color="auto" w:fill="auto"/>
            <w:noWrap/>
            <w:vAlign w:val="bottom"/>
            <w:hideMark/>
          </w:tcPr>
          <w:p w14:paraId="124E9EE8" w14:textId="6025DCD7" w:rsidR="0025564C" w:rsidRPr="0021536B" w:rsidDel="00B5689D" w:rsidRDefault="0025564C" w:rsidP="003303F7">
            <w:pPr>
              <w:jc w:val="center"/>
              <w:rPr>
                <w:del w:id="276" w:author="Gabrielle" w:date="2019-05-24T19:34:00Z"/>
                <w:rFonts w:ascii="Times New Roman" w:eastAsia="Times New Roman" w:hAnsi="Times New Roman" w:cs="Times New Roman"/>
                <w:b/>
                <w:color w:val="000000"/>
                <w:sz w:val="22"/>
                <w:szCs w:val="22"/>
                <w:lang w:eastAsia="en-US"/>
              </w:rPr>
            </w:pPr>
            <w:del w:id="277" w:author="Gabrielle" w:date="2019-05-24T19:34:00Z">
              <w:r w:rsidRPr="0021536B" w:rsidDel="00B5689D">
                <w:rPr>
                  <w:rFonts w:ascii="Times New Roman" w:eastAsia="Times New Roman" w:hAnsi="Times New Roman" w:cs="Times New Roman"/>
                  <w:b/>
                  <w:color w:val="000000"/>
                  <w:sz w:val="22"/>
                  <w:szCs w:val="22"/>
                  <w:lang w:eastAsia="en-US"/>
                </w:rPr>
                <w:delText>OM %</w:delText>
              </w:r>
            </w:del>
          </w:p>
        </w:tc>
      </w:tr>
      <w:tr w:rsidR="0025564C" w:rsidRPr="0025564C" w:rsidDel="00B5689D" w14:paraId="61E45B83" w14:textId="17B338AD" w:rsidTr="00641B54">
        <w:trPr>
          <w:trHeight w:val="300"/>
          <w:del w:id="278" w:author="Gabrielle" w:date="2019-05-24T19:34:00Z"/>
        </w:trPr>
        <w:tc>
          <w:tcPr>
            <w:tcW w:w="1204"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52B475AF" w14:textId="3FF421D2" w:rsidR="0025564C" w:rsidRPr="0021536B" w:rsidDel="00B5689D" w:rsidRDefault="0025564C" w:rsidP="0025564C">
            <w:pPr>
              <w:jc w:val="center"/>
              <w:rPr>
                <w:del w:id="279" w:author="Gabrielle" w:date="2019-05-24T19:34:00Z"/>
                <w:rFonts w:ascii="Times New Roman" w:eastAsia="Times New Roman" w:hAnsi="Times New Roman" w:cs="Times New Roman"/>
                <w:b/>
                <w:color w:val="000000"/>
                <w:sz w:val="22"/>
                <w:szCs w:val="22"/>
                <w:lang w:eastAsia="en-US"/>
              </w:rPr>
            </w:pPr>
            <w:del w:id="280" w:author="Gabrielle" w:date="2019-05-24T19:34:00Z">
              <w:r w:rsidRPr="0021536B" w:rsidDel="00B5689D">
                <w:rPr>
                  <w:rFonts w:ascii="Times New Roman" w:eastAsia="Times New Roman" w:hAnsi="Times New Roman" w:cs="Times New Roman"/>
                  <w:b/>
                  <w:color w:val="000000"/>
                  <w:sz w:val="22"/>
                  <w:szCs w:val="22"/>
                  <w:lang w:eastAsia="en-US"/>
                </w:rPr>
                <w:delText> ICB</w:delText>
              </w:r>
            </w:del>
          </w:p>
        </w:tc>
        <w:tc>
          <w:tcPr>
            <w:tcW w:w="1720" w:type="dxa"/>
            <w:vMerge w:val="restart"/>
            <w:tcBorders>
              <w:top w:val="single" w:sz="4" w:space="0" w:color="auto"/>
              <w:left w:val="nil"/>
              <w:bottom w:val="single" w:sz="4" w:space="0" w:color="000000"/>
              <w:right w:val="nil"/>
            </w:tcBorders>
            <w:shd w:val="clear" w:color="auto" w:fill="auto"/>
            <w:noWrap/>
            <w:vAlign w:val="center"/>
            <w:hideMark/>
          </w:tcPr>
          <w:p w14:paraId="70139768" w14:textId="13C2429E" w:rsidR="0025564C" w:rsidRPr="0021536B" w:rsidDel="00B5689D" w:rsidRDefault="0025564C" w:rsidP="0021536B">
            <w:pPr>
              <w:jc w:val="right"/>
              <w:rPr>
                <w:del w:id="281" w:author="Gabrielle" w:date="2019-05-24T19:34:00Z"/>
                <w:rFonts w:ascii="Times New Roman" w:eastAsia="Times New Roman" w:hAnsi="Times New Roman" w:cs="Times New Roman"/>
                <w:color w:val="000000"/>
                <w:sz w:val="22"/>
                <w:szCs w:val="22"/>
                <w:lang w:eastAsia="en-US"/>
              </w:rPr>
            </w:pPr>
            <w:del w:id="282" w:author="Gabrielle" w:date="2019-05-24T19:34:00Z">
              <w:r w:rsidRPr="0021536B" w:rsidDel="00B5689D">
                <w:rPr>
                  <w:rFonts w:ascii="Times New Roman" w:eastAsia="Times New Roman" w:hAnsi="Times New Roman" w:cs="Times New Roman"/>
                  <w:color w:val="000000"/>
                  <w:sz w:val="22"/>
                  <w:szCs w:val="22"/>
                  <w:lang w:eastAsia="en-US"/>
                </w:rPr>
                <w:delText>Wetland</w:delText>
              </w:r>
            </w:del>
          </w:p>
        </w:tc>
        <w:tc>
          <w:tcPr>
            <w:tcW w:w="1180" w:type="dxa"/>
            <w:tcBorders>
              <w:top w:val="single" w:sz="4" w:space="0" w:color="auto"/>
              <w:left w:val="nil"/>
              <w:bottom w:val="nil"/>
              <w:right w:val="nil"/>
            </w:tcBorders>
            <w:shd w:val="clear" w:color="auto" w:fill="auto"/>
            <w:noWrap/>
            <w:vAlign w:val="bottom"/>
            <w:hideMark/>
          </w:tcPr>
          <w:p w14:paraId="3AA47302" w14:textId="1E826C43" w:rsidR="0025564C" w:rsidRPr="0021536B" w:rsidDel="00B5689D" w:rsidRDefault="0025564C" w:rsidP="0021536B">
            <w:pPr>
              <w:jc w:val="center"/>
              <w:rPr>
                <w:del w:id="283" w:author="Gabrielle" w:date="2019-05-24T19:34:00Z"/>
                <w:rFonts w:ascii="Times New Roman" w:eastAsia="Times New Roman" w:hAnsi="Times New Roman" w:cs="Times New Roman"/>
                <w:color w:val="000000"/>
                <w:sz w:val="22"/>
                <w:szCs w:val="22"/>
                <w:lang w:eastAsia="en-US"/>
              </w:rPr>
            </w:pPr>
            <w:del w:id="284" w:author="Gabrielle" w:date="2019-05-24T19:34:00Z">
              <w:r w:rsidRPr="0021536B" w:rsidDel="00B5689D">
                <w:rPr>
                  <w:rFonts w:ascii="Times New Roman" w:eastAsia="Times New Roman" w:hAnsi="Times New Roman" w:cs="Times New Roman"/>
                  <w:color w:val="000000"/>
                  <w:sz w:val="22"/>
                  <w:szCs w:val="22"/>
                  <w:lang w:eastAsia="en-US"/>
                </w:rPr>
                <w:delText>0-10</w:delText>
              </w:r>
            </w:del>
          </w:p>
        </w:tc>
        <w:tc>
          <w:tcPr>
            <w:tcW w:w="880" w:type="dxa"/>
            <w:tcBorders>
              <w:top w:val="single" w:sz="4" w:space="0" w:color="auto"/>
              <w:left w:val="nil"/>
              <w:bottom w:val="nil"/>
              <w:right w:val="nil"/>
            </w:tcBorders>
            <w:shd w:val="clear" w:color="auto" w:fill="auto"/>
            <w:noWrap/>
            <w:vAlign w:val="bottom"/>
            <w:hideMark/>
          </w:tcPr>
          <w:p w14:paraId="51DCE1E0" w14:textId="0C7FF70C" w:rsidR="0025564C" w:rsidRPr="0021536B" w:rsidDel="00B5689D" w:rsidRDefault="0025564C" w:rsidP="0021536B">
            <w:pPr>
              <w:jc w:val="center"/>
              <w:rPr>
                <w:del w:id="285" w:author="Gabrielle" w:date="2019-05-24T19:34:00Z"/>
                <w:rFonts w:ascii="Times New Roman" w:eastAsia="Times New Roman" w:hAnsi="Times New Roman" w:cs="Times New Roman"/>
                <w:color w:val="000000"/>
                <w:sz w:val="22"/>
                <w:szCs w:val="22"/>
                <w:lang w:eastAsia="en-US"/>
              </w:rPr>
            </w:pPr>
            <w:del w:id="286" w:author="Gabrielle" w:date="2019-05-24T19:34:00Z">
              <w:r w:rsidRPr="0021536B" w:rsidDel="00B5689D">
                <w:rPr>
                  <w:rFonts w:ascii="Times New Roman" w:eastAsia="Times New Roman" w:hAnsi="Times New Roman" w:cs="Times New Roman"/>
                  <w:color w:val="000000"/>
                  <w:sz w:val="22"/>
                  <w:szCs w:val="22"/>
                  <w:lang w:eastAsia="en-US"/>
                </w:rPr>
                <w:delText>71.3</w:delText>
              </w:r>
            </w:del>
          </w:p>
        </w:tc>
        <w:tc>
          <w:tcPr>
            <w:tcW w:w="780" w:type="dxa"/>
            <w:tcBorders>
              <w:top w:val="single" w:sz="4" w:space="0" w:color="auto"/>
              <w:left w:val="nil"/>
              <w:bottom w:val="nil"/>
              <w:right w:val="nil"/>
            </w:tcBorders>
            <w:shd w:val="clear" w:color="auto" w:fill="auto"/>
            <w:noWrap/>
            <w:vAlign w:val="bottom"/>
            <w:hideMark/>
          </w:tcPr>
          <w:p w14:paraId="21D23986" w14:textId="24353D62" w:rsidR="0025564C" w:rsidRPr="0021536B" w:rsidDel="00B5689D" w:rsidRDefault="0025564C" w:rsidP="0021536B">
            <w:pPr>
              <w:jc w:val="center"/>
              <w:rPr>
                <w:del w:id="287" w:author="Gabrielle" w:date="2019-05-24T19:34:00Z"/>
                <w:rFonts w:ascii="Times New Roman" w:eastAsia="Times New Roman" w:hAnsi="Times New Roman" w:cs="Times New Roman"/>
                <w:color w:val="000000"/>
                <w:sz w:val="22"/>
                <w:szCs w:val="22"/>
                <w:lang w:eastAsia="en-US"/>
              </w:rPr>
            </w:pPr>
            <w:del w:id="288" w:author="Gabrielle" w:date="2019-05-24T19:34:00Z">
              <w:r w:rsidRPr="0021536B" w:rsidDel="00B5689D">
                <w:rPr>
                  <w:rFonts w:ascii="Times New Roman" w:eastAsia="Times New Roman" w:hAnsi="Times New Roman" w:cs="Times New Roman"/>
                  <w:color w:val="000000"/>
                  <w:sz w:val="22"/>
                  <w:szCs w:val="22"/>
                  <w:lang w:eastAsia="en-US"/>
                </w:rPr>
                <w:delText>10.4</w:delText>
              </w:r>
            </w:del>
          </w:p>
        </w:tc>
        <w:tc>
          <w:tcPr>
            <w:tcW w:w="886" w:type="dxa"/>
            <w:tcBorders>
              <w:top w:val="single" w:sz="4" w:space="0" w:color="auto"/>
              <w:left w:val="nil"/>
              <w:bottom w:val="nil"/>
              <w:right w:val="nil"/>
            </w:tcBorders>
            <w:shd w:val="clear" w:color="auto" w:fill="auto"/>
            <w:noWrap/>
            <w:vAlign w:val="bottom"/>
            <w:hideMark/>
          </w:tcPr>
          <w:p w14:paraId="18F599C8" w14:textId="2980B105" w:rsidR="0025564C" w:rsidRPr="0021536B" w:rsidDel="00B5689D" w:rsidRDefault="0025564C" w:rsidP="0021536B">
            <w:pPr>
              <w:jc w:val="center"/>
              <w:rPr>
                <w:del w:id="289" w:author="Gabrielle" w:date="2019-05-24T19:34:00Z"/>
                <w:rFonts w:ascii="Times New Roman" w:eastAsia="Times New Roman" w:hAnsi="Times New Roman" w:cs="Times New Roman"/>
                <w:color w:val="000000"/>
                <w:sz w:val="22"/>
                <w:szCs w:val="22"/>
                <w:lang w:eastAsia="en-US"/>
              </w:rPr>
            </w:pPr>
            <w:del w:id="290" w:author="Gabrielle" w:date="2019-05-24T19:34:00Z">
              <w:r w:rsidRPr="0021536B" w:rsidDel="00B5689D">
                <w:rPr>
                  <w:rFonts w:ascii="Times New Roman" w:eastAsia="Times New Roman" w:hAnsi="Times New Roman" w:cs="Times New Roman"/>
                  <w:color w:val="000000"/>
                  <w:sz w:val="22"/>
                  <w:szCs w:val="22"/>
                  <w:lang w:eastAsia="en-US"/>
                </w:rPr>
                <w:delText>6.1</w:delText>
              </w:r>
            </w:del>
          </w:p>
        </w:tc>
        <w:tc>
          <w:tcPr>
            <w:tcW w:w="810" w:type="dxa"/>
            <w:tcBorders>
              <w:top w:val="single" w:sz="4" w:space="0" w:color="auto"/>
              <w:left w:val="nil"/>
              <w:bottom w:val="nil"/>
              <w:right w:val="single" w:sz="8" w:space="0" w:color="auto"/>
            </w:tcBorders>
            <w:shd w:val="clear" w:color="auto" w:fill="auto"/>
            <w:noWrap/>
            <w:vAlign w:val="bottom"/>
            <w:hideMark/>
          </w:tcPr>
          <w:p w14:paraId="211947CE" w14:textId="4913CD2E" w:rsidR="0025564C" w:rsidRPr="0021536B" w:rsidDel="00B5689D" w:rsidRDefault="0025564C" w:rsidP="0021536B">
            <w:pPr>
              <w:jc w:val="center"/>
              <w:rPr>
                <w:del w:id="291" w:author="Gabrielle" w:date="2019-05-24T19:34:00Z"/>
                <w:rFonts w:ascii="Times New Roman" w:eastAsia="Times New Roman" w:hAnsi="Times New Roman" w:cs="Times New Roman"/>
                <w:color w:val="000000"/>
                <w:sz w:val="22"/>
                <w:szCs w:val="22"/>
                <w:lang w:eastAsia="en-US"/>
              </w:rPr>
            </w:pPr>
            <w:del w:id="292" w:author="Gabrielle" w:date="2019-05-24T19:34:00Z">
              <w:r w:rsidRPr="0021536B" w:rsidDel="00B5689D">
                <w:rPr>
                  <w:rFonts w:ascii="Times New Roman" w:eastAsia="Times New Roman" w:hAnsi="Times New Roman" w:cs="Times New Roman"/>
                  <w:color w:val="000000"/>
                  <w:sz w:val="22"/>
                  <w:szCs w:val="22"/>
                  <w:lang w:eastAsia="en-US"/>
                </w:rPr>
                <w:delText>13.0</w:delText>
              </w:r>
            </w:del>
          </w:p>
        </w:tc>
      </w:tr>
      <w:tr w:rsidR="0025564C" w:rsidRPr="0025564C" w:rsidDel="00B5689D" w14:paraId="43F06519" w14:textId="63B6FA6F" w:rsidTr="00641B54">
        <w:trPr>
          <w:trHeight w:val="300"/>
          <w:del w:id="293" w:author="Gabrielle" w:date="2019-05-24T19:34:00Z"/>
        </w:trPr>
        <w:tc>
          <w:tcPr>
            <w:tcW w:w="1204" w:type="dxa"/>
            <w:vMerge/>
            <w:tcBorders>
              <w:top w:val="nil"/>
              <w:left w:val="single" w:sz="8" w:space="0" w:color="auto"/>
              <w:bottom w:val="single" w:sz="4" w:space="0" w:color="000000"/>
              <w:right w:val="single" w:sz="4" w:space="0" w:color="auto"/>
            </w:tcBorders>
            <w:vAlign w:val="center"/>
            <w:hideMark/>
          </w:tcPr>
          <w:p w14:paraId="10979AD7" w14:textId="51920BF4" w:rsidR="0025564C" w:rsidRPr="0021536B" w:rsidDel="00B5689D" w:rsidRDefault="0025564C" w:rsidP="0025564C">
            <w:pPr>
              <w:rPr>
                <w:del w:id="294" w:author="Gabrielle" w:date="2019-05-24T19:34:00Z"/>
                <w:rFonts w:ascii="Times New Roman" w:eastAsia="Times New Roman" w:hAnsi="Times New Roman" w:cs="Times New Roman"/>
                <w:b/>
                <w:color w:val="000000"/>
                <w:sz w:val="22"/>
                <w:szCs w:val="22"/>
                <w:lang w:eastAsia="en-US"/>
              </w:rPr>
            </w:pPr>
          </w:p>
        </w:tc>
        <w:tc>
          <w:tcPr>
            <w:tcW w:w="1720" w:type="dxa"/>
            <w:vMerge/>
            <w:tcBorders>
              <w:top w:val="single" w:sz="4" w:space="0" w:color="auto"/>
              <w:left w:val="nil"/>
              <w:bottom w:val="single" w:sz="4" w:space="0" w:color="000000"/>
              <w:right w:val="nil"/>
            </w:tcBorders>
            <w:vAlign w:val="center"/>
            <w:hideMark/>
          </w:tcPr>
          <w:p w14:paraId="231BF350" w14:textId="6AE177F0" w:rsidR="0025564C" w:rsidRPr="0021536B" w:rsidDel="00B5689D" w:rsidRDefault="0025564C" w:rsidP="0021536B">
            <w:pPr>
              <w:jc w:val="right"/>
              <w:rPr>
                <w:del w:id="295" w:author="Gabrielle" w:date="2019-05-24T19:34:00Z"/>
                <w:rFonts w:ascii="Times New Roman" w:eastAsia="Times New Roman" w:hAnsi="Times New Roman" w:cs="Times New Roman"/>
                <w:color w:val="000000"/>
                <w:sz w:val="22"/>
                <w:szCs w:val="22"/>
                <w:lang w:eastAsia="en-US"/>
              </w:rPr>
            </w:pPr>
          </w:p>
        </w:tc>
        <w:tc>
          <w:tcPr>
            <w:tcW w:w="1180" w:type="dxa"/>
            <w:tcBorders>
              <w:top w:val="nil"/>
              <w:left w:val="nil"/>
              <w:bottom w:val="nil"/>
              <w:right w:val="nil"/>
            </w:tcBorders>
            <w:shd w:val="clear" w:color="auto" w:fill="auto"/>
            <w:noWrap/>
            <w:vAlign w:val="bottom"/>
            <w:hideMark/>
          </w:tcPr>
          <w:p w14:paraId="0252094D" w14:textId="66C32C65" w:rsidR="0025564C" w:rsidRPr="0021536B" w:rsidDel="00B5689D" w:rsidRDefault="0025564C" w:rsidP="0021536B">
            <w:pPr>
              <w:jc w:val="center"/>
              <w:rPr>
                <w:del w:id="296" w:author="Gabrielle" w:date="2019-05-24T19:34:00Z"/>
                <w:rFonts w:ascii="Times New Roman" w:eastAsia="Times New Roman" w:hAnsi="Times New Roman" w:cs="Times New Roman"/>
                <w:color w:val="000000"/>
                <w:sz w:val="22"/>
                <w:szCs w:val="22"/>
                <w:lang w:eastAsia="en-US"/>
              </w:rPr>
            </w:pPr>
            <w:del w:id="297" w:author="Gabrielle" w:date="2019-05-24T19:34:00Z">
              <w:r w:rsidRPr="0021536B" w:rsidDel="00B5689D">
                <w:rPr>
                  <w:rFonts w:ascii="Times New Roman" w:eastAsia="Times New Roman" w:hAnsi="Times New Roman" w:cs="Times New Roman"/>
                  <w:color w:val="000000"/>
                  <w:sz w:val="22"/>
                  <w:szCs w:val="22"/>
                  <w:lang w:eastAsia="en-US"/>
                </w:rPr>
                <w:delText>50-60</w:delText>
              </w:r>
            </w:del>
          </w:p>
        </w:tc>
        <w:tc>
          <w:tcPr>
            <w:tcW w:w="880" w:type="dxa"/>
            <w:tcBorders>
              <w:top w:val="nil"/>
              <w:left w:val="nil"/>
              <w:bottom w:val="nil"/>
              <w:right w:val="nil"/>
            </w:tcBorders>
            <w:shd w:val="clear" w:color="auto" w:fill="auto"/>
            <w:noWrap/>
            <w:vAlign w:val="bottom"/>
            <w:hideMark/>
          </w:tcPr>
          <w:p w14:paraId="203B7C28" w14:textId="688B026B" w:rsidR="0025564C" w:rsidRPr="0021536B" w:rsidDel="00B5689D" w:rsidRDefault="0025564C" w:rsidP="0021536B">
            <w:pPr>
              <w:jc w:val="center"/>
              <w:rPr>
                <w:del w:id="298" w:author="Gabrielle" w:date="2019-05-24T19:34:00Z"/>
                <w:rFonts w:ascii="Times New Roman" w:eastAsia="Times New Roman" w:hAnsi="Times New Roman" w:cs="Times New Roman"/>
                <w:color w:val="000000"/>
                <w:sz w:val="22"/>
                <w:szCs w:val="22"/>
                <w:lang w:eastAsia="en-US"/>
              </w:rPr>
            </w:pPr>
            <w:del w:id="299" w:author="Gabrielle" w:date="2019-05-24T19:34:00Z">
              <w:r w:rsidRPr="0021536B" w:rsidDel="00B5689D">
                <w:rPr>
                  <w:rFonts w:ascii="Times New Roman" w:eastAsia="Times New Roman" w:hAnsi="Times New Roman" w:cs="Times New Roman"/>
                  <w:color w:val="000000"/>
                  <w:sz w:val="22"/>
                  <w:szCs w:val="22"/>
                  <w:lang w:eastAsia="en-US"/>
                </w:rPr>
                <w:delText>84.4</w:delText>
              </w:r>
            </w:del>
          </w:p>
        </w:tc>
        <w:tc>
          <w:tcPr>
            <w:tcW w:w="780" w:type="dxa"/>
            <w:tcBorders>
              <w:top w:val="nil"/>
              <w:left w:val="nil"/>
              <w:bottom w:val="nil"/>
              <w:right w:val="nil"/>
            </w:tcBorders>
            <w:shd w:val="clear" w:color="auto" w:fill="auto"/>
            <w:noWrap/>
            <w:vAlign w:val="bottom"/>
            <w:hideMark/>
          </w:tcPr>
          <w:p w14:paraId="2516D251" w14:textId="37E8BA02" w:rsidR="0025564C" w:rsidRPr="0021536B" w:rsidDel="00B5689D" w:rsidRDefault="0025564C" w:rsidP="0021536B">
            <w:pPr>
              <w:jc w:val="center"/>
              <w:rPr>
                <w:del w:id="300" w:author="Gabrielle" w:date="2019-05-24T19:34:00Z"/>
                <w:rFonts w:ascii="Times New Roman" w:eastAsia="Times New Roman" w:hAnsi="Times New Roman" w:cs="Times New Roman"/>
                <w:color w:val="000000"/>
                <w:sz w:val="22"/>
                <w:szCs w:val="22"/>
                <w:lang w:eastAsia="en-US"/>
              </w:rPr>
            </w:pPr>
            <w:del w:id="301" w:author="Gabrielle" w:date="2019-05-24T19:34:00Z">
              <w:r w:rsidRPr="0021536B" w:rsidDel="00B5689D">
                <w:rPr>
                  <w:rFonts w:ascii="Times New Roman" w:eastAsia="Times New Roman" w:hAnsi="Times New Roman" w:cs="Times New Roman"/>
                  <w:color w:val="000000"/>
                  <w:sz w:val="22"/>
                  <w:szCs w:val="22"/>
                  <w:lang w:eastAsia="en-US"/>
                </w:rPr>
                <w:delText>7.9</w:delText>
              </w:r>
            </w:del>
          </w:p>
        </w:tc>
        <w:tc>
          <w:tcPr>
            <w:tcW w:w="886" w:type="dxa"/>
            <w:tcBorders>
              <w:top w:val="nil"/>
              <w:left w:val="nil"/>
              <w:bottom w:val="nil"/>
              <w:right w:val="nil"/>
            </w:tcBorders>
            <w:shd w:val="clear" w:color="auto" w:fill="auto"/>
            <w:noWrap/>
            <w:vAlign w:val="bottom"/>
            <w:hideMark/>
          </w:tcPr>
          <w:p w14:paraId="778F385A" w14:textId="7634B138" w:rsidR="0025564C" w:rsidRPr="0021536B" w:rsidDel="00B5689D" w:rsidRDefault="0025564C" w:rsidP="0021536B">
            <w:pPr>
              <w:jc w:val="center"/>
              <w:rPr>
                <w:del w:id="302" w:author="Gabrielle" w:date="2019-05-24T19:34:00Z"/>
                <w:rFonts w:ascii="Times New Roman" w:eastAsia="Times New Roman" w:hAnsi="Times New Roman" w:cs="Times New Roman"/>
                <w:color w:val="000000"/>
                <w:sz w:val="22"/>
                <w:szCs w:val="22"/>
                <w:lang w:eastAsia="en-US"/>
              </w:rPr>
            </w:pPr>
            <w:del w:id="303" w:author="Gabrielle" w:date="2019-05-24T19:34:00Z">
              <w:r w:rsidRPr="0021536B" w:rsidDel="00B5689D">
                <w:rPr>
                  <w:rFonts w:ascii="Times New Roman" w:eastAsia="Times New Roman" w:hAnsi="Times New Roman" w:cs="Times New Roman"/>
                  <w:color w:val="000000"/>
                  <w:sz w:val="22"/>
                  <w:szCs w:val="22"/>
                  <w:lang w:eastAsia="en-US"/>
                </w:rPr>
                <w:delText>5.9</w:delText>
              </w:r>
            </w:del>
          </w:p>
        </w:tc>
        <w:tc>
          <w:tcPr>
            <w:tcW w:w="810" w:type="dxa"/>
            <w:tcBorders>
              <w:top w:val="nil"/>
              <w:left w:val="nil"/>
              <w:bottom w:val="nil"/>
              <w:right w:val="single" w:sz="8" w:space="0" w:color="auto"/>
            </w:tcBorders>
            <w:shd w:val="clear" w:color="auto" w:fill="auto"/>
            <w:noWrap/>
            <w:vAlign w:val="bottom"/>
            <w:hideMark/>
          </w:tcPr>
          <w:p w14:paraId="4C71C71C" w14:textId="5E7FB105" w:rsidR="0025564C" w:rsidRPr="0021536B" w:rsidDel="00B5689D" w:rsidRDefault="0025564C" w:rsidP="0021536B">
            <w:pPr>
              <w:jc w:val="center"/>
              <w:rPr>
                <w:del w:id="304" w:author="Gabrielle" w:date="2019-05-24T19:34:00Z"/>
                <w:rFonts w:ascii="Times New Roman" w:eastAsia="Times New Roman" w:hAnsi="Times New Roman" w:cs="Times New Roman"/>
                <w:color w:val="000000"/>
                <w:sz w:val="22"/>
                <w:szCs w:val="22"/>
                <w:lang w:eastAsia="en-US"/>
              </w:rPr>
            </w:pPr>
            <w:del w:id="305" w:author="Gabrielle" w:date="2019-05-24T19:34:00Z">
              <w:r w:rsidRPr="0021536B" w:rsidDel="00B5689D">
                <w:rPr>
                  <w:rFonts w:ascii="Times New Roman" w:eastAsia="Times New Roman" w:hAnsi="Times New Roman" w:cs="Times New Roman"/>
                  <w:color w:val="000000"/>
                  <w:sz w:val="22"/>
                  <w:szCs w:val="22"/>
                  <w:lang w:eastAsia="en-US"/>
                </w:rPr>
                <w:delText>1.8</w:delText>
              </w:r>
            </w:del>
          </w:p>
        </w:tc>
      </w:tr>
      <w:tr w:rsidR="0025564C" w:rsidRPr="0025564C" w:rsidDel="00B5689D" w14:paraId="3B460A36" w14:textId="235CD44A" w:rsidTr="00641B54">
        <w:trPr>
          <w:trHeight w:val="300"/>
          <w:del w:id="306" w:author="Gabrielle" w:date="2019-05-24T19:34:00Z"/>
        </w:trPr>
        <w:tc>
          <w:tcPr>
            <w:tcW w:w="1204" w:type="dxa"/>
            <w:vMerge/>
            <w:tcBorders>
              <w:top w:val="nil"/>
              <w:left w:val="single" w:sz="8" w:space="0" w:color="auto"/>
              <w:bottom w:val="single" w:sz="4" w:space="0" w:color="000000"/>
              <w:right w:val="single" w:sz="4" w:space="0" w:color="auto"/>
            </w:tcBorders>
            <w:vAlign w:val="center"/>
            <w:hideMark/>
          </w:tcPr>
          <w:p w14:paraId="78634772" w14:textId="7DB26A8F" w:rsidR="0025564C" w:rsidRPr="0021536B" w:rsidDel="00B5689D" w:rsidRDefault="0025564C" w:rsidP="0025564C">
            <w:pPr>
              <w:rPr>
                <w:del w:id="307" w:author="Gabrielle" w:date="2019-05-24T19:34:00Z"/>
                <w:rFonts w:ascii="Times New Roman" w:eastAsia="Times New Roman" w:hAnsi="Times New Roman" w:cs="Times New Roman"/>
                <w:b/>
                <w:color w:val="000000"/>
                <w:sz w:val="22"/>
                <w:szCs w:val="22"/>
                <w:lang w:eastAsia="en-US"/>
              </w:rPr>
            </w:pPr>
          </w:p>
        </w:tc>
        <w:tc>
          <w:tcPr>
            <w:tcW w:w="1720" w:type="dxa"/>
            <w:vMerge/>
            <w:tcBorders>
              <w:top w:val="single" w:sz="4" w:space="0" w:color="auto"/>
              <w:left w:val="nil"/>
              <w:bottom w:val="single" w:sz="4" w:space="0" w:color="000000"/>
              <w:right w:val="nil"/>
            </w:tcBorders>
            <w:vAlign w:val="center"/>
            <w:hideMark/>
          </w:tcPr>
          <w:p w14:paraId="13B8D8AD" w14:textId="40AEE1EA" w:rsidR="0025564C" w:rsidRPr="0021536B" w:rsidDel="00B5689D" w:rsidRDefault="0025564C" w:rsidP="0021536B">
            <w:pPr>
              <w:jc w:val="right"/>
              <w:rPr>
                <w:del w:id="308" w:author="Gabrielle" w:date="2019-05-24T19:34:00Z"/>
                <w:rFonts w:ascii="Times New Roman" w:eastAsia="Times New Roman" w:hAnsi="Times New Roman" w:cs="Times New Roman"/>
                <w:color w:val="000000"/>
                <w:sz w:val="22"/>
                <w:szCs w:val="22"/>
                <w:lang w:eastAsia="en-US"/>
              </w:rPr>
            </w:pPr>
          </w:p>
        </w:tc>
        <w:tc>
          <w:tcPr>
            <w:tcW w:w="1180" w:type="dxa"/>
            <w:tcBorders>
              <w:top w:val="nil"/>
              <w:left w:val="nil"/>
              <w:bottom w:val="single" w:sz="4" w:space="0" w:color="auto"/>
              <w:right w:val="nil"/>
            </w:tcBorders>
            <w:shd w:val="clear" w:color="auto" w:fill="auto"/>
            <w:noWrap/>
            <w:vAlign w:val="bottom"/>
            <w:hideMark/>
          </w:tcPr>
          <w:p w14:paraId="355D2CDB" w14:textId="04FE47BB" w:rsidR="0025564C" w:rsidRPr="0021536B" w:rsidDel="00B5689D" w:rsidRDefault="0025564C" w:rsidP="0021536B">
            <w:pPr>
              <w:jc w:val="center"/>
              <w:rPr>
                <w:del w:id="309" w:author="Gabrielle" w:date="2019-05-24T19:34:00Z"/>
                <w:rFonts w:ascii="Times New Roman" w:eastAsia="Times New Roman" w:hAnsi="Times New Roman" w:cs="Times New Roman"/>
                <w:color w:val="000000"/>
                <w:sz w:val="22"/>
                <w:szCs w:val="22"/>
                <w:lang w:eastAsia="en-US"/>
              </w:rPr>
            </w:pPr>
            <w:del w:id="310" w:author="Gabrielle" w:date="2019-05-24T19:34:00Z">
              <w:r w:rsidRPr="0021536B" w:rsidDel="00B5689D">
                <w:rPr>
                  <w:rFonts w:ascii="Times New Roman" w:eastAsia="Times New Roman" w:hAnsi="Times New Roman" w:cs="Times New Roman"/>
                  <w:color w:val="000000"/>
                  <w:sz w:val="22"/>
                  <w:szCs w:val="22"/>
                  <w:lang w:eastAsia="en-US"/>
                </w:rPr>
                <w:delText>90</w:delText>
              </w:r>
              <w:r w:rsidR="00641B54" w:rsidRPr="0021536B" w:rsidDel="00B5689D">
                <w:rPr>
                  <w:rFonts w:ascii="Times New Roman" w:eastAsia="Times New Roman" w:hAnsi="Times New Roman" w:cs="Times New Roman"/>
                  <w:color w:val="000000"/>
                  <w:sz w:val="22"/>
                  <w:szCs w:val="22"/>
                  <w:lang w:eastAsia="en-US"/>
                </w:rPr>
                <w:delText>-100</w:delText>
              </w:r>
            </w:del>
          </w:p>
        </w:tc>
        <w:tc>
          <w:tcPr>
            <w:tcW w:w="880" w:type="dxa"/>
            <w:tcBorders>
              <w:top w:val="nil"/>
              <w:left w:val="nil"/>
              <w:bottom w:val="single" w:sz="4" w:space="0" w:color="auto"/>
              <w:right w:val="nil"/>
            </w:tcBorders>
            <w:shd w:val="clear" w:color="auto" w:fill="auto"/>
            <w:noWrap/>
            <w:vAlign w:val="bottom"/>
            <w:hideMark/>
          </w:tcPr>
          <w:p w14:paraId="528E9663" w14:textId="2A1287A2" w:rsidR="0025564C" w:rsidRPr="0021536B" w:rsidDel="00B5689D" w:rsidRDefault="0025564C" w:rsidP="0021536B">
            <w:pPr>
              <w:jc w:val="center"/>
              <w:rPr>
                <w:del w:id="311" w:author="Gabrielle" w:date="2019-05-24T19:34:00Z"/>
                <w:rFonts w:ascii="Times New Roman" w:eastAsia="Times New Roman" w:hAnsi="Times New Roman" w:cs="Times New Roman"/>
                <w:color w:val="000000"/>
                <w:sz w:val="22"/>
                <w:szCs w:val="22"/>
                <w:lang w:eastAsia="en-US"/>
              </w:rPr>
            </w:pPr>
            <w:del w:id="312" w:author="Gabrielle" w:date="2019-05-24T19:34:00Z">
              <w:r w:rsidRPr="0021536B" w:rsidDel="00B5689D">
                <w:rPr>
                  <w:rFonts w:ascii="Times New Roman" w:eastAsia="Times New Roman" w:hAnsi="Times New Roman" w:cs="Times New Roman"/>
                  <w:color w:val="000000"/>
                  <w:sz w:val="22"/>
                  <w:szCs w:val="22"/>
                  <w:lang w:eastAsia="en-US"/>
                </w:rPr>
                <w:delText>88.8</w:delText>
              </w:r>
            </w:del>
          </w:p>
        </w:tc>
        <w:tc>
          <w:tcPr>
            <w:tcW w:w="780" w:type="dxa"/>
            <w:tcBorders>
              <w:top w:val="nil"/>
              <w:left w:val="nil"/>
              <w:bottom w:val="single" w:sz="4" w:space="0" w:color="auto"/>
              <w:right w:val="nil"/>
            </w:tcBorders>
            <w:shd w:val="clear" w:color="auto" w:fill="auto"/>
            <w:noWrap/>
            <w:vAlign w:val="bottom"/>
            <w:hideMark/>
          </w:tcPr>
          <w:p w14:paraId="432C4315" w14:textId="23EA1C42" w:rsidR="0025564C" w:rsidRPr="0021536B" w:rsidDel="00B5689D" w:rsidRDefault="0025564C" w:rsidP="0021536B">
            <w:pPr>
              <w:jc w:val="center"/>
              <w:rPr>
                <w:del w:id="313" w:author="Gabrielle" w:date="2019-05-24T19:34:00Z"/>
                <w:rFonts w:ascii="Times New Roman" w:eastAsia="Times New Roman" w:hAnsi="Times New Roman" w:cs="Times New Roman"/>
                <w:color w:val="000000"/>
                <w:sz w:val="22"/>
                <w:szCs w:val="22"/>
                <w:lang w:eastAsia="en-US"/>
              </w:rPr>
            </w:pPr>
            <w:del w:id="314" w:author="Gabrielle" w:date="2019-05-24T19:34:00Z">
              <w:r w:rsidRPr="0021536B" w:rsidDel="00B5689D">
                <w:rPr>
                  <w:rFonts w:ascii="Times New Roman" w:eastAsia="Times New Roman" w:hAnsi="Times New Roman" w:cs="Times New Roman"/>
                  <w:color w:val="000000"/>
                  <w:sz w:val="22"/>
                  <w:szCs w:val="22"/>
                  <w:lang w:eastAsia="en-US"/>
                </w:rPr>
                <w:delText>4.9</w:delText>
              </w:r>
            </w:del>
          </w:p>
        </w:tc>
        <w:tc>
          <w:tcPr>
            <w:tcW w:w="886" w:type="dxa"/>
            <w:tcBorders>
              <w:top w:val="nil"/>
              <w:left w:val="nil"/>
              <w:bottom w:val="single" w:sz="4" w:space="0" w:color="auto"/>
              <w:right w:val="nil"/>
            </w:tcBorders>
            <w:shd w:val="clear" w:color="auto" w:fill="auto"/>
            <w:noWrap/>
            <w:vAlign w:val="bottom"/>
            <w:hideMark/>
          </w:tcPr>
          <w:p w14:paraId="141664C8" w14:textId="674AD19D" w:rsidR="0025564C" w:rsidRPr="0021536B" w:rsidDel="00B5689D" w:rsidRDefault="0025564C" w:rsidP="0021536B">
            <w:pPr>
              <w:jc w:val="center"/>
              <w:rPr>
                <w:del w:id="315" w:author="Gabrielle" w:date="2019-05-24T19:34:00Z"/>
                <w:rFonts w:ascii="Times New Roman" w:eastAsia="Times New Roman" w:hAnsi="Times New Roman" w:cs="Times New Roman"/>
                <w:color w:val="000000"/>
                <w:sz w:val="22"/>
                <w:szCs w:val="22"/>
                <w:lang w:eastAsia="en-US"/>
              </w:rPr>
            </w:pPr>
            <w:del w:id="316" w:author="Gabrielle" w:date="2019-05-24T19:34:00Z">
              <w:r w:rsidRPr="0021536B" w:rsidDel="00B5689D">
                <w:rPr>
                  <w:rFonts w:ascii="Times New Roman" w:eastAsia="Times New Roman" w:hAnsi="Times New Roman" w:cs="Times New Roman"/>
                  <w:color w:val="000000"/>
                  <w:sz w:val="22"/>
                  <w:szCs w:val="22"/>
                  <w:lang w:eastAsia="en-US"/>
                </w:rPr>
                <w:delText>4.9</w:delText>
              </w:r>
            </w:del>
          </w:p>
        </w:tc>
        <w:tc>
          <w:tcPr>
            <w:tcW w:w="810" w:type="dxa"/>
            <w:tcBorders>
              <w:top w:val="nil"/>
              <w:left w:val="nil"/>
              <w:bottom w:val="single" w:sz="4" w:space="0" w:color="auto"/>
              <w:right w:val="single" w:sz="8" w:space="0" w:color="auto"/>
            </w:tcBorders>
            <w:shd w:val="clear" w:color="auto" w:fill="auto"/>
            <w:noWrap/>
            <w:vAlign w:val="bottom"/>
            <w:hideMark/>
          </w:tcPr>
          <w:p w14:paraId="3A251291" w14:textId="3C58525F" w:rsidR="0025564C" w:rsidRPr="0021536B" w:rsidDel="00B5689D" w:rsidRDefault="0025564C" w:rsidP="0021536B">
            <w:pPr>
              <w:jc w:val="center"/>
              <w:rPr>
                <w:del w:id="317" w:author="Gabrielle" w:date="2019-05-24T19:34:00Z"/>
                <w:rFonts w:ascii="Times New Roman" w:eastAsia="Times New Roman" w:hAnsi="Times New Roman" w:cs="Times New Roman"/>
                <w:color w:val="000000"/>
                <w:sz w:val="22"/>
                <w:szCs w:val="22"/>
                <w:lang w:eastAsia="en-US"/>
              </w:rPr>
            </w:pPr>
            <w:del w:id="318" w:author="Gabrielle" w:date="2019-05-24T19:34:00Z">
              <w:r w:rsidRPr="0021536B" w:rsidDel="00B5689D">
                <w:rPr>
                  <w:rFonts w:ascii="Times New Roman" w:eastAsia="Times New Roman" w:hAnsi="Times New Roman" w:cs="Times New Roman"/>
                  <w:color w:val="000000"/>
                  <w:sz w:val="22"/>
                  <w:szCs w:val="22"/>
                  <w:lang w:eastAsia="en-US"/>
                </w:rPr>
                <w:delText>1.3</w:delText>
              </w:r>
            </w:del>
          </w:p>
        </w:tc>
      </w:tr>
      <w:tr w:rsidR="0025564C" w:rsidRPr="0025564C" w:rsidDel="00B5689D" w14:paraId="2C70123B" w14:textId="223E1EF2" w:rsidTr="00641B54">
        <w:trPr>
          <w:trHeight w:val="300"/>
          <w:del w:id="319" w:author="Gabrielle" w:date="2019-05-24T19:34:00Z"/>
        </w:trPr>
        <w:tc>
          <w:tcPr>
            <w:tcW w:w="1204" w:type="dxa"/>
            <w:vMerge/>
            <w:tcBorders>
              <w:top w:val="nil"/>
              <w:left w:val="single" w:sz="8" w:space="0" w:color="auto"/>
              <w:bottom w:val="single" w:sz="4" w:space="0" w:color="000000"/>
              <w:right w:val="single" w:sz="4" w:space="0" w:color="auto"/>
            </w:tcBorders>
            <w:vAlign w:val="center"/>
            <w:hideMark/>
          </w:tcPr>
          <w:p w14:paraId="090282AD" w14:textId="3B48E330" w:rsidR="0025564C" w:rsidRPr="0021536B" w:rsidDel="00B5689D" w:rsidRDefault="0025564C" w:rsidP="0025564C">
            <w:pPr>
              <w:rPr>
                <w:del w:id="320" w:author="Gabrielle" w:date="2019-05-24T19:34:00Z"/>
                <w:rFonts w:ascii="Times New Roman" w:eastAsia="Times New Roman" w:hAnsi="Times New Roman" w:cs="Times New Roman"/>
                <w:b/>
                <w:color w:val="000000"/>
                <w:sz w:val="22"/>
                <w:szCs w:val="22"/>
                <w:lang w:eastAsia="en-US"/>
              </w:rPr>
            </w:pPr>
          </w:p>
        </w:tc>
        <w:tc>
          <w:tcPr>
            <w:tcW w:w="1720" w:type="dxa"/>
            <w:vMerge w:val="restart"/>
            <w:tcBorders>
              <w:top w:val="nil"/>
              <w:left w:val="nil"/>
              <w:bottom w:val="single" w:sz="4" w:space="0" w:color="000000"/>
              <w:right w:val="nil"/>
            </w:tcBorders>
            <w:shd w:val="clear" w:color="auto" w:fill="auto"/>
            <w:noWrap/>
            <w:vAlign w:val="center"/>
            <w:hideMark/>
          </w:tcPr>
          <w:p w14:paraId="405BDE25" w14:textId="76408D23" w:rsidR="0025564C" w:rsidRPr="0021536B" w:rsidDel="00B5689D" w:rsidRDefault="0025564C" w:rsidP="0021536B">
            <w:pPr>
              <w:jc w:val="right"/>
              <w:rPr>
                <w:del w:id="321" w:author="Gabrielle" w:date="2019-05-24T19:34:00Z"/>
                <w:rFonts w:ascii="Times New Roman" w:eastAsia="Times New Roman" w:hAnsi="Times New Roman" w:cs="Times New Roman"/>
                <w:color w:val="000000"/>
                <w:sz w:val="22"/>
                <w:szCs w:val="22"/>
                <w:lang w:eastAsia="en-US"/>
              </w:rPr>
            </w:pPr>
            <w:del w:id="322" w:author="Gabrielle" w:date="2019-05-24T19:34:00Z">
              <w:r w:rsidRPr="0021536B" w:rsidDel="00B5689D">
                <w:rPr>
                  <w:rFonts w:ascii="Times New Roman" w:eastAsia="Times New Roman" w:hAnsi="Times New Roman" w:cs="Times New Roman"/>
                  <w:color w:val="000000"/>
                  <w:sz w:val="22"/>
                  <w:szCs w:val="22"/>
                  <w:lang w:eastAsia="en-US"/>
                </w:rPr>
                <w:delText>Near Wetland</w:delText>
              </w:r>
            </w:del>
          </w:p>
        </w:tc>
        <w:tc>
          <w:tcPr>
            <w:tcW w:w="1180" w:type="dxa"/>
            <w:tcBorders>
              <w:top w:val="nil"/>
              <w:left w:val="nil"/>
              <w:bottom w:val="nil"/>
              <w:right w:val="nil"/>
            </w:tcBorders>
            <w:shd w:val="clear" w:color="auto" w:fill="auto"/>
            <w:noWrap/>
            <w:vAlign w:val="bottom"/>
            <w:hideMark/>
          </w:tcPr>
          <w:p w14:paraId="1F660D3B" w14:textId="25737CB7" w:rsidR="0025564C" w:rsidRPr="0021536B" w:rsidDel="00B5689D" w:rsidRDefault="0025564C" w:rsidP="0021536B">
            <w:pPr>
              <w:jc w:val="center"/>
              <w:rPr>
                <w:del w:id="323" w:author="Gabrielle" w:date="2019-05-24T19:34:00Z"/>
                <w:rFonts w:ascii="Times New Roman" w:eastAsia="Times New Roman" w:hAnsi="Times New Roman" w:cs="Times New Roman"/>
                <w:color w:val="000000"/>
                <w:sz w:val="22"/>
                <w:szCs w:val="22"/>
                <w:lang w:eastAsia="en-US"/>
              </w:rPr>
            </w:pPr>
            <w:del w:id="324" w:author="Gabrielle" w:date="2019-05-24T19:34:00Z">
              <w:r w:rsidRPr="0021536B" w:rsidDel="00B5689D">
                <w:rPr>
                  <w:rFonts w:ascii="Times New Roman" w:eastAsia="Times New Roman" w:hAnsi="Times New Roman" w:cs="Times New Roman"/>
                  <w:color w:val="000000"/>
                  <w:sz w:val="22"/>
                  <w:szCs w:val="22"/>
                  <w:lang w:eastAsia="en-US"/>
                </w:rPr>
                <w:delText>0-10</w:delText>
              </w:r>
            </w:del>
          </w:p>
        </w:tc>
        <w:tc>
          <w:tcPr>
            <w:tcW w:w="880" w:type="dxa"/>
            <w:tcBorders>
              <w:top w:val="nil"/>
              <w:left w:val="nil"/>
              <w:bottom w:val="nil"/>
              <w:right w:val="nil"/>
            </w:tcBorders>
            <w:shd w:val="clear" w:color="auto" w:fill="auto"/>
            <w:noWrap/>
            <w:vAlign w:val="bottom"/>
            <w:hideMark/>
          </w:tcPr>
          <w:p w14:paraId="29165778" w14:textId="5A843BD7" w:rsidR="0025564C" w:rsidRPr="0021536B" w:rsidDel="00B5689D" w:rsidRDefault="0025564C" w:rsidP="0021536B">
            <w:pPr>
              <w:jc w:val="center"/>
              <w:rPr>
                <w:del w:id="325" w:author="Gabrielle" w:date="2019-05-24T19:34:00Z"/>
                <w:rFonts w:ascii="Times New Roman" w:eastAsia="Times New Roman" w:hAnsi="Times New Roman" w:cs="Times New Roman"/>
                <w:color w:val="000000"/>
                <w:sz w:val="22"/>
                <w:szCs w:val="22"/>
                <w:lang w:eastAsia="en-US"/>
              </w:rPr>
            </w:pPr>
            <w:del w:id="326" w:author="Gabrielle" w:date="2019-05-24T19:34:00Z">
              <w:r w:rsidRPr="0021536B" w:rsidDel="00B5689D">
                <w:rPr>
                  <w:rFonts w:ascii="Times New Roman" w:eastAsia="Times New Roman" w:hAnsi="Times New Roman" w:cs="Times New Roman"/>
                  <w:color w:val="000000"/>
                  <w:sz w:val="22"/>
                  <w:szCs w:val="22"/>
                  <w:lang w:eastAsia="en-US"/>
                </w:rPr>
                <w:delText>86.8</w:delText>
              </w:r>
            </w:del>
          </w:p>
        </w:tc>
        <w:tc>
          <w:tcPr>
            <w:tcW w:w="780" w:type="dxa"/>
            <w:tcBorders>
              <w:top w:val="nil"/>
              <w:left w:val="nil"/>
              <w:bottom w:val="nil"/>
              <w:right w:val="nil"/>
            </w:tcBorders>
            <w:shd w:val="clear" w:color="auto" w:fill="auto"/>
            <w:noWrap/>
            <w:vAlign w:val="bottom"/>
            <w:hideMark/>
          </w:tcPr>
          <w:p w14:paraId="59265190" w14:textId="1DF88C43" w:rsidR="0025564C" w:rsidRPr="0021536B" w:rsidDel="00B5689D" w:rsidRDefault="0025564C" w:rsidP="0021536B">
            <w:pPr>
              <w:jc w:val="center"/>
              <w:rPr>
                <w:del w:id="327" w:author="Gabrielle" w:date="2019-05-24T19:34:00Z"/>
                <w:rFonts w:ascii="Times New Roman" w:eastAsia="Times New Roman" w:hAnsi="Times New Roman" w:cs="Times New Roman"/>
                <w:color w:val="000000"/>
                <w:sz w:val="22"/>
                <w:szCs w:val="22"/>
                <w:lang w:eastAsia="en-US"/>
              </w:rPr>
            </w:pPr>
            <w:del w:id="328" w:author="Gabrielle" w:date="2019-05-24T19:34:00Z">
              <w:r w:rsidRPr="0021536B" w:rsidDel="00B5689D">
                <w:rPr>
                  <w:rFonts w:ascii="Times New Roman" w:eastAsia="Times New Roman" w:hAnsi="Times New Roman" w:cs="Times New Roman"/>
                  <w:color w:val="000000"/>
                  <w:sz w:val="22"/>
                  <w:szCs w:val="22"/>
                  <w:lang w:eastAsia="en-US"/>
                </w:rPr>
                <w:delText>3.9</w:delText>
              </w:r>
            </w:del>
          </w:p>
        </w:tc>
        <w:tc>
          <w:tcPr>
            <w:tcW w:w="886" w:type="dxa"/>
            <w:tcBorders>
              <w:top w:val="nil"/>
              <w:left w:val="nil"/>
              <w:bottom w:val="nil"/>
              <w:right w:val="nil"/>
            </w:tcBorders>
            <w:shd w:val="clear" w:color="auto" w:fill="auto"/>
            <w:noWrap/>
            <w:vAlign w:val="bottom"/>
            <w:hideMark/>
          </w:tcPr>
          <w:p w14:paraId="2E13D948" w14:textId="6329A20E" w:rsidR="0025564C" w:rsidRPr="0021536B" w:rsidDel="00B5689D" w:rsidRDefault="0025564C" w:rsidP="0021536B">
            <w:pPr>
              <w:jc w:val="center"/>
              <w:rPr>
                <w:del w:id="329" w:author="Gabrielle" w:date="2019-05-24T19:34:00Z"/>
                <w:rFonts w:ascii="Times New Roman" w:eastAsia="Times New Roman" w:hAnsi="Times New Roman" w:cs="Times New Roman"/>
                <w:color w:val="000000"/>
                <w:sz w:val="22"/>
                <w:szCs w:val="22"/>
                <w:lang w:eastAsia="en-US"/>
              </w:rPr>
            </w:pPr>
            <w:del w:id="330" w:author="Gabrielle" w:date="2019-05-24T19:34:00Z">
              <w:r w:rsidRPr="0021536B" w:rsidDel="00B5689D">
                <w:rPr>
                  <w:rFonts w:ascii="Times New Roman" w:eastAsia="Times New Roman" w:hAnsi="Times New Roman" w:cs="Times New Roman"/>
                  <w:color w:val="000000"/>
                  <w:sz w:val="22"/>
                  <w:szCs w:val="22"/>
                  <w:lang w:eastAsia="en-US"/>
                </w:rPr>
                <w:delText>5.8</w:delText>
              </w:r>
            </w:del>
          </w:p>
        </w:tc>
        <w:tc>
          <w:tcPr>
            <w:tcW w:w="810" w:type="dxa"/>
            <w:tcBorders>
              <w:top w:val="nil"/>
              <w:left w:val="nil"/>
              <w:bottom w:val="nil"/>
              <w:right w:val="single" w:sz="8" w:space="0" w:color="auto"/>
            </w:tcBorders>
            <w:shd w:val="clear" w:color="auto" w:fill="auto"/>
            <w:noWrap/>
            <w:vAlign w:val="bottom"/>
            <w:hideMark/>
          </w:tcPr>
          <w:p w14:paraId="4A835C13" w14:textId="4F3AEA5F" w:rsidR="0025564C" w:rsidRPr="0021536B" w:rsidDel="00B5689D" w:rsidRDefault="0025564C" w:rsidP="0021536B">
            <w:pPr>
              <w:jc w:val="center"/>
              <w:rPr>
                <w:del w:id="331" w:author="Gabrielle" w:date="2019-05-24T19:34:00Z"/>
                <w:rFonts w:ascii="Times New Roman" w:eastAsia="Times New Roman" w:hAnsi="Times New Roman" w:cs="Times New Roman"/>
                <w:color w:val="000000"/>
                <w:sz w:val="22"/>
                <w:szCs w:val="22"/>
                <w:lang w:eastAsia="en-US"/>
              </w:rPr>
            </w:pPr>
            <w:del w:id="332" w:author="Gabrielle" w:date="2019-05-24T19:34:00Z">
              <w:r w:rsidRPr="0021536B" w:rsidDel="00B5689D">
                <w:rPr>
                  <w:rFonts w:ascii="Times New Roman" w:eastAsia="Times New Roman" w:hAnsi="Times New Roman" w:cs="Times New Roman"/>
                  <w:color w:val="000000"/>
                  <w:sz w:val="22"/>
                  <w:szCs w:val="22"/>
                  <w:lang w:eastAsia="en-US"/>
                </w:rPr>
                <w:delText>3.5</w:delText>
              </w:r>
            </w:del>
          </w:p>
        </w:tc>
      </w:tr>
      <w:tr w:rsidR="0025564C" w:rsidRPr="0025564C" w:rsidDel="00B5689D" w14:paraId="47F281AE" w14:textId="1E513A9C" w:rsidTr="00641B54">
        <w:trPr>
          <w:trHeight w:val="300"/>
          <w:del w:id="333" w:author="Gabrielle" w:date="2019-05-24T19:34:00Z"/>
        </w:trPr>
        <w:tc>
          <w:tcPr>
            <w:tcW w:w="1204" w:type="dxa"/>
            <w:vMerge/>
            <w:tcBorders>
              <w:top w:val="nil"/>
              <w:left w:val="single" w:sz="8" w:space="0" w:color="auto"/>
              <w:bottom w:val="single" w:sz="4" w:space="0" w:color="000000"/>
              <w:right w:val="single" w:sz="4" w:space="0" w:color="auto"/>
            </w:tcBorders>
            <w:vAlign w:val="center"/>
            <w:hideMark/>
          </w:tcPr>
          <w:p w14:paraId="6278264A" w14:textId="4435FAFD" w:rsidR="0025564C" w:rsidRPr="0021536B" w:rsidDel="00B5689D" w:rsidRDefault="0025564C" w:rsidP="0025564C">
            <w:pPr>
              <w:rPr>
                <w:del w:id="334" w:author="Gabrielle" w:date="2019-05-24T19:34:00Z"/>
                <w:rFonts w:ascii="Times New Roman" w:eastAsia="Times New Roman" w:hAnsi="Times New Roman" w:cs="Times New Roman"/>
                <w:b/>
                <w:color w:val="000000"/>
                <w:sz w:val="22"/>
                <w:szCs w:val="22"/>
                <w:lang w:eastAsia="en-US"/>
              </w:rPr>
            </w:pPr>
          </w:p>
        </w:tc>
        <w:tc>
          <w:tcPr>
            <w:tcW w:w="1720" w:type="dxa"/>
            <w:vMerge/>
            <w:tcBorders>
              <w:top w:val="nil"/>
              <w:left w:val="nil"/>
              <w:bottom w:val="single" w:sz="4" w:space="0" w:color="000000"/>
              <w:right w:val="nil"/>
            </w:tcBorders>
            <w:vAlign w:val="center"/>
            <w:hideMark/>
          </w:tcPr>
          <w:p w14:paraId="3661E250" w14:textId="65EA83EA" w:rsidR="0025564C" w:rsidRPr="0021536B" w:rsidDel="00B5689D" w:rsidRDefault="0025564C" w:rsidP="0021536B">
            <w:pPr>
              <w:jc w:val="right"/>
              <w:rPr>
                <w:del w:id="335" w:author="Gabrielle" w:date="2019-05-24T19:34:00Z"/>
                <w:rFonts w:ascii="Times New Roman" w:eastAsia="Times New Roman" w:hAnsi="Times New Roman" w:cs="Times New Roman"/>
                <w:color w:val="000000"/>
                <w:sz w:val="22"/>
                <w:szCs w:val="22"/>
                <w:lang w:eastAsia="en-US"/>
              </w:rPr>
            </w:pPr>
          </w:p>
        </w:tc>
        <w:tc>
          <w:tcPr>
            <w:tcW w:w="1180" w:type="dxa"/>
            <w:tcBorders>
              <w:top w:val="nil"/>
              <w:left w:val="nil"/>
              <w:bottom w:val="single" w:sz="4" w:space="0" w:color="auto"/>
              <w:right w:val="nil"/>
            </w:tcBorders>
            <w:shd w:val="clear" w:color="auto" w:fill="auto"/>
            <w:noWrap/>
            <w:vAlign w:val="bottom"/>
            <w:hideMark/>
          </w:tcPr>
          <w:p w14:paraId="6433F372" w14:textId="70D39733" w:rsidR="0025564C" w:rsidRPr="0021536B" w:rsidDel="00B5689D" w:rsidRDefault="0025564C" w:rsidP="0021536B">
            <w:pPr>
              <w:jc w:val="center"/>
              <w:rPr>
                <w:del w:id="336" w:author="Gabrielle" w:date="2019-05-24T19:34:00Z"/>
                <w:rFonts w:ascii="Times New Roman" w:eastAsia="Times New Roman" w:hAnsi="Times New Roman" w:cs="Times New Roman"/>
                <w:color w:val="000000"/>
                <w:sz w:val="22"/>
                <w:szCs w:val="22"/>
                <w:lang w:eastAsia="en-US"/>
              </w:rPr>
            </w:pPr>
            <w:del w:id="337" w:author="Gabrielle" w:date="2019-05-24T19:34:00Z">
              <w:r w:rsidRPr="0021536B" w:rsidDel="00B5689D">
                <w:rPr>
                  <w:rFonts w:ascii="Times New Roman" w:eastAsia="Times New Roman" w:hAnsi="Times New Roman" w:cs="Times New Roman"/>
                  <w:color w:val="000000"/>
                  <w:sz w:val="22"/>
                  <w:szCs w:val="22"/>
                  <w:lang w:eastAsia="en-US"/>
                </w:rPr>
                <w:delText>20-30</w:delText>
              </w:r>
            </w:del>
          </w:p>
        </w:tc>
        <w:tc>
          <w:tcPr>
            <w:tcW w:w="880" w:type="dxa"/>
            <w:tcBorders>
              <w:top w:val="nil"/>
              <w:left w:val="nil"/>
              <w:bottom w:val="single" w:sz="4" w:space="0" w:color="auto"/>
              <w:right w:val="nil"/>
            </w:tcBorders>
            <w:shd w:val="clear" w:color="auto" w:fill="auto"/>
            <w:noWrap/>
            <w:vAlign w:val="bottom"/>
            <w:hideMark/>
          </w:tcPr>
          <w:p w14:paraId="380F5B32" w14:textId="005C6EA6" w:rsidR="0025564C" w:rsidRPr="0021536B" w:rsidDel="00B5689D" w:rsidRDefault="0025564C" w:rsidP="0021536B">
            <w:pPr>
              <w:jc w:val="center"/>
              <w:rPr>
                <w:del w:id="338" w:author="Gabrielle" w:date="2019-05-24T19:34:00Z"/>
                <w:rFonts w:ascii="Times New Roman" w:eastAsia="Times New Roman" w:hAnsi="Times New Roman" w:cs="Times New Roman"/>
                <w:color w:val="000000"/>
                <w:sz w:val="22"/>
                <w:szCs w:val="22"/>
                <w:lang w:eastAsia="en-US"/>
              </w:rPr>
            </w:pPr>
            <w:del w:id="339" w:author="Gabrielle" w:date="2019-05-24T19:34:00Z">
              <w:r w:rsidRPr="0021536B" w:rsidDel="00B5689D">
                <w:rPr>
                  <w:rFonts w:ascii="Times New Roman" w:eastAsia="Times New Roman" w:hAnsi="Times New Roman" w:cs="Times New Roman"/>
                  <w:color w:val="000000"/>
                  <w:sz w:val="22"/>
                  <w:szCs w:val="22"/>
                  <w:lang w:eastAsia="en-US"/>
                </w:rPr>
                <w:delText>85.5</w:delText>
              </w:r>
            </w:del>
          </w:p>
        </w:tc>
        <w:tc>
          <w:tcPr>
            <w:tcW w:w="780" w:type="dxa"/>
            <w:tcBorders>
              <w:top w:val="nil"/>
              <w:left w:val="nil"/>
              <w:bottom w:val="single" w:sz="4" w:space="0" w:color="auto"/>
              <w:right w:val="nil"/>
            </w:tcBorders>
            <w:shd w:val="clear" w:color="auto" w:fill="auto"/>
            <w:noWrap/>
            <w:vAlign w:val="bottom"/>
            <w:hideMark/>
          </w:tcPr>
          <w:p w14:paraId="402A4D87" w14:textId="750D982A" w:rsidR="0025564C" w:rsidRPr="0021536B" w:rsidDel="00B5689D" w:rsidRDefault="0025564C" w:rsidP="0021536B">
            <w:pPr>
              <w:jc w:val="center"/>
              <w:rPr>
                <w:del w:id="340" w:author="Gabrielle" w:date="2019-05-24T19:34:00Z"/>
                <w:rFonts w:ascii="Times New Roman" w:eastAsia="Times New Roman" w:hAnsi="Times New Roman" w:cs="Times New Roman"/>
                <w:color w:val="000000"/>
                <w:sz w:val="22"/>
                <w:szCs w:val="22"/>
                <w:lang w:eastAsia="en-US"/>
              </w:rPr>
            </w:pPr>
            <w:del w:id="341" w:author="Gabrielle" w:date="2019-05-24T19:34:00Z">
              <w:r w:rsidRPr="0021536B" w:rsidDel="00B5689D">
                <w:rPr>
                  <w:rFonts w:ascii="Times New Roman" w:eastAsia="Times New Roman" w:hAnsi="Times New Roman" w:cs="Times New Roman"/>
                  <w:color w:val="000000"/>
                  <w:sz w:val="22"/>
                  <w:szCs w:val="22"/>
                  <w:lang w:eastAsia="en-US"/>
                </w:rPr>
                <w:delText>5.8</w:delText>
              </w:r>
            </w:del>
          </w:p>
        </w:tc>
        <w:tc>
          <w:tcPr>
            <w:tcW w:w="886" w:type="dxa"/>
            <w:tcBorders>
              <w:top w:val="nil"/>
              <w:left w:val="nil"/>
              <w:bottom w:val="single" w:sz="4" w:space="0" w:color="auto"/>
              <w:right w:val="nil"/>
            </w:tcBorders>
            <w:shd w:val="clear" w:color="auto" w:fill="auto"/>
            <w:noWrap/>
            <w:vAlign w:val="bottom"/>
            <w:hideMark/>
          </w:tcPr>
          <w:p w14:paraId="31ED0F02" w14:textId="25937680" w:rsidR="0025564C" w:rsidRPr="0021536B" w:rsidDel="00B5689D" w:rsidRDefault="0025564C" w:rsidP="0021536B">
            <w:pPr>
              <w:jc w:val="center"/>
              <w:rPr>
                <w:del w:id="342" w:author="Gabrielle" w:date="2019-05-24T19:34:00Z"/>
                <w:rFonts w:ascii="Times New Roman" w:eastAsia="Times New Roman" w:hAnsi="Times New Roman" w:cs="Times New Roman"/>
                <w:color w:val="000000"/>
                <w:sz w:val="22"/>
                <w:szCs w:val="22"/>
                <w:lang w:eastAsia="en-US"/>
              </w:rPr>
            </w:pPr>
            <w:del w:id="343" w:author="Gabrielle" w:date="2019-05-24T19:34:00Z">
              <w:r w:rsidRPr="0021536B" w:rsidDel="00B5689D">
                <w:rPr>
                  <w:rFonts w:ascii="Times New Roman" w:eastAsia="Times New Roman" w:hAnsi="Times New Roman" w:cs="Times New Roman"/>
                  <w:color w:val="000000"/>
                  <w:sz w:val="22"/>
                  <w:szCs w:val="22"/>
                  <w:lang w:eastAsia="en-US"/>
                </w:rPr>
                <w:delText>5.8</w:delText>
              </w:r>
            </w:del>
          </w:p>
        </w:tc>
        <w:tc>
          <w:tcPr>
            <w:tcW w:w="810" w:type="dxa"/>
            <w:tcBorders>
              <w:top w:val="nil"/>
              <w:left w:val="nil"/>
              <w:bottom w:val="single" w:sz="4" w:space="0" w:color="auto"/>
              <w:right w:val="single" w:sz="8" w:space="0" w:color="auto"/>
            </w:tcBorders>
            <w:shd w:val="clear" w:color="auto" w:fill="auto"/>
            <w:noWrap/>
            <w:vAlign w:val="bottom"/>
            <w:hideMark/>
          </w:tcPr>
          <w:p w14:paraId="6E6586D5" w14:textId="2535DC4D" w:rsidR="0025564C" w:rsidRPr="0021536B" w:rsidDel="00B5689D" w:rsidRDefault="0025564C" w:rsidP="0021536B">
            <w:pPr>
              <w:jc w:val="center"/>
              <w:rPr>
                <w:del w:id="344" w:author="Gabrielle" w:date="2019-05-24T19:34:00Z"/>
                <w:rFonts w:ascii="Times New Roman" w:eastAsia="Times New Roman" w:hAnsi="Times New Roman" w:cs="Times New Roman"/>
                <w:color w:val="000000"/>
                <w:sz w:val="22"/>
                <w:szCs w:val="22"/>
                <w:lang w:eastAsia="en-US"/>
              </w:rPr>
            </w:pPr>
            <w:del w:id="345" w:author="Gabrielle" w:date="2019-05-24T19:34:00Z">
              <w:r w:rsidRPr="0021536B" w:rsidDel="00B5689D">
                <w:rPr>
                  <w:rFonts w:ascii="Times New Roman" w:eastAsia="Times New Roman" w:hAnsi="Times New Roman" w:cs="Times New Roman"/>
                  <w:color w:val="000000"/>
                  <w:sz w:val="22"/>
                  <w:szCs w:val="22"/>
                  <w:lang w:eastAsia="en-US"/>
                </w:rPr>
                <w:delText>2.8</w:delText>
              </w:r>
            </w:del>
          </w:p>
        </w:tc>
      </w:tr>
      <w:tr w:rsidR="0025564C" w:rsidRPr="0025564C" w:rsidDel="00B5689D" w14:paraId="733DB9B2" w14:textId="1B236D74" w:rsidTr="00641B54">
        <w:trPr>
          <w:trHeight w:val="300"/>
          <w:del w:id="346" w:author="Gabrielle" w:date="2019-05-24T19:34:00Z"/>
        </w:trPr>
        <w:tc>
          <w:tcPr>
            <w:tcW w:w="1204" w:type="dxa"/>
            <w:vMerge/>
            <w:tcBorders>
              <w:top w:val="nil"/>
              <w:left w:val="single" w:sz="8" w:space="0" w:color="auto"/>
              <w:bottom w:val="single" w:sz="4" w:space="0" w:color="000000"/>
              <w:right w:val="single" w:sz="4" w:space="0" w:color="auto"/>
            </w:tcBorders>
            <w:vAlign w:val="center"/>
            <w:hideMark/>
          </w:tcPr>
          <w:p w14:paraId="3D65C40E" w14:textId="2D4234D6" w:rsidR="0025564C" w:rsidRPr="0021536B" w:rsidDel="00B5689D" w:rsidRDefault="0025564C" w:rsidP="0025564C">
            <w:pPr>
              <w:rPr>
                <w:del w:id="347" w:author="Gabrielle" w:date="2019-05-24T19:34:00Z"/>
                <w:rFonts w:ascii="Times New Roman" w:eastAsia="Times New Roman" w:hAnsi="Times New Roman" w:cs="Times New Roman"/>
                <w:b/>
                <w:color w:val="000000"/>
                <w:sz w:val="22"/>
                <w:szCs w:val="22"/>
                <w:lang w:eastAsia="en-US"/>
              </w:rPr>
            </w:pPr>
          </w:p>
        </w:tc>
        <w:tc>
          <w:tcPr>
            <w:tcW w:w="1720" w:type="dxa"/>
            <w:vMerge w:val="restart"/>
            <w:tcBorders>
              <w:top w:val="nil"/>
              <w:left w:val="single" w:sz="4" w:space="0" w:color="auto"/>
              <w:bottom w:val="single" w:sz="4" w:space="0" w:color="000000"/>
              <w:right w:val="nil"/>
            </w:tcBorders>
            <w:shd w:val="clear" w:color="auto" w:fill="auto"/>
            <w:noWrap/>
            <w:vAlign w:val="center"/>
            <w:hideMark/>
          </w:tcPr>
          <w:p w14:paraId="041F30BF" w14:textId="5FF1B821" w:rsidR="0025564C" w:rsidRPr="0021536B" w:rsidDel="00B5689D" w:rsidRDefault="0025564C" w:rsidP="0021536B">
            <w:pPr>
              <w:jc w:val="right"/>
              <w:rPr>
                <w:del w:id="348" w:author="Gabrielle" w:date="2019-05-24T19:34:00Z"/>
                <w:rFonts w:ascii="Times New Roman" w:eastAsia="Times New Roman" w:hAnsi="Times New Roman" w:cs="Times New Roman"/>
                <w:color w:val="000000"/>
                <w:sz w:val="22"/>
                <w:szCs w:val="22"/>
                <w:lang w:eastAsia="en-US"/>
              </w:rPr>
            </w:pPr>
            <w:del w:id="349" w:author="Gabrielle" w:date="2019-05-24T19:34:00Z">
              <w:r w:rsidRPr="0021536B" w:rsidDel="00B5689D">
                <w:rPr>
                  <w:rFonts w:ascii="Times New Roman" w:eastAsia="Times New Roman" w:hAnsi="Times New Roman" w:cs="Times New Roman"/>
                  <w:color w:val="000000"/>
                  <w:sz w:val="22"/>
                  <w:szCs w:val="22"/>
                  <w:lang w:eastAsia="en-US"/>
                </w:rPr>
                <w:delText>Shrub</w:delText>
              </w:r>
            </w:del>
          </w:p>
        </w:tc>
        <w:tc>
          <w:tcPr>
            <w:tcW w:w="1180" w:type="dxa"/>
            <w:tcBorders>
              <w:top w:val="nil"/>
              <w:left w:val="nil"/>
              <w:bottom w:val="nil"/>
              <w:right w:val="nil"/>
            </w:tcBorders>
            <w:shd w:val="clear" w:color="auto" w:fill="auto"/>
            <w:noWrap/>
            <w:vAlign w:val="bottom"/>
            <w:hideMark/>
          </w:tcPr>
          <w:p w14:paraId="3B9DB2D4" w14:textId="5731A147" w:rsidR="0025564C" w:rsidRPr="0021536B" w:rsidDel="00B5689D" w:rsidRDefault="0025564C" w:rsidP="0021536B">
            <w:pPr>
              <w:jc w:val="center"/>
              <w:rPr>
                <w:del w:id="350" w:author="Gabrielle" w:date="2019-05-24T19:34:00Z"/>
                <w:rFonts w:ascii="Times New Roman" w:eastAsia="Times New Roman" w:hAnsi="Times New Roman" w:cs="Times New Roman"/>
                <w:color w:val="000000"/>
                <w:sz w:val="22"/>
                <w:szCs w:val="22"/>
                <w:lang w:eastAsia="en-US"/>
              </w:rPr>
            </w:pPr>
            <w:del w:id="351" w:author="Gabrielle" w:date="2019-05-24T19:34:00Z">
              <w:r w:rsidRPr="0021536B" w:rsidDel="00B5689D">
                <w:rPr>
                  <w:rFonts w:ascii="Times New Roman" w:eastAsia="Times New Roman" w:hAnsi="Times New Roman" w:cs="Times New Roman"/>
                  <w:color w:val="000000"/>
                  <w:sz w:val="22"/>
                  <w:szCs w:val="22"/>
                  <w:lang w:eastAsia="en-US"/>
                </w:rPr>
                <w:delText>0-10</w:delText>
              </w:r>
            </w:del>
          </w:p>
        </w:tc>
        <w:tc>
          <w:tcPr>
            <w:tcW w:w="880" w:type="dxa"/>
            <w:tcBorders>
              <w:top w:val="nil"/>
              <w:left w:val="nil"/>
              <w:bottom w:val="nil"/>
              <w:right w:val="nil"/>
            </w:tcBorders>
            <w:shd w:val="clear" w:color="auto" w:fill="auto"/>
            <w:noWrap/>
            <w:vAlign w:val="bottom"/>
            <w:hideMark/>
          </w:tcPr>
          <w:p w14:paraId="2BE245A2" w14:textId="26051216" w:rsidR="0025564C" w:rsidRPr="0021536B" w:rsidDel="00B5689D" w:rsidRDefault="0025564C" w:rsidP="0021536B">
            <w:pPr>
              <w:jc w:val="center"/>
              <w:rPr>
                <w:del w:id="352" w:author="Gabrielle" w:date="2019-05-24T19:34:00Z"/>
                <w:rFonts w:ascii="Times New Roman" w:eastAsia="Times New Roman" w:hAnsi="Times New Roman" w:cs="Times New Roman"/>
                <w:color w:val="000000"/>
                <w:sz w:val="22"/>
                <w:szCs w:val="22"/>
                <w:lang w:eastAsia="en-US"/>
              </w:rPr>
            </w:pPr>
            <w:del w:id="353" w:author="Gabrielle" w:date="2019-05-24T19:34:00Z">
              <w:r w:rsidRPr="0021536B" w:rsidDel="00B5689D">
                <w:rPr>
                  <w:rFonts w:ascii="Times New Roman" w:eastAsia="Times New Roman" w:hAnsi="Times New Roman" w:cs="Times New Roman"/>
                  <w:color w:val="000000"/>
                  <w:sz w:val="22"/>
                  <w:szCs w:val="22"/>
                  <w:lang w:eastAsia="en-US"/>
                </w:rPr>
                <w:delText>88.0</w:delText>
              </w:r>
            </w:del>
          </w:p>
        </w:tc>
        <w:tc>
          <w:tcPr>
            <w:tcW w:w="780" w:type="dxa"/>
            <w:tcBorders>
              <w:top w:val="nil"/>
              <w:left w:val="nil"/>
              <w:bottom w:val="nil"/>
              <w:right w:val="nil"/>
            </w:tcBorders>
            <w:shd w:val="clear" w:color="auto" w:fill="auto"/>
            <w:noWrap/>
            <w:vAlign w:val="bottom"/>
            <w:hideMark/>
          </w:tcPr>
          <w:p w14:paraId="229630CB" w14:textId="2B93A20C" w:rsidR="0025564C" w:rsidRPr="0021536B" w:rsidDel="00B5689D" w:rsidRDefault="0025564C" w:rsidP="0021536B">
            <w:pPr>
              <w:jc w:val="center"/>
              <w:rPr>
                <w:del w:id="354" w:author="Gabrielle" w:date="2019-05-24T19:34:00Z"/>
                <w:rFonts w:ascii="Times New Roman" w:eastAsia="Times New Roman" w:hAnsi="Times New Roman" w:cs="Times New Roman"/>
                <w:color w:val="000000"/>
                <w:sz w:val="22"/>
                <w:szCs w:val="22"/>
                <w:lang w:eastAsia="en-US"/>
              </w:rPr>
            </w:pPr>
            <w:del w:id="355" w:author="Gabrielle" w:date="2019-05-24T19:34:00Z">
              <w:r w:rsidRPr="0021536B" w:rsidDel="00B5689D">
                <w:rPr>
                  <w:rFonts w:ascii="Times New Roman" w:eastAsia="Times New Roman" w:hAnsi="Times New Roman" w:cs="Times New Roman"/>
                  <w:color w:val="000000"/>
                  <w:sz w:val="22"/>
                  <w:szCs w:val="22"/>
                  <w:lang w:eastAsia="en-US"/>
                </w:rPr>
                <w:delText>5.9</w:delText>
              </w:r>
            </w:del>
          </w:p>
        </w:tc>
        <w:tc>
          <w:tcPr>
            <w:tcW w:w="886" w:type="dxa"/>
            <w:tcBorders>
              <w:top w:val="nil"/>
              <w:left w:val="nil"/>
              <w:bottom w:val="nil"/>
              <w:right w:val="nil"/>
            </w:tcBorders>
            <w:shd w:val="clear" w:color="auto" w:fill="auto"/>
            <w:noWrap/>
            <w:vAlign w:val="bottom"/>
            <w:hideMark/>
          </w:tcPr>
          <w:p w14:paraId="76DAA686" w14:textId="59BC67D8" w:rsidR="0025564C" w:rsidRPr="0021536B" w:rsidDel="00B5689D" w:rsidRDefault="0025564C" w:rsidP="0021536B">
            <w:pPr>
              <w:jc w:val="center"/>
              <w:rPr>
                <w:del w:id="356" w:author="Gabrielle" w:date="2019-05-24T19:34:00Z"/>
                <w:rFonts w:ascii="Times New Roman" w:eastAsia="Times New Roman" w:hAnsi="Times New Roman" w:cs="Times New Roman"/>
                <w:color w:val="000000"/>
                <w:sz w:val="22"/>
                <w:szCs w:val="22"/>
                <w:lang w:eastAsia="en-US"/>
              </w:rPr>
            </w:pPr>
            <w:del w:id="357" w:author="Gabrielle" w:date="2019-05-24T19:34:00Z">
              <w:r w:rsidRPr="0021536B" w:rsidDel="00B5689D">
                <w:rPr>
                  <w:rFonts w:ascii="Times New Roman" w:eastAsia="Times New Roman" w:hAnsi="Times New Roman" w:cs="Times New Roman"/>
                  <w:color w:val="000000"/>
                  <w:sz w:val="22"/>
                  <w:szCs w:val="22"/>
                  <w:lang w:eastAsia="en-US"/>
                </w:rPr>
                <w:delText>3.9</w:delText>
              </w:r>
            </w:del>
          </w:p>
        </w:tc>
        <w:tc>
          <w:tcPr>
            <w:tcW w:w="810" w:type="dxa"/>
            <w:tcBorders>
              <w:top w:val="nil"/>
              <w:left w:val="nil"/>
              <w:bottom w:val="nil"/>
              <w:right w:val="single" w:sz="8" w:space="0" w:color="auto"/>
            </w:tcBorders>
            <w:shd w:val="clear" w:color="auto" w:fill="auto"/>
            <w:noWrap/>
            <w:vAlign w:val="bottom"/>
            <w:hideMark/>
          </w:tcPr>
          <w:p w14:paraId="3D334729" w14:textId="2BE8C03B" w:rsidR="0025564C" w:rsidRPr="0021536B" w:rsidDel="00B5689D" w:rsidRDefault="0025564C" w:rsidP="0021536B">
            <w:pPr>
              <w:jc w:val="center"/>
              <w:rPr>
                <w:del w:id="358" w:author="Gabrielle" w:date="2019-05-24T19:34:00Z"/>
                <w:rFonts w:ascii="Times New Roman" w:eastAsia="Times New Roman" w:hAnsi="Times New Roman" w:cs="Times New Roman"/>
                <w:color w:val="000000"/>
                <w:sz w:val="22"/>
                <w:szCs w:val="22"/>
                <w:lang w:eastAsia="en-US"/>
              </w:rPr>
            </w:pPr>
            <w:del w:id="359" w:author="Gabrielle" w:date="2019-05-24T19:34:00Z">
              <w:r w:rsidRPr="0021536B" w:rsidDel="00B5689D">
                <w:rPr>
                  <w:rFonts w:ascii="Times New Roman" w:eastAsia="Times New Roman" w:hAnsi="Times New Roman" w:cs="Times New Roman"/>
                  <w:color w:val="000000"/>
                  <w:sz w:val="22"/>
                  <w:szCs w:val="22"/>
                  <w:lang w:eastAsia="en-US"/>
                </w:rPr>
                <w:delText>2.2</w:delText>
              </w:r>
            </w:del>
          </w:p>
        </w:tc>
      </w:tr>
      <w:tr w:rsidR="0025564C" w:rsidRPr="0025564C" w:rsidDel="00B5689D" w14:paraId="2012D9AA" w14:textId="67BC49C2" w:rsidTr="00641B54">
        <w:trPr>
          <w:trHeight w:val="300"/>
          <w:del w:id="360" w:author="Gabrielle" w:date="2019-05-24T19:34:00Z"/>
        </w:trPr>
        <w:tc>
          <w:tcPr>
            <w:tcW w:w="1204" w:type="dxa"/>
            <w:vMerge/>
            <w:tcBorders>
              <w:top w:val="nil"/>
              <w:left w:val="single" w:sz="8" w:space="0" w:color="auto"/>
              <w:bottom w:val="single" w:sz="4" w:space="0" w:color="000000"/>
              <w:right w:val="single" w:sz="4" w:space="0" w:color="auto"/>
            </w:tcBorders>
            <w:vAlign w:val="center"/>
            <w:hideMark/>
          </w:tcPr>
          <w:p w14:paraId="2209DEA6" w14:textId="392AC2B3" w:rsidR="0025564C" w:rsidRPr="0021536B" w:rsidDel="00B5689D" w:rsidRDefault="0025564C" w:rsidP="0025564C">
            <w:pPr>
              <w:rPr>
                <w:del w:id="361" w:author="Gabrielle" w:date="2019-05-24T19:34:00Z"/>
                <w:rFonts w:ascii="Times New Roman" w:eastAsia="Times New Roman" w:hAnsi="Times New Roman" w:cs="Times New Roman"/>
                <w:b/>
                <w:color w:val="000000"/>
                <w:sz w:val="22"/>
                <w:szCs w:val="22"/>
                <w:lang w:eastAsia="en-US"/>
              </w:rPr>
            </w:pPr>
          </w:p>
        </w:tc>
        <w:tc>
          <w:tcPr>
            <w:tcW w:w="1720" w:type="dxa"/>
            <w:vMerge/>
            <w:tcBorders>
              <w:top w:val="nil"/>
              <w:left w:val="single" w:sz="4" w:space="0" w:color="auto"/>
              <w:bottom w:val="single" w:sz="4" w:space="0" w:color="000000"/>
              <w:right w:val="nil"/>
            </w:tcBorders>
            <w:vAlign w:val="center"/>
            <w:hideMark/>
          </w:tcPr>
          <w:p w14:paraId="6FAF38E1" w14:textId="387C1269" w:rsidR="0025564C" w:rsidRPr="0021536B" w:rsidDel="00B5689D" w:rsidRDefault="0025564C" w:rsidP="0021536B">
            <w:pPr>
              <w:jc w:val="right"/>
              <w:rPr>
                <w:del w:id="362" w:author="Gabrielle" w:date="2019-05-24T19:34:00Z"/>
                <w:rFonts w:ascii="Times New Roman" w:eastAsia="Times New Roman" w:hAnsi="Times New Roman" w:cs="Times New Roman"/>
                <w:color w:val="000000"/>
                <w:sz w:val="22"/>
                <w:szCs w:val="22"/>
                <w:lang w:eastAsia="en-US"/>
              </w:rPr>
            </w:pPr>
          </w:p>
        </w:tc>
        <w:tc>
          <w:tcPr>
            <w:tcW w:w="1180" w:type="dxa"/>
            <w:tcBorders>
              <w:top w:val="nil"/>
              <w:left w:val="nil"/>
              <w:bottom w:val="nil"/>
              <w:right w:val="nil"/>
            </w:tcBorders>
            <w:shd w:val="clear" w:color="auto" w:fill="auto"/>
            <w:noWrap/>
            <w:vAlign w:val="bottom"/>
            <w:hideMark/>
          </w:tcPr>
          <w:p w14:paraId="302600E2" w14:textId="0ADB27A1" w:rsidR="0025564C" w:rsidRPr="0021536B" w:rsidDel="00B5689D" w:rsidRDefault="0025564C" w:rsidP="0021536B">
            <w:pPr>
              <w:jc w:val="center"/>
              <w:rPr>
                <w:del w:id="363" w:author="Gabrielle" w:date="2019-05-24T19:34:00Z"/>
                <w:rFonts w:ascii="Times New Roman" w:eastAsia="Times New Roman" w:hAnsi="Times New Roman" w:cs="Times New Roman"/>
                <w:color w:val="000000"/>
                <w:sz w:val="22"/>
                <w:szCs w:val="22"/>
                <w:lang w:eastAsia="en-US"/>
              </w:rPr>
            </w:pPr>
            <w:del w:id="364" w:author="Gabrielle" w:date="2019-05-24T19:34:00Z">
              <w:r w:rsidRPr="0021536B" w:rsidDel="00B5689D">
                <w:rPr>
                  <w:rFonts w:ascii="Times New Roman" w:eastAsia="Times New Roman" w:hAnsi="Times New Roman" w:cs="Times New Roman"/>
                  <w:color w:val="000000"/>
                  <w:sz w:val="22"/>
                  <w:szCs w:val="22"/>
                  <w:lang w:eastAsia="en-US"/>
                </w:rPr>
                <w:delText>50-60</w:delText>
              </w:r>
            </w:del>
          </w:p>
        </w:tc>
        <w:tc>
          <w:tcPr>
            <w:tcW w:w="880" w:type="dxa"/>
            <w:tcBorders>
              <w:top w:val="nil"/>
              <w:left w:val="nil"/>
              <w:bottom w:val="nil"/>
              <w:right w:val="nil"/>
            </w:tcBorders>
            <w:shd w:val="clear" w:color="auto" w:fill="auto"/>
            <w:noWrap/>
            <w:vAlign w:val="bottom"/>
            <w:hideMark/>
          </w:tcPr>
          <w:p w14:paraId="3CFC9C5E" w14:textId="148C0B08" w:rsidR="0025564C" w:rsidRPr="0021536B" w:rsidDel="00B5689D" w:rsidRDefault="0025564C" w:rsidP="0021536B">
            <w:pPr>
              <w:jc w:val="center"/>
              <w:rPr>
                <w:del w:id="365" w:author="Gabrielle" w:date="2019-05-24T19:34:00Z"/>
                <w:rFonts w:ascii="Times New Roman" w:eastAsia="Times New Roman" w:hAnsi="Times New Roman" w:cs="Times New Roman"/>
                <w:color w:val="000000"/>
                <w:sz w:val="22"/>
                <w:szCs w:val="22"/>
                <w:lang w:eastAsia="en-US"/>
              </w:rPr>
            </w:pPr>
            <w:del w:id="366" w:author="Gabrielle" w:date="2019-05-24T19:34:00Z">
              <w:r w:rsidRPr="0021536B" w:rsidDel="00B5689D">
                <w:rPr>
                  <w:rFonts w:ascii="Times New Roman" w:eastAsia="Times New Roman" w:hAnsi="Times New Roman" w:cs="Times New Roman"/>
                  <w:color w:val="000000"/>
                  <w:sz w:val="22"/>
                  <w:szCs w:val="22"/>
                  <w:lang w:eastAsia="en-US"/>
                </w:rPr>
                <w:delText>89.8</w:delText>
              </w:r>
            </w:del>
          </w:p>
        </w:tc>
        <w:tc>
          <w:tcPr>
            <w:tcW w:w="780" w:type="dxa"/>
            <w:tcBorders>
              <w:top w:val="nil"/>
              <w:left w:val="nil"/>
              <w:bottom w:val="nil"/>
              <w:right w:val="nil"/>
            </w:tcBorders>
            <w:shd w:val="clear" w:color="auto" w:fill="auto"/>
            <w:noWrap/>
            <w:vAlign w:val="bottom"/>
            <w:hideMark/>
          </w:tcPr>
          <w:p w14:paraId="420799D1" w14:textId="5B8FE694" w:rsidR="0025564C" w:rsidRPr="0021536B" w:rsidDel="00B5689D" w:rsidRDefault="0025564C" w:rsidP="0021536B">
            <w:pPr>
              <w:jc w:val="center"/>
              <w:rPr>
                <w:del w:id="367" w:author="Gabrielle" w:date="2019-05-24T19:34:00Z"/>
                <w:rFonts w:ascii="Times New Roman" w:eastAsia="Times New Roman" w:hAnsi="Times New Roman" w:cs="Times New Roman"/>
                <w:color w:val="000000"/>
                <w:sz w:val="22"/>
                <w:szCs w:val="22"/>
                <w:lang w:eastAsia="en-US"/>
              </w:rPr>
            </w:pPr>
            <w:del w:id="368" w:author="Gabrielle" w:date="2019-05-24T19:34:00Z">
              <w:r w:rsidRPr="0021536B" w:rsidDel="00B5689D">
                <w:rPr>
                  <w:rFonts w:ascii="Times New Roman" w:eastAsia="Times New Roman" w:hAnsi="Times New Roman" w:cs="Times New Roman"/>
                  <w:color w:val="000000"/>
                  <w:sz w:val="22"/>
                  <w:szCs w:val="22"/>
                  <w:lang w:eastAsia="en-US"/>
                </w:rPr>
                <w:delText>3.9</w:delText>
              </w:r>
            </w:del>
          </w:p>
        </w:tc>
        <w:tc>
          <w:tcPr>
            <w:tcW w:w="886" w:type="dxa"/>
            <w:tcBorders>
              <w:top w:val="nil"/>
              <w:left w:val="nil"/>
              <w:bottom w:val="nil"/>
              <w:right w:val="nil"/>
            </w:tcBorders>
            <w:shd w:val="clear" w:color="auto" w:fill="auto"/>
            <w:noWrap/>
            <w:vAlign w:val="bottom"/>
            <w:hideMark/>
          </w:tcPr>
          <w:p w14:paraId="38A4AE55" w14:textId="3A8DB034" w:rsidR="0025564C" w:rsidRPr="0021536B" w:rsidDel="00B5689D" w:rsidRDefault="0025564C" w:rsidP="0021536B">
            <w:pPr>
              <w:jc w:val="center"/>
              <w:rPr>
                <w:del w:id="369" w:author="Gabrielle" w:date="2019-05-24T19:34:00Z"/>
                <w:rFonts w:ascii="Times New Roman" w:eastAsia="Times New Roman" w:hAnsi="Times New Roman" w:cs="Times New Roman"/>
                <w:color w:val="000000"/>
                <w:sz w:val="22"/>
                <w:szCs w:val="22"/>
                <w:lang w:eastAsia="en-US"/>
              </w:rPr>
            </w:pPr>
            <w:del w:id="370" w:author="Gabrielle" w:date="2019-05-24T19:34:00Z">
              <w:r w:rsidRPr="0021536B" w:rsidDel="00B5689D">
                <w:rPr>
                  <w:rFonts w:ascii="Times New Roman" w:eastAsia="Times New Roman" w:hAnsi="Times New Roman" w:cs="Times New Roman"/>
                  <w:color w:val="000000"/>
                  <w:sz w:val="22"/>
                  <w:szCs w:val="22"/>
                  <w:lang w:eastAsia="en-US"/>
                </w:rPr>
                <w:delText>4.9</w:delText>
              </w:r>
            </w:del>
          </w:p>
        </w:tc>
        <w:tc>
          <w:tcPr>
            <w:tcW w:w="810" w:type="dxa"/>
            <w:tcBorders>
              <w:top w:val="nil"/>
              <w:left w:val="nil"/>
              <w:bottom w:val="nil"/>
              <w:right w:val="single" w:sz="8" w:space="0" w:color="auto"/>
            </w:tcBorders>
            <w:shd w:val="clear" w:color="auto" w:fill="auto"/>
            <w:noWrap/>
            <w:vAlign w:val="bottom"/>
            <w:hideMark/>
          </w:tcPr>
          <w:p w14:paraId="20C0D0B1" w14:textId="68AD9F11" w:rsidR="0025564C" w:rsidRPr="0021536B" w:rsidDel="00B5689D" w:rsidRDefault="0025564C" w:rsidP="0021536B">
            <w:pPr>
              <w:jc w:val="center"/>
              <w:rPr>
                <w:del w:id="371" w:author="Gabrielle" w:date="2019-05-24T19:34:00Z"/>
                <w:rFonts w:ascii="Times New Roman" w:eastAsia="Times New Roman" w:hAnsi="Times New Roman" w:cs="Times New Roman"/>
                <w:color w:val="000000"/>
                <w:sz w:val="22"/>
                <w:szCs w:val="22"/>
                <w:lang w:eastAsia="en-US"/>
              </w:rPr>
            </w:pPr>
            <w:del w:id="372" w:author="Gabrielle" w:date="2019-05-24T19:34:00Z">
              <w:r w:rsidRPr="0021536B" w:rsidDel="00B5689D">
                <w:rPr>
                  <w:rFonts w:ascii="Times New Roman" w:eastAsia="Times New Roman" w:hAnsi="Times New Roman" w:cs="Times New Roman"/>
                  <w:color w:val="000000"/>
                  <w:sz w:val="22"/>
                  <w:szCs w:val="22"/>
                  <w:lang w:eastAsia="en-US"/>
                </w:rPr>
                <w:delText>1.3</w:delText>
              </w:r>
            </w:del>
          </w:p>
        </w:tc>
      </w:tr>
      <w:tr w:rsidR="0025564C" w:rsidRPr="0025564C" w:rsidDel="00B5689D" w14:paraId="1EA9DC27" w14:textId="42F43597" w:rsidTr="00641B54">
        <w:trPr>
          <w:trHeight w:val="300"/>
          <w:del w:id="373" w:author="Gabrielle" w:date="2019-05-24T19:34:00Z"/>
        </w:trPr>
        <w:tc>
          <w:tcPr>
            <w:tcW w:w="1204" w:type="dxa"/>
            <w:vMerge/>
            <w:tcBorders>
              <w:top w:val="nil"/>
              <w:left w:val="single" w:sz="8" w:space="0" w:color="auto"/>
              <w:bottom w:val="single" w:sz="4" w:space="0" w:color="000000"/>
              <w:right w:val="single" w:sz="4" w:space="0" w:color="auto"/>
            </w:tcBorders>
            <w:vAlign w:val="center"/>
            <w:hideMark/>
          </w:tcPr>
          <w:p w14:paraId="0E350D8D" w14:textId="3D66779C" w:rsidR="0025564C" w:rsidRPr="0021536B" w:rsidDel="00B5689D" w:rsidRDefault="0025564C" w:rsidP="0025564C">
            <w:pPr>
              <w:rPr>
                <w:del w:id="374" w:author="Gabrielle" w:date="2019-05-24T19:34:00Z"/>
                <w:rFonts w:ascii="Times New Roman" w:eastAsia="Times New Roman" w:hAnsi="Times New Roman" w:cs="Times New Roman"/>
                <w:b/>
                <w:color w:val="000000"/>
                <w:sz w:val="22"/>
                <w:szCs w:val="22"/>
                <w:lang w:eastAsia="en-US"/>
              </w:rPr>
            </w:pPr>
          </w:p>
        </w:tc>
        <w:tc>
          <w:tcPr>
            <w:tcW w:w="1720" w:type="dxa"/>
            <w:vMerge/>
            <w:tcBorders>
              <w:top w:val="nil"/>
              <w:left w:val="single" w:sz="4" w:space="0" w:color="auto"/>
              <w:bottom w:val="single" w:sz="4" w:space="0" w:color="000000"/>
              <w:right w:val="nil"/>
            </w:tcBorders>
            <w:vAlign w:val="center"/>
            <w:hideMark/>
          </w:tcPr>
          <w:p w14:paraId="245595F1" w14:textId="1F07773D" w:rsidR="0025564C" w:rsidRPr="0021536B" w:rsidDel="00B5689D" w:rsidRDefault="0025564C" w:rsidP="0021536B">
            <w:pPr>
              <w:jc w:val="right"/>
              <w:rPr>
                <w:del w:id="375" w:author="Gabrielle" w:date="2019-05-24T19:34:00Z"/>
                <w:rFonts w:ascii="Times New Roman" w:eastAsia="Times New Roman" w:hAnsi="Times New Roman" w:cs="Times New Roman"/>
                <w:color w:val="000000"/>
                <w:sz w:val="22"/>
                <w:szCs w:val="22"/>
                <w:lang w:eastAsia="en-US"/>
              </w:rPr>
            </w:pPr>
          </w:p>
        </w:tc>
        <w:tc>
          <w:tcPr>
            <w:tcW w:w="1180" w:type="dxa"/>
            <w:tcBorders>
              <w:top w:val="nil"/>
              <w:left w:val="nil"/>
              <w:bottom w:val="single" w:sz="4" w:space="0" w:color="auto"/>
              <w:right w:val="nil"/>
            </w:tcBorders>
            <w:shd w:val="clear" w:color="auto" w:fill="auto"/>
            <w:noWrap/>
            <w:vAlign w:val="bottom"/>
            <w:hideMark/>
          </w:tcPr>
          <w:p w14:paraId="02660F7A" w14:textId="7C761149" w:rsidR="0025564C" w:rsidRPr="0021536B" w:rsidDel="00B5689D" w:rsidRDefault="0025564C" w:rsidP="0021536B">
            <w:pPr>
              <w:jc w:val="center"/>
              <w:rPr>
                <w:del w:id="376" w:author="Gabrielle" w:date="2019-05-24T19:34:00Z"/>
                <w:rFonts w:ascii="Times New Roman" w:eastAsia="Times New Roman" w:hAnsi="Times New Roman" w:cs="Times New Roman"/>
                <w:color w:val="000000"/>
                <w:sz w:val="22"/>
                <w:szCs w:val="22"/>
                <w:lang w:eastAsia="en-US"/>
              </w:rPr>
            </w:pPr>
            <w:del w:id="377" w:author="Gabrielle" w:date="2019-05-24T19:34:00Z">
              <w:r w:rsidRPr="0021536B" w:rsidDel="00B5689D">
                <w:rPr>
                  <w:rFonts w:ascii="Times New Roman" w:eastAsia="Times New Roman" w:hAnsi="Times New Roman" w:cs="Times New Roman"/>
                  <w:color w:val="000000"/>
                  <w:sz w:val="22"/>
                  <w:szCs w:val="22"/>
                  <w:lang w:eastAsia="en-US"/>
                </w:rPr>
                <w:delText>90-100</w:delText>
              </w:r>
            </w:del>
          </w:p>
        </w:tc>
        <w:tc>
          <w:tcPr>
            <w:tcW w:w="880" w:type="dxa"/>
            <w:tcBorders>
              <w:top w:val="nil"/>
              <w:left w:val="nil"/>
              <w:bottom w:val="single" w:sz="4" w:space="0" w:color="auto"/>
              <w:right w:val="nil"/>
            </w:tcBorders>
            <w:shd w:val="clear" w:color="auto" w:fill="auto"/>
            <w:noWrap/>
            <w:vAlign w:val="bottom"/>
            <w:hideMark/>
          </w:tcPr>
          <w:p w14:paraId="206C7564" w14:textId="58820B37" w:rsidR="0025564C" w:rsidRPr="0021536B" w:rsidDel="00B5689D" w:rsidRDefault="0025564C" w:rsidP="0021536B">
            <w:pPr>
              <w:jc w:val="center"/>
              <w:rPr>
                <w:del w:id="378" w:author="Gabrielle" w:date="2019-05-24T19:34:00Z"/>
                <w:rFonts w:ascii="Times New Roman" w:eastAsia="Times New Roman" w:hAnsi="Times New Roman" w:cs="Times New Roman"/>
                <w:color w:val="000000"/>
                <w:sz w:val="22"/>
                <w:szCs w:val="22"/>
                <w:lang w:eastAsia="en-US"/>
              </w:rPr>
            </w:pPr>
            <w:del w:id="379" w:author="Gabrielle" w:date="2019-05-24T19:34:00Z">
              <w:r w:rsidRPr="0021536B" w:rsidDel="00B5689D">
                <w:rPr>
                  <w:rFonts w:ascii="Times New Roman" w:eastAsia="Times New Roman" w:hAnsi="Times New Roman" w:cs="Times New Roman"/>
                  <w:color w:val="000000"/>
                  <w:sz w:val="22"/>
                  <w:szCs w:val="22"/>
                  <w:lang w:eastAsia="en-US"/>
                </w:rPr>
                <w:delText>NA</w:delText>
              </w:r>
            </w:del>
          </w:p>
        </w:tc>
        <w:tc>
          <w:tcPr>
            <w:tcW w:w="780" w:type="dxa"/>
            <w:tcBorders>
              <w:top w:val="nil"/>
              <w:left w:val="nil"/>
              <w:bottom w:val="single" w:sz="4" w:space="0" w:color="auto"/>
              <w:right w:val="nil"/>
            </w:tcBorders>
            <w:shd w:val="clear" w:color="auto" w:fill="auto"/>
            <w:noWrap/>
            <w:vAlign w:val="bottom"/>
            <w:hideMark/>
          </w:tcPr>
          <w:p w14:paraId="7BE04E66" w14:textId="0FF513D3" w:rsidR="0025564C" w:rsidRPr="0021536B" w:rsidDel="00B5689D" w:rsidRDefault="0025564C" w:rsidP="0021536B">
            <w:pPr>
              <w:jc w:val="center"/>
              <w:rPr>
                <w:del w:id="380" w:author="Gabrielle" w:date="2019-05-24T19:34:00Z"/>
                <w:rFonts w:ascii="Times New Roman" w:eastAsia="Times New Roman" w:hAnsi="Times New Roman" w:cs="Times New Roman"/>
                <w:color w:val="000000"/>
                <w:sz w:val="22"/>
                <w:szCs w:val="22"/>
                <w:lang w:eastAsia="en-US"/>
              </w:rPr>
            </w:pPr>
            <w:del w:id="381" w:author="Gabrielle" w:date="2019-05-24T19:34:00Z">
              <w:r w:rsidRPr="0021536B" w:rsidDel="00B5689D">
                <w:rPr>
                  <w:rFonts w:ascii="Times New Roman" w:eastAsia="Times New Roman" w:hAnsi="Times New Roman" w:cs="Times New Roman"/>
                  <w:color w:val="000000"/>
                  <w:sz w:val="22"/>
                  <w:szCs w:val="22"/>
                  <w:lang w:eastAsia="en-US"/>
                </w:rPr>
                <w:delText>NA</w:delText>
              </w:r>
            </w:del>
          </w:p>
        </w:tc>
        <w:tc>
          <w:tcPr>
            <w:tcW w:w="886" w:type="dxa"/>
            <w:tcBorders>
              <w:top w:val="nil"/>
              <w:left w:val="nil"/>
              <w:bottom w:val="single" w:sz="4" w:space="0" w:color="auto"/>
              <w:right w:val="nil"/>
            </w:tcBorders>
            <w:shd w:val="clear" w:color="auto" w:fill="auto"/>
            <w:noWrap/>
            <w:vAlign w:val="bottom"/>
            <w:hideMark/>
          </w:tcPr>
          <w:p w14:paraId="672CA46D" w14:textId="48064D22" w:rsidR="0025564C" w:rsidRPr="0021536B" w:rsidDel="00B5689D" w:rsidRDefault="0025564C" w:rsidP="0021536B">
            <w:pPr>
              <w:jc w:val="center"/>
              <w:rPr>
                <w:del w:id="382" w:author="Gabrielle" w:date="2019-05-24T19:34:00Z"/>
                <w:rFonts w:ascii="Times New Roman" w:eastAsia="Times New Roman" w:hAnsi="Times New Roman" w:cs="Times New Roman"/>
                <w:color w:val="000000"/>
                <w:sz w:val="22"/>
                <w:szCs w:val="22"/>
                <w:lang w:eastAsia="en-US"/>
              </w:rPr>
            </w:pPr>
            <w:del w:id="383" w:author="Gabrielle" w:date="2019-05-24T19:34:00Z">
              <w:r w:rsidRPr="0021536B" w:rsidDel="00B5689D">
                <w:rPr>
                  <w:rFonts w:ascii="Times New Roman" w:eastAsia="Times New Roman" w:hAnsi="Times New Roman" w:cs="Times New Roman"/>
                  <w:color w:val="000000"/>
                  <w:sz w:val="22"/>
                  <w:szCs w:val="22"/>
                  <w:lang w:eastAsia="en-US"/>
                </w:rPr>
                <w:delText>NA</w:delText>
              </w:r>
            </w:del>
          </w:p>
        </w:tc>
        <w:tc>
          <w:tcPr>
            <w:tcW w:w="810" w:type="dxa"/>
            <w:tcBorders>
              <w:top w:val="nil"/>
              <w:left w:val="nil"/>
              <w:bottom w:val="single" w:sz="4" w:space="0" w:color="auto"/>
              <w:right w:val="single" w:sz="8" w:space="0" w:color="auto"/>
            </w:tcBorders>
            <w:shd w:val="clear" w:color="auto" w:fill="auto"/>
            <w:noWrap/>
            <w:vAlign w:val="bottom"/>
            <w:hideMark/>
          </w:tcPr>
          <w:p w14:paraId="36ACCFBA" w14:textId="34C9F622" w:rsidR="0025564C" w:rsidRPr="0021536B" w:rsidDel="00B5689D" w:rsidRDefault="0025564C" w:rsidP="0021536B">
            <w:pPr>
              <w:jc w:val="center"/>
              <w:rPr>
                <w:del w:id="384" w:author="Gabrielle" w:date="2019-05-24T19:34:00Z"/>
                <w:rFonts w:ascii="Times New Roman" w:eastAsia="Times New Roman" w:hAnsi="Times New Roman" w:cs="Times New Roman"/>
                <w:color w:val="000000"/>
                <w:sz w:val="22"/>
                <w:szCs w:val="22"/>
                <w:lang w:eastAsia="en-US"/>
              </w:rPr>
            </w:pPr>
            <w:del w:id="385" w:author="Gabrielle" w:date="2019-05-24T19:34:00Z">
              <w:r w:rsidRPr="0021536B" w:rsidDel="00B5689D">
                <w:rPr>
                  <w:rFonts w:ascii="Times New Roman" w:eastAsia="Times New Roman" w:hAnsi="Times New Roman" w:cs="Times New Roman"/>
                  <w:color w:val="000000"/>
                  <w:sz w:val="22"/>
                  <w:szCs w:val="22"/>
                  <w:lang w:eastAsia="en-US"/>
                </w:rPr>
                <w:delText>1.3</w:delText>
              </w:r>
            </w:del>
          </w:p>
        </w:tc>
      </w:tr>
      <w:tr w:rsidR="0025564C" w:rsidRPr="0025564C" w:rsidDel="00B5689D" w14:paraId="5A955C9D" w14:textId="351507D5" w:rsidTr="00641B54">
        <w:trPr>
          <w:trHeight w:val="300"/>
          <w:del w:id="386" w:author="Gabrielle" w:date="2019-05-24T19:34:00Z"/>
        </w:trPr>
        <w:tc>
          <w:tcPr>
            <w:tcW w:w="1204" w:type="dxa"/>
            <w:vMerge/>
            <w:tcBorders>
              <w:top w:val="nil"/>
              <w:left w:val="single" w:sz="8" w:space="0" w:color="auto"/>
              <w:bottom w:val="single" w:sz="4" w:space="0" w:color="000000"/>
              <w:right w:val="single" w:sz="4" w:space="0" w:color="auto"/>
            </w:tcBorders>
            <w:vAlign w:val="center"/>
            <w:hideMark/>
          </w:tcPr>
          <w:p w14:paraId="756F85E1" w14:textId="2DB8C762" w:rsidR="0025564C" w:rsidRPr="0021536B" w:rsidDel="00B5689D" w:rsidRDefault="0025564C" w:rsidP="0025564C">
            <w:pPr>
              <w:rPr>
                <w:del w:id="387" w:author="Gabrielle" w:date="2019-05-24T19:34:00Z"/>
                <w:rFonts w:ascii="Times New Roman" w:eastAsia="Times New Roman" w:hAnsi="Times New Roman" w:cs="Times New Roman"/>
                <w:b/>
                <w:color w:val="000000"/>
                <w:sz w:val="22"/>
                <w:szCs w:val="22"/>
                <w:lang w:eastAsia="en-US"/>
              </w:rPr>
            </w:pPr>
          </w:p>
        </w:tc>
        <w:tc>
          <w:tcPr>
            <w:tcW w:w="1720" w:type="dxa"/>
            <w:vMerge w:val="restart"/>
            <w:tcBorders>
              <w:top w:val="nil"/>
              <w:left w:val="nil"/>
              <w:bottom w:val="single" w:sz="4" w:space="0" w:color="000000"/>
              <w:right w:val="nil"/>
            </w:tcBorders>
            <w:shd w:val="clear" w:color="auto" w:fill="auto"/>
            <w:noWrap/>
            <w:vAlign w:val="center"/>
            <w:hideMark/>
          </w:tcPr>
          <w:p w14:paraId="526FEE0A" w14:textId="24C5D92A" w:rsidR="0025564C" w:rsidRPr="0021536B" w:rsidDel="00B5689D" w:rsidRDefault="0025564C" w:rsidP="0021536B">
            <w:pPr>
              <w:jc w:val="right"/>
              <w:rPr>
                <w:del w:id="388" w:author="Gabrielle" w:date="2019-05-24T19:34:00Z"/>
                <w:rFonts w:ascii="Times New Roman" w:eastAsia="Times New Roman" w:hAnsi="Times New Roman" w:cs="Times New Roman"/>
                <w:color w:val="000000"/>
                <w:sz w:val="22"/>
                <w:szCs w:val="22"/>
                <w:lang w:eastAsia="en-US"/>
              </w:rPr>
            </w:pPr>
            <w:del w:id="389" w:author="Gabrielle" w:date="2019-05-24T19:34:00Z">
              <w:r w:rsidRPr="0021536B" w:rsidDel="00B5689D">
                <w:rPr>
                  <w:rFonts w:ascii="Times New Roman" w:eastAsia="Times New Roman" w:hAnsi="Times New Roman" w:cs="Times New Roman"/>
                  <w:color w:val="000000"/>
                  <w:sz w:val="22"/>
                  <w:szCs w:val="22"/>
                  <w:lang w:eastAsia="en-US"/>
                </w:rPr>
                <w:delText>Forest</w:delText>
              </w:r>
            </w:del>
          </w:p>
        </w:tc>
        <w:tc>
          <w:tcPr>
            <w:tcW w:w="1180" w:type="dxa"/>
            <w:tcBorders>
              <w:top w:val="nil"/>
              <w:left w:val="nil"/>
              <w:bottom w:val="nil"/>
              <w:right w:val="nil"/>
            </w:tcBorders>
            <w:shd w:val="clear" w:color="auto" w:fill="auto"/>
            <w:noWrap/>
            <w:vAlign w:val="bottom"/>
            <w:hideMark/>
          </w:tcPr>
          <w:p w14:paraId="2B0BE5A7" w14:textId="1BA2D5B6" w:rsidR="0025564C" w:rsidRPr="0021536B" w:rsidDel="00B5689D" w:rsidRDefault="0025564C" w:rsidP="0021536B">
            <w:pPr>
              <w:jc w:val="center"/>
              <w:rPr>
                <w:del w:id="390" w:author="Gabrielle" w:date="2019-05-24T19:34:00Z"/>
                <w:rFonts w:ascii="Times New Roman" w:eastAsia="Times New Roman" w:hAnsi="Times New Roman" w:cs="Times New Roman"/>
                <w:color w:val="000000"/>
                <w:sz w:val="22"/>
                <w:szCs w:val="22"/>
                <w:lang w:eastAsia="en-US"/>
              </w:rPr>
            </w:pPr>
            <w:del w:id="391" w:author="Gabrielle" w:date="2019-05-24T19:34:00Z">
              <w:r w:rsidRPr="0021536B" w:rsidDel="00B5689D">
                <w:rPr>
                  <w:rFonts w:ascii="Times New Roman" w:eastAsia="Times New Roman" w:hAnsi="Times New Roman" w:cs="Times New Roman"/>
                  <w:color w:val="000000"/>
                  <w:sz w:val="22"/>
                  <w:szCs w:val="22"/>
                  <w:lang w:eastAsia="en-US"/>
                </w:rPr>
                <w:delText>0-10</w:delText>
              </w:r>
            </w:del>
          </w:p>
        </w:tc>
        <w:tc>
          <w:tcPr>
            <w:tcW w:w="880" w:type="dxa"/>
            <w:tcBorders>
              <w:top w:val="nil"/>
              <w:left w:val="nil"/>
              <w:bottom w:val="nil"/>
              <w:right w:val="nil"/>
            </w:tcBorders>
            <w:shd w:val="clear" w:color="auto" w:fill="auto"/>
            <w:noWrap/>
            <w:vAlign w:val="bottom"/>
            <w:hideMark/>
          </w:tcPr>
          <w:p w14:paraId="0276005A" w14:textId="50ED6695" w:rsidR="0025564C" w:rsidRPr="0021536B" w:rsidDel="00B5689D" w:rsidRDefault="0025564C" w:rsidP="0021536B">
            <w:pPr>
              <w:jc w:val="center"/>
              <w:rPr>
                <w:del w:id="392" w:author="Gabrielle" w:date="2019-05-24T19:34:00Z"/>
                <w:rFonts w:ascii="Times New Roman" w:eastAsia="Times New Roman" w:hAnsi="Times New Roman" w:cs="Times New Roman"/>
                <w:color w:val="000000"/>
                <w:sz w:val="22"/>
                <w:szCs w:val="22"/>
                <w:lang w:eastAsia="en-US"/>
              </w:rPr>
            </w:pPr>
            <w:del w:id="393" w:author="Gabrielle" w:date="2019-05-24T19:34:00Z">
              <w:r w:rsidRPr="0021536B" w:rsidDel="00B5689D">
                <w:rPr>
                  <w:rFonts w:ascii="Times New Roman" w:eastAsia="Times New Roman" w:hAnsi="Times New Roman" w:cs="Times New Roman"/>
                  <w:color w:val="000000"/>
                  <w:sz w:val="22"/>
                  <w:szCs w:val="22"/>
                  <w:lang w:eastAsia="en-US"/>
                </w:rPr>
                <w:delText>87.6</w:delText>
              </w:r>
            </w:del>
          </w:p>
        </w:tc>
        <w:tc>
          <w:tcPr>
            <w:tcW w:w="780" w:type="dxa"/>
            <w:tcBorders>
              <w:top w:val="nil"/>
              <w:left w:val="nil"/>
              <w:bottom w:val="nil"/>
              <w:right w:val="nil"/>
            </w:tcBorders>
            <w:shd w:val="clear" w:color="auto" w:fill="auto"/>
            <w:noWrap/>
            <w:vAlign w:val="bottom"/>
            <w:hideMark/>
          </w:tcPr>
          <w:p w14:paraId="03F83785" w14:textId="3E853633" w:rsidR="0025564C" w:rsidRPr="0021536B" w:rsidDel="00B5689D" w:rsidRDefault="0025564C" w:rsidP="0021536B">
            <w:pPr>
              <w:jc w:val="center"/>
              <w:rPr>
                <w:del w:id="394" w:author="Gabrielle" w:date="2019-05-24T19:34:00Z"/>
                <w:rFonts w:ascii="Times New Roman" w:eastAsia="Times New Roman" w:hAnsi="Times New Roman" w:cs="Times New Roman"/>
                <w:color w:val="000000"/>
                <w:sz w:val="22"/>
                <w:szCs w:val="22"/>
                <w:lang w:eastAsia="en-US"/>
              </w:rPr>
            </w:pPr>
            <w:del w:id="395" w:author="Gabrielle" w:date="2019-05-24T19:34:00Z">
              <w:r w:rsidRPr="0021536B" w:rsidDel="00B5689D">
                <w:rPr>
                  <w:rFonts w:ascii="Times New Roman" w:eastAsia="Times New Roman" w:hAnsi="Times New Roman" w:cs="Times New Roman"/>
                  <w:color w:val="000000"/>
                  <w:sz w:val="22"/>
                  <w:szCs w:val="22"/>
                  <w:lang w:eastAsia="en-US"/>
                </w:rPr>
                <w:delText>5.9</w:delText>
              </w:r>
            </w:del>
          </w:p>
        </w:tc>
        <w:tc>
          <w:tcPr>
            <w:tcW w:w="886" w:type="dxa"/>
            <w:tcBorders>
              <w:top w:val="nil"/>
              <w:left w:val="nil"/>
              <w:bottom w:val="nil"/>
              <w:right w:val="nil"/>
            </w:tcBorders>
            <w:shd w:val="clear" w:color="auto" w:fill="auto"/>
            <w:noWrap/>
            <w:vAlign w:val="bottom"/>
            <w:hideMark/>
          </w:tcPr>
          <w:p w14:paraId="64768CFC" w14:textId="177D14BA" w:rsidR="0025564C" w:rsidRPr="0021536B" w:rsidDel="00B5689D" w:rsidRDefault="0025564C" w:rsidP="0021536B">
            <w:pPr>
              <w:jc w:val="center"/>
              <w:rPr>
                <w:del w:id="396" w:author="Gabrielle" w:date="2019-05-24T19:34:00Z"/>
                <w:rFonts w:ascii="Times New Roman" w:eastAsia="Times New Roman" w:hAnsi="Times New Roman" w:cs="Times New Roman"/>
                <w:color w:val="000000"/>
                <w:sz w:val="22"/>
                <w:szCs w:val="22"/>
                <w:lang w:eastAsia="en-US"/>
              </w:rPr>
            </w:pPr>
            <w:del w:id="397" w:author="Gabrielle" w:date="2019-05-24T19:34:00Z">
              <w:r w:rsidRPr="0021536B" w:rsidDel="00B5689D">
                <w:rPr>
                  <w:rFonts w:ascii="Times New Roman" w:eastAsia="Times New Roman" w:hAnsi="Times New Roman" w:cs="Times New Roman"/>
                  <w:color w:val="000000"/>
                  <w:sz w:val="22"/>
                  <w:szCs w:val="22"/>
                  <w:lang w:eastAsia="en-US"/>
                </w:rPr>
                <w:delText>4.9</w:delText>
              </w:r>
            </w:del>
          </w:p>
        </w:tc>
        <w:tc>
          <w:tcPr>
            <w:tcW w:w="810" w:type="dxa"/>
            <w:tcBorders>
              <w:top w:val="nil"/>
              <w:left w:val="nil"/>
              <w:bottom w:val="nil"/>
              <w:right w:val="single" w:sz="8" w:space="0" w:color="auto"/>
            </w:tcBorders>
            <w:shd w:val="clear" w:color="auto" w:fill="auto"/>
            <w:noWrap/>
            <w:vAlign w:val="bottom"/>
            <w:hideMark/>
          </w:tcPr>
          <w:p w14:paraId="330B7BB3" w14:textId="3490E103" w:rsidR="0025564C" w:rsidRPr="0021536B" w:rsidDel="00B5689D" w:rsidRDefault="0025564C" w:rsidP="0021536B">
            <w:pPr>
              <w:jc w:val="center"/>
              <w:rPr>
                <w:del w:id="398" w:author="Gabrielle" w:date="2019-05-24T19:34:00Z"/>
                <w:rFonts w:ascii="Times New Roman" w:eastAsia="Times New Roman" w:hAnsi="Times New Roman" w:cs="Times New Roman"/>
                <w:color w:val="000000"/>
                <w:sz w:val="22"/>
                <w:szCs w:val="22"/>
                <w:lang w:eastAsia="en-US"/>
              </w:rPr>
            </w:pPr>
            <w:del w:id="399" w:author="Gabrielle" w:date="2019-05-24T19:34:00Z">
              <w:r w:rsidRPr="0021536B" w:rsidDel="00B5689D">
                <w:rPr>
                  <w:rFonts w:ascii="Times New Roman" w:eastAsia="Times New Roman" w:hAnsi="Times New Roman" w:cs="Times New Roman"/>
                  <w:color w:val="000000"/>
                  <w:sz w:val="22"/>
                  <w:szCs w:val="22"/>
                  <w:lang w:eastAsia="en-US"/>
                </w:rPr>
                <w:delText>1.6</w:delText>
              </w:r>
            </w:del>
          </w:p>
        </w:tc>
      </w:tr>
      <w:tr w:rsidR="0025564C" w:rsidRPr="0025564C" w:rsidDel="00B5689D" w14:paraId="314BD505" w14:textId="4D0D3E20" w:rsidTr="00641B54">
        <w:trPr>
          <w:trHeight w:val="300"/>
          <w:del w:id="400" w:author="Gabrielle" w:date="2019-05-24T19:34:00Z"/>
        </w:trPr>
        <w:tc>
          <w:tcPr>
            <w:tcW w:w="1204" w:type="dxa"/>
            <w:vMerge/>
            <w:tcBorders>
              <w:top w:val="nil"/>
              <w:left w:val="single" w:sz="8" w:space="0" w:color="auto"/>
              <w:bottom w:val="single" w:sz="4" w:space="0" w:color="000000"/>
              <w:right w:val="single" w:sz="4" w:space="0" w:color="auto"/>
            </w:tcBorders>
            <w:vAlign w:val="center"/>
            <w:hideMark/>
          </w:tcPr>
          <w:p w14:paraId="2F0EE407" w14:textId="02DA44C2" w:rsidR="0025564C" w:rsidRPr="0021536B" w:rsidDel="00B5689D" w:rsidRDefault="0025564C" w:rsidP="0025564C">
            <w:pPr>
              <w:rPr>
                <w:del w:id="401" w:author="Gabrielle" w:date="2019-05-24T19:34:00Z"/>
                <w:rFonts w:ascii="Times New Roman" w:eastAsia="Times New Roman" w:hAnsi="Times New Roman" w:cs="Times New Roman"/>
                <w:b/>
                <w:color w:val="000000"/>
                <w:sz w:val="22"/>
                <w:szCs w:val="22"/>
                <w:lang w:eastAsia="en-US"/>
              </w:rPr>
            </w:pPr>
          </w:p>
        </w:tc>
        <w:tc>
          <w:tcPr>
            <w:tcW w:w="1720" w:type="dxa"/>
            <w:vMerge/>
            <w:tcBorders>
              <w:top w:val="nil"/>
              <w:left w:val="nil"/>
              <w:bottom w:val="single" w:sz="4" w:space="0" w:color="000000"/>
              <w:right w:val="nil"/>
            </w:tcBorders>
            <w:vAlign w:val="center"/>
            <w:hideMark/>
          </w:tcPr>
          <w:p w14:paraId="694EB715" w14:textId="0A8C79CE" w:rsidR="0025564C" w:rsidRPr="0021536B" w:rsidDel="00B5689D" w:rsidRDefault="0025564C" w:rsidP="0021536B">
            <w:pPr>
              <w:jc w:val="right"/>
              <w:rPr>
                <w:del w:id="402" w:author="Gabrielle" w:date="2019-05-24T19:34:00Z"/>
                <w:rFonts w:ascii="Times New Roman" w:eastAsia="Times New Roman" w:hAnsi="Times New Roman" w:cs="Times New Roman"/>
                <w:color w:val="000000"/>
                <w:sz w:val="22"/>
                <w:szCs w:val="22"/>
                <w:lang w:eastAsia="en-US"/>
              </w:rPr>
            </w:pPr>
          </w:p>
        </w:tc>
        <w:tc>
          <w:tcPr>
            <w:tcW w:w="1180" w:type="dxa"/>
            <w:tcBorders>
              <w:top w:val="nil"/>
              <w:left w:val="nil"/>
              <w:bottom w:val="nil"/>
              <w:right w:val="nil"/>
            </w:tcBorders>
            <w:shd w:val="clear" w:color="auto" w:fill="auto"/>
            <w:noWrap/>
            <w:vAlign w:val="bottom"/>
            <w:hideMark/>
          </w:tcPr>
          <w:p w14:paraId="0BD298F8" w14:textId="4A299793" w:rsidR="0025564C" w:rsidRPr="0021536B" w:rsidDel="00B5689D" w:rsidRDefault="0025564C" w:rsidP="0021536B">
            <w:pPr>
              <w:jc w:val="center"/>
              <w:rPr>
                <w:del w:id="403" w:author="Gabrielle" w:date="2019-05-24T19:34:00Z"/>
                <w:rFonts w:ascii="Times New Roman" w:eastAsia="Times New Roman" w:hAnsi="Times New Roman" w:cs="Times New Roman"/>
                <w:color w:val="000000"/>
                <w:sz w:val="22"/>
                <w:szCs w:val="22"/>
                <w:lang w:eastAsia="en-US"/>
              </w:rPr>
            </w:pPr>
            <w:del w:id="404" w:author="Gabrielle" w:date="2019-05-24T19:34:00Z">
              <w:r w:rsidRPr="0021536B" w:rsidDel="00B5689D">
                <w:rPr>
                  <w:rFonts w:ascii="Times New Roman" w:eastAsia="Times New Roman" w:hAnsi="Times New Roman" w:cs="Times New Roman"/>
                  <w:color w:val="000000"/>
                  <w:sz w:val="22"/>
                  <w:szCs w:val="22"/>
                  <w:lang w:eastAsia="en-US"/>
                </w:rPr>
                <w:delText>50-60</w:delText>
              </w:r>
            </w:del>
          </w:p>
        </w:tc>
        <w:tc>
          <w:tcPr>
            <w:tcW w:w="880" w:type="dxa"/>
            <w:tcBorders>
              <w:top w:val="nil"/>
              <w:left w:val="nil"/>
              <w:bottom w:val="nil"/>
              <w:right w:val="nil"/>
            </w:tcBorders>
            <w:shd w:val="clear" w:color="auto" w:fill="auto"/>
            <w:noWrap/>
            <w:vAlign w:val="bottom"/>
            <w:hideMark/>
          </w:tcPr>
          <w:p w14:paraId="29430AA2" w14:textId="38A8B4AA" w:rsidR="0025564C" w:rsidRPr="0021536B" w:rsidDel="00B5689D" w:rsidRDefault="0025564C" w:rsidP="0021536B">
            <w:pPr>
              <w:jc w:val="center"/>
              <w:rPr>
                <w:del w:id="405" w:author="Gabrielle" w:date="2019-05-24T19:34:00Z"/>
                <w:rFonts w:ascii="Times New Roman" w:eastAsia="Times New Roman" w:hAnsi="Times New Roman" w:cs="Times New Roman"/>
                <w:color w:val="000000"/>
                <w:sz w:val="22"/>
                <w:szCs w:val="22"/>
                <w:lang w:eastAsia="en-US"/>
              </w:rPr>
            </w:pPr>
            <w:del w:id="406" w:author="Gabrielle" w:date="2019-05-24T19:34:00Z">
              <w:r w:rsidRPr="0021536B" w:rsidDel="00B5689D">
                <w:rPr>
                  <w:rFonts w:ascii="Times New Roman" w:eastAsia="Times New Roman" w:hAnsi="Times New Roman" w:cs="Times New Roman"/>
                  <w:color w:val="000000"/>
                  <w:sz w:val="22"/>
                  <w:szCs w:val="22"/>
                  <w:lang w:eastAsia="en-US"/>
                </w:rPr>
                <w:delText>90.8</w:delText>
              </w:r>
            </w:del>
          </w:p>
        </w:tc>
        <w:tc>
          <w:tcPr>
            <w:tcW w:w="780" w:type="dxa"/>
            <w:tcBorders>
              <w:top w:val="nil"/>
              <w:left w:val="nil"/>
              <w:bottom w:val="nil"/>
              <w:right w:val="nil"/>
            </w:tcBorders>
            <w:shd w:val="clear" w:color="auto" w:fill="auto"/>
            <w:noWrap/>
            <w:vAlign w:val="bottom"/>
            <w:hideMark/>
          </w:tcPr>
          <w:p w14:paraId="0BFBA699" w14:textId="3B27B93F" w:rsidR="0025564C" w:rsidRPr="0021536B" w:rsidDel="00B5689D" w:rsidRDefault="0025564C" w:rsidP="0021536B">
            <w:pPr>
              <w:jc w:val="center"/>
              <w:rPr>
                <w:del w:id="407" w:author="Gabrielle" w:date="2019-05-24T19:34:00Z"/>
                <w:rFonts w:ascii="Times New Roman" w:eastAsia="Times New Roman" w:hAnsi="Times New Roman" w:cs="Times New Roman"/>
                <w:color w:val="000000"/>
                <w:sz w:val="22"/>
                <w:szCs w:val="22"/>
                <w:lang w:eastAsia="en-US"/>
              </w:rPr>
            </w:pPr>
            <w:del w:id="408" w:author="Gabrielle" w:date="2019-05-24T19:34:00Z">
              <w:r w:rsidRPr="0021536B" w:rsidDel="00B5689D">
                <w:rPr>
                  <w:rFonts w:ascii="Times New Roman" w:eastAsia="Times New Roman" w:hAnsi="Times New Roman" w:cs="Times New Roman"/>
                  <w:color w:val="000000"/>
                  <w:sz w:val="22"/>
                  <w:szCs w:val="22"/>
                  <w:lang w:eastAsia="en-US"/>
                </w:rPr>
                <w:delText>3.0</w:delText>
              </w:r>
            </w:del>
          </w:p>
        </w:tc>
        <w:tc>
          <w:tcPr>
            <w:tcW w:w="886" w:type="dxa"/>
            <w:tcBorders>
              <w:top w:val="nil"/>
              <w:left w:val="nil"/>
              <w:bottom w:val="nil"/>
              <w:right w:val="nil"/>
            </w:tcBorders>
            <w:shd w:val="clear" w:color="auto" w:fill="auto"/>
            <w:noWrap/>
            <w:vAlign w:val="bottom"/>
            <w:hideMark/>
          </w:tcPr>
          <w:p w14:paraId="5032E278" w14:textId="7DFA7768" w:rsidR="0025564C" w:rsidRPr="0021536B" w:rsidDel="00B5689D" w:rsidRDefault="0025564C" w:rsidP="0021536B">
            <w:pPr>
              <w:jc w:val="center"/>
              <w:rPr>
                <w:del w:id="409" w:author="Gabrielle" w:date="2019-05-24T19:34:00Z"/>
                <w:rFonts w:ascii="Times New Roman" w:eastAsia="Times New Roman" w:hAnsi="Times New Roman" w:cs="Times New Roman"/>
                <w:color w:val="000000"/>
                <w:sz w:val="22"/>
                <w:szCs w:val="22"/>
                <w:lang w:eastAsia="en-US"/>
              </w:rPr>
            </w:pPr>
            <w:del w:id="410" w:author="Gabrielle" w:date="2019-05-24T19:34:00Z">
              <w:r w:rsidRPr="0021536B" w:rsidDel="00B5689D">
                <w:rPr>
                  <w:rFonts w:ascii="Times New Roman" w:eastAsia="Times New Roman" w:hAnsi="Times New Roman" w:cs="Times New Roman"/>
                  <w:color w:val="000000"/>
                  <w:sz w:val="22"/>
                  <w:szCs w:val="22"/>
                  <w:lang w:eastAsia="en-US"/>
                </w:rPr>
                <w:delText>4.9</w:delText>
              </w:r>
            </w:del>
          </w:p>
        </w:tc>
        <w:tc>
          <w:tcPr>
            <w:tcW w:w="810" w:type="dxa"/>
            <w:tcBorders>
              <w:top w:val="nil"/>
              <w:left w:val="nil"/>
              <w:bottom w:val="nil"/>
              <w:right w:val="single" w:sz="8" w:space="0" w:color="auto"/>
            </w:tcBorders>
            <w:shd w:val="clear" w:color="auto" w:fill="auto"/>
            <w:noWrap/>
            <w:vAlign w:val="bottom"/>
            <w:hideMark/>
          </w:tcPr>
          <w:p w14:paraId="4B26F9D9" w14:textId="0CC3C29A" w:rsidR="0025564C" w:rsidRPr="0021536B" w:rsidDel="00B5689D" w:rsidRDefault="0025564C" w:rsidP="0021536B">
            <w:pPr>
              <w:jc w:val="center"/>
              <w:rPr>
                <w:del w:id="411" w:author="Gabrielle" w:date="2019-05-24T19:34:00Z"/>
                <w:rFonts w:ascii="Times New Roman" w:eastAsia="Times New Roman" w:hAnsi="Times New Roman" w:cs="Times New Roman"/>
                <w:color w:val="000000"/>
                <w:sz w:val="22"/>
                <w:szCs w:val="22"/>
                <w:lang w:eastAsia="en-US"/>
              </w:rPr>
            </w:pPr>
            <w:del w:id="412" w:author="Gabrielle" w:date="2019-05-24T19:34:00Z">
              <w:r w:rsidRPr="0021536B" w:rsidDel="00B5689D">
                <w:rPr>
                  <w:rFonts w:ascii="Times New Roman" w:eastAsia="Times New Roman" w:hAnsi="Times New Roman" w:cs="Times New Roman"/>
                  <w:color w:val="000000"/>
                  <w:sz w:val="22"/>
                  <w:szCs w:val="22"/>
                  <w:lang w:eastAsia="en-US"/>
                </w:rPr>
                <w:delText>1.3</w:delText>
              </w:r>
            </w:del>
          </w:p>
        </w:tc>
      </w:tr>
      <w:tr w:rsidR="0025564C" w:rsidRPr="0025564C" w:rsidDel="00B5689D" w14:paraId="0AA82BF6" w14:textId="35288A3E" w:rsidTr="00641B54">
        <w:trPr>
          <w:trHeight w:val="300"/>
          <w:del w:id="413" w:author="Gabrielle" w:date="2019-05-24T19:34:00Z"/>
        </w:trPr>
        <w:tc>
          <w:tcPr>
            <w:tcW w:w="1204" w:type="dxa"/>
            <w:vMerge/>
            <w:tcBorders>
              <w:top w:val="nil"/>
              <w:left w:val="single" w:sz="8" w:space="0" w:color="auto"/>
              <w:bottom w:val="single" w:sz="4" w:space="0" w:color="000000"/>
              <w:right w:val="single" w:sz="4" w:space="0" w:color="auto"/>
            </w:tcBorders>
            <w:vAlign w:val="center"/>
            <w:hideMark/>
          </w:tcPr>
          <w:p w14:paraId="4537FCD4" w14:textId="1015239A" w:rsidR="0025564C" w:rsidRPr="0021536B" w:rsidDel="00B5689D" w:rsidRDefault="0025564C" w:rsidP="0025564C">
            <w:pPr>
              <w:rPr>
                <w:del w:id="414" w:author="Gabrielle" w:date="2019-05-24T19:34:00Z"/>
                <w:rFonts w:ascii="Times New Roman" w:eastAsia="Times New Roman" w:hAnsi="Times New Roman" w:cs="Times New Roman"/>
                <w:b/>
                <w:color w:val="000000"/>
                <w:sz w:val="22"/>
                <w:szCs w:val="22"/>
                <w:lang w:eastAsia="en-US"/>
              </w:rPr>
            </w:pPr>
          </w:p>
        </w:tc>
        <w:tc>
          <w:tcPr>
            <w:tcW w:w="1720" w:type="dxa"/>
            <w:vMerge/>
            <w:tcBorders>
              <w:top w:val="nil"/>
              <w:left w:val="nil"/>
              <w:bottom w:val="single" w:sz="4" w:space="0" w:color="000000"/>
              <w:right w:val="nil"/>
            </w:tcBorders>
            <w:vAlign w:val="center"/>
            <w:hideMark/>
          </w:tcPr>
          <w:p w14:paraId="0FEB2CF5" w14:textId="1603737C" w:rsidR="0025564C" w:rsidRPr="0021536B" w:rsidDel="00B5689D" w:rsidRDefault="0025564C" w:rsidP="0021536B">
            <w:pPr>
              <w:jc w:val="right"/>
              <w:rPr>
                <w:del w:id="415" w:author="Gabrielle" w:date="2019-05-24T19:34:00Z"/>
                <w:rFonts w:ascii="Times New Roman" w:eastAsia="Times New Roman" w:hAnsi="Times New Roman" w:cs="Times New Roman"/>
                <w:color w:val="000000"/>
                <w:sz w:val="22"/>
                <w:szCs w:val="22"/>
                <w:lang w:eastAsia="en-US"/>
              </w:rPr>
            </w:pPr>
          </w:p>
        </w:tc>
        <w:tc>
          <w:tcPr>
            <w:tcW w:w="1180" w:type="dxa"/>
            <w:tcBorders>
              <w:top w:val="nil"/>
              <w:left w:val="nil"/>
              <w:bottom w:val="single" w:sz="4" w:space="0" w:color="auto"/>
              <w:right w:val="nil"/>
            </w:tcBorders>
            <w:shd w:val="clear" w:color="auto" w:fill="auto"/>
            <w:noWrap/>
            <w:vAlign w:val="bottom"/>
            <w:hideMark/>
          </w:tcPr>
          <w:p w14:paraId="4C28619C" w14:textId="1D7219CA" w:rsidR="0025564C" w:rsidRPr="0021536B" w:rsidDel="00B5689D" w:rsidRDefault="0025564C" w:rsidP="0021536B">
            <w:pPr>
              <w:jc w:val="center"/>
              <w:rPr>
                <w:del w:id="416" w:author="Gabrielle" w:date="2019-05-24T19:34:00Z"/>
                <w:rFonts w:ascii="Times New Roman" w:eastAsia="Times New Roman" w:hAnsi="Times New Roman" w:cs="Times New Roman"/>
                <w:color w:val="000000"/>
                <w:sz w:val="22"/>
                <w:szCs w:val="22"/>
                <w:lang w:eastAsia="en-US"/>
              </w:rPr>
            </w:pPr>
            <w:del w:id="417" w:author="Gabrielle" w:date="2019-05-24T19:34:00Z">
              <w:r w:rsidRPr="0021536B" w:rsidDel="00B5689D">
                <w:rPr>
                  <w:rFonts w:ascii="Times New Roman" w:eastAsia="Times New Roman" w:hAnsi="Times New Roman" w:cs="Times New Roman"/>
                  <w:color w:val="000000"/>
                  <w:sz w:val="22"/>
                  <w:szCs w:val="22"/>
                  <w:lang w:eastAsia="en-US"/>
                </w:rPr>
                <w:delText>90-100</w:delText>
              </w:r>
            </w:del>
          </w:p>
        </w:tc>
        <w:tc>
          <w:tcPr>
            <w:tcW w:w="880" w:type="dxa"/>
            <w:tcBorders>
              <w:top w:val="nil"/>
              <w:left w:val="nil"/>
              <w:bottom w:val="single" w:sz="4" w:space="0" w:color="auto"/>
              <w:right w:val="nil"/>
            </w:tcBorders>
            <w:shd w:val="clear" w:color="auto" w:fill="auto"/>
            <w:noWrap/>
            <w:vAlign w:val="bottom"/>
            <w:hideMark/>
          </w:tcPr>
          <w:p w14:paraId="443576C3" w14:textId="3D5427A2" w:rsidR="0025564C" w:rsidRPr="0021536B" w:rsidDel="00B5689D" w:rsidRDefault="0025564C" w:rsidP="0021536B">
            <w:pPr>
              <w:jc w:val="center"/>
              <w:rPr>
                <w:del w:id="418" w:author="Gabrielle" w:date="2019-05-24T19:34:00Z"/>
                <w:rFonts w:ascii="Times New Roman" w:eastAsia="Times New Roman" w:hAnsi="Times New Roman" w:cs="Times New Roman"/>
                <w:color w:val="000000"/>
                <w:sz w:val="22"/>
                <w:szCs w:val="22"/>
                <w:lang w:eastAsia="en-US"/>
              </w:rPr>
            </w:pPr>
            <w:del w:id="419" w:author="Gabrielle" w:date="2019-05-24T19:34:00Z">
              <w:r w:rsidRPr="0021536B" w:rsidDel="00B5689D">
                <w:rPr>
                  <w:rFonts w:ascii="Times New Roman" w:eastAsia="Times New Roman" w:hAnsi="Times New Roman" w:cs="Times New Roman"/>
                  <w:color w:val="000000"/>
                  <w:sz w:val="22"/>
                  <w:szCs w:val="22"/>
                  <w:lang w:eastAsia="en-US"/>
                </w:rPr>
                <w:delText>89.9</w:delText>
              </w:r>
            </w:del>
          </w:p>
        </w:tc>
        <w:tc>
          <w:tcPr>
            <w:tcW w:w="780" w:type="dxa"/>
            <w:tcBorders>
              <w:top w:val="nil"/>
              <w:left w:val="nil"/>
              <w:bottom w:val="single" w:sz="4" w:space="0" w:color="auto"/>
              <w:right w:val="nil"/>
            </w:tcBorders>
            <w:shd w:val="clear" w:color="auto" w:fill="auto"/>
            <w:noWrap/>
            <w:vAlign w:val="bottom"/>
            <w:hideMark/>
          </w:tcPr>
          <w:p w14:paraId="5219EF8E" w14:textId="6081561B" w:rsidR="0025564C" w:rsidRPr="0021536B" w:rsidDel="00B5689D" w:rsidRDefault="0025564C" w:rsidP="0021536B">
            <w:pPr>
              <w:jc w:val="center"/>
              <w:rPr>
                <w:del w:id="420" w:author="Gabrielle" w:date="2019-05-24T19:34:00Z"/>
                <w:rFonts w:ascii="Times New Roman" w:eastAsia="Times New Roman" w:hAnsi="Times New Roman" w:cs="Times New Roman"/>
                <w:color w:val="000000"/>
                <w:sz w:val="22"/>
                <w:szCs w:val="22"/>
                <w:lang w:eastAsia="en-US"/>
              </w:rPr>
            </w:pPr>
            <w:del w:id="421" w:author="Gabrielle" w:date="2019-05-24T19:34:00Z">
              <w:r w:rsidRPr="0021536B" w:rsidDel="00B5689D">
                <w:rPr>
                  <w:rFonts w:ascii="Times New Roman" w:eastAsia="Times New Roman" w:hAnsi="Times New Roman" w:cs="Times New Roman"/>
                  <w:color w:val="000000"/>
                  <w:sz w:val="22"/>
                  <w:szCs w:val="22"/>
                  <w:lang w:eastAsia="en-US"/>
                </w:rPr>
                <w:delText>4.0</w:delText>
              </w:r>
            </w:del>
          </w:p>
        </w:tc>
        <w:tc>
          <w:tcPr>
            <w:tcW w:w="886" w:type="dxa"/>
            <w:tcBorders>
              <w:top w:val="nil"/>
              <w:left w:val="nil"/>
              <w:bottom w:val="single" w:sz="4" w:space="0" w:color="auto"/>
              <w:right w:val="nil"/>
            </w:tcBorders>
            <w:shd w:val="clear" w:color="auto" w:fill="auto"/>
            <w:noWrap/>
            <w:vAlign w:val="bottom"/>
            <w:hideMark/>
          </w:tcPr>
          <w:p w14:paraId="4807F6D3" w14:textId="5CD124FF" w:rsidR="0025564C" w:rsidRPr="0021536B" w:rsidDel="00B5689D" w:rsidRDefault="0025564C" w:rsidP="0021536B">
            <w:pPr>
              <w:jc w:val="center"/>
              <w:rPr>
                <w:del w:id="422" w:author="Gabrielle" w:date="2019-05-24T19:34:00Z"/>
                <w:rFonts w:ascii="Times New Roman" w:eastAsia="Times New Roman" w:hAnsi="Times New Roman" w:cs="Times New Roman"/>
                <w:color w:val="000000"/>
                <w:sz w:val="22"/>
                <w:szCs w:val="22"/>
                <w:lang w:eastAsia="en-US"/>
              </w:rPr>
            </w:pPr>
            <w:del w:id="423" w:author="Gabrielle" w:date="2019-05-24T19:34:00Z">
              <w:r w:rsidRPr="0021536B" w:rsidDel="00B5689D">
                <w:rPr>
                  <w:rFonts w:ascii="Times New Roman" w:eastAsia="Times New Roman" w:hAnsi="Times New Roman" w:cs="Times New Roman"/>
                  <w:color w:val="000000"/>
                  <w:sz w:val="22"/>
                  <w:szCs w:val="22"/>
                  <w:lang w:eastAsia="en-US"/>
                </w:rPr>
                <w:delText>4.9</w:delText>
              </w:r>
            </w:del>
          </w:p>
        </w:tc>
        <w:tc>
          <w:tcPr>
            <w:tcW w:w="810" w:type="dxa"/>
            <w:tcBorders>
              <w:top w:val="nil"/>
              <w:left w:val="nil"/>
              <w:bottom w:val="single" w:sz="4" w:space="0" w:color="auto"/>
              <w:right w:val="single" w:sz="8" w:space="0" w:color="auto"/>
            </w:tcBorders>
            <w:shd w:val="clear" w:color="auto" w:fill="auto"/>
            <w:noWrap/>
            <w:vAlign w:val="bottom"/>
            <w:hideMark/>
          </w:tcPr>
          <w:p w14:paraId="7494C721" w14:textId="5E8526A6" w:rsidR="0025564C" w:rsidRPr="0021536B" w:rsidDel="00B5689D" w:rsidRDefault="0025564C" w:rsidP="0021536B">
            <w:pPr>
              <w:jc w:val="center"/>
              <w:rPr>
                <w:del w:id="424" w:author="Gabrielle" w:date="2019-05-24T19:34:00Z"/>
                <w:rFonts w:ascii="Times New Roman" w:eastAsia="Times New Roman" w:hAnsi="Times New Roman" w:cs="Times New Roman"/>
                <w:color w:val="000000"/>
                <w:sz w:val="22"/>
                <w:szCs w:val="22"/>
                <w:lang w:eastAsia="en-US"/>
              </w:rPr>
            </w:pPr>
            <w:del w:id="425" w:author="Gabrielle" w:date="2019-05-24T19:34:00Z">
              <w:r w:rsidRPr="0021536B" w:rsidDel="00B5689D">
                <w:rPr>
                  <w:rFonts w:ascii="Times New Roman" w:eastAsia="Times New Roman" w:hAnsi="Times New Roman" w:cs="Times New Roman"/>
                  <w:color w:val="000000"/>
                  <w:sz w:val="22"/>
                  <w:szCs w:val="22"/>
                  <w:lang w:eastAsia="en-US"/>
                </w:rPr>
                <w:delText>1.2</w:delText>
              </w:r>
            </w:del>
          </w:p>
        </w:tc>
      </w:tr>
      <w:tr w:rsidR="0025564C" w:rsidRPr="0025564C" w:rsidDel="00B5689D" w14:paraId="38BDA708" w14:textId="51D40103" w:rsidTr="00641B54">
        <w:trPr>
          <w:trHeight w:val="300"/>
          <w:del w:id="426" w:author="Gabrielle" w:date="2019-05-24T19:34:00Z"/>
        </w:trPr>
        <w:tc>
          <w:tcPr>
            <w:tcW w:w="1204"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70AB304A" w14:textId="6F4C417D" w:rsidR="0025564C" w:rsidRPr="0021536B" w:rsidDel="00B5689D" w:rsidRDefault="0025564C" w:rsidP="0025564C">
            <w:pPr>
              <w:jc w:val="center"/>
              <w:rPr>
                <w:del w:id="427" w:author="Gabrielle" w:date="2019-05-24T19:34:00Z"/>
                <w:rFonts w:ascii="Times New Roman" w:eastAsia="Times New Roman" w:hAnsi="Times New Roman" w:cs="Times New Roman"/>
                <w:b/>
                <w:color w:val="000000"/>
                <w:sz w:val="22"/>
                <w:szCs w:val="22"/>
                <w:lang w:eastAsia="en-US"/>
              </w:rPr>
            </w:pPr>
            <w:del w:id="428" w:author="Gabrielle" w:date="2019-05-24T19:34:00Z">
              <w:r w:rsidRPr="0021536B" w:rsidDel="00B5689D">
                <w:rPr>
                  <w:rFonts w:ascii="Times New Roman" w:eastAsia="Times New Roman" w:hAnsi="Times New Roman" w:cs="Times New Roman"/>
                  <w:b/>
                  <w:color w:val="000000"/>
                  <w:sz w:val="22"/>
                  <w:szCs w:val="22"/>
                  <w:lang w:eastAsia="en-US"/>
                </w:rPr>
                <w:delText>SCB</w:delText>
              </w:r>
            </w:del>
          </w:p>
        </w:tc>
        <w:tc>
          <w:tcPr>
            <w:tcW w:w="1720" w:type="dxa"/>
            <w:vMerge w:val="restart"/>
            <w:tcBorders>
              <w:top w:val="nil"/>
              <w:left w:val="nil"/>
              <w:bottom w:val="single" w:sz="4" w:space="0" w:color="000000"/>
              <w:right w:val="nil"/>
            </w:tcBorders>
            <w:shd w:val="clear" w:color="auto" w:fill="auto"/>
            <w:noWrap/>
            <w:vAlign w:val="center"/>
            <w:hideMark/>
          </w:tcPr>
          <w:p w14:paraId="7268825D" w14:textId="5B7957DD" w:rsidR="0025564C" w:rsidRPr="0021536B" w:rsidDel="00B5689D" w:rsidRDefault="0025564C" w:rsidP="0021536B">
            <w:pPr>
              <w:jc w:val="right"/>
              <w:rPr>
                <w:del w:id="429" w:author="Gabrielle" w:date="2019-05-24T19:34:00Z"/>
                <w:rFonts w:ascii="Times New Roman" w:eastAsia="Times New Roman" w:hAnsi="Times New Roman" w:cs="Times New Roman"/>
                <w:color w:val="000000"/>
                <w:sz w:val="22"/>
                <w:szCs w:val="22"/>
                <w:lang w:eastAsia="en-US"/>
              </w:rPr>
            </w:pPr>
            <w:del w:id="430" w:author="Gabrielle" w:date="2019-05-24T19:34:00Z">
              <w:r w:rsidRPr="0021536B" w:rsidDel="00B5689D">
                <w:rPr>
                  <w:rFonts w:ascii="Times New Roman" w:eastAsia="Times New Roman" w:hAnsi="Times New Roman" w:cs="Times New Roman"/>
                  <w:color w:val="000000"/>
                  <w:sz w:val="22"/>
                  <w:szCs w:val="22"/>
                  <w:lang w:eastAsia="en-US"/>
                </w:rPr>
                <w:delText>Wetland</w:delText>
              </w:r>
            </w:del>
          </w:p>
        </w:tc>
        <w:tc>
          <w:tcPr>
            <w:tcW w:w="1180" w:type="dxa"/>
            <w:tcBorders>
              <w:top w:val="nil"/>
              <w:left w:val="nil"/>
              <w:bottom w:val="nil"/>
              <w:right w:val="nil"/>
            </w:tcBorders>
            <w:shd w:val="clear" w:color="auto" w:fill="auto"/>
            <w:noWrap/>
            <w:vAlign w:val="bottom"/>
            <w:hideMark/>
          </w:tcPr>
          <w:p w14:paraId="2E5E10D0" w14:textId="592C9213" w:rsidR="0025564C" w:rsidRPr="0021536B" w:rsidDel="00B5689D" w:rsidRDefault="0025564C" w:rsidP="0021536B">
            <w:pPr>
              <w:jc w:val="center"/>
              <w:rPr>
                <w:del w:id="431" w:author="Gabrielle" w:date="2019-05-24T19:34:00Z"/>
                <w:rFonts w:ascii="Times New Roman" w:eastAsia="Times New Roman" w:hAnsi="Times New Roman" w:cs="Times New Roman"/>
                <w:color w:val="000000"/>
                <w:sz w:val="22"/>
                <w:szCs w:val="22"/>
                <w:lang w:eastAsia="en-US"/>
              </w:rPr>
            </w:pPr>
            <w:del w:id="432" w:author="Gabrielle" w:date="2019-05-24T19:34:00Z">
              <w:r w:rsidRPr="0021536B" w:rsidDel="00B5689D">
                <w:rPr>
                  <w:rFonts w:ascii="Times New Roman" w:eastAsia="Times New Roman" w:hAnsi="Times New Roman" w:cs="Times New Roman"/>
                  <w:color w:val="000000"/>
                  <w:sz w:val="22"/>
                  <w:szCs w:val="22"/>
                  <w:lang w:eastAsia="en-US"/>
                </w:rPr>
                <w:delText>0-12</w:delText>
              </w:r>
            </w:del>
          </w:p>
        </w:tc>
        <w:tc>
          <w:tcPr>
            <w:tcW w:w="880" w:type="dxa"/>
            <w:tcBorders>
              <w:top w:val="nil"/>
              <w:left w:val="nil"/>
              <w:bottom w:val="nil"/>
              <w:right w:val="nil"/>
            </w:tcBorders>
            <w:shd w:val="clear" w:color="auto" w:fill="auto"/>
            <w:noWrap/>
            <w:vAlign w:val="bottom"/>
            <w:hideMark/>
          </w:tcPr>
          <w:p w14:paraId="69B7CC1C" w14:textId="1DECC61C" w:rsidR="0025564C" w:rsidRPr="0021536B" w:rsidDel="00B5689D" w:rsidRDefault="0025564C" w:rsidP="0021536B">
            <w:pPr>
              <w:jc w:val="center"/>
              <w:rPr>
                <w:del w:id="433" w:author="Gabrielle" w:date="2019-05-24T19:34:00Z"/>
                <w:rFonts w:ascii="Times New Roman" w:eastAsia="Times New Roman" w:hAnsi="Times New Roman" w:cs="Times New Roman"/>
                <w:color w:val="000000"/>
                <w:sz w:val="22"/>
                <w:szCs w:val="22"/>
                <w:lang w:eastAsia="en-US"/>
              </w:rPr>
            </w:pPr>
            <w:del w:id="434" w:author="Gabrielle" w:date="2019-05-24T19:34:00Z">
              <w:r w:rsidRPr="0021536B" w:rsidDel="00B5689D">
                <w:rPr>
                  <w:rFonts w:ascii="Times New Roman" w:eastAsia="Times New Roman" w:hAnsi="Times New Roman" w:cs="Times New Roman"/>
                  <w:color w:val="000000"/>
                  <w:sz w:val="22"/>
                  <w:szCs w:val="22"/>
                  <w:lang w:eastAsia="en-US"/>
                </w:rPr>
                <w:delText>72.9</w:delText>
              </w:r>
            </w:del>
          </w:p>
        </w:tc>
        <w:tc>
          <w:tcPr>
            <w:tcW w:w="780" w:type="dxa"/>
            <w:tcBorders>
              <w:top w:val="nil"/>
              <w:left w:val="nil"/>
              <w:bottom w:val="nil"/>
              <w:right w:val="nil"/>
            </w:tcBorders>
            <w:shd w:val="clear" w:color="auto" w:fill="auto"/>
            <w:noWrap/>
            <w:vAlign w:val="bottom"/>
            <w:hideMark/>
          </w:tcPr>
          <w:p w14:paraId="4B1E3220" w14:textId="1F78E688" w:rsidR="0025564C" w:rsidRPr="0021536B" w:rsidDel="00B5689D" w:rsidRDefault="0025564C" w:rsidP="0021536B">
            <w:pPr>
              <w:jc w:val="center"/>
              <w:rPr>
                <w:del w:id="435" w:author="Gabrielle" w:date="2019-05-24T19:34:00Z"/>
                <w:rFonts w:ascii="Times New Roman" w:eastAsia="Times New Roman" w:hAnsi="Times New Roman" w:cs="Times New Roman"/>
                <w:color w:val="000000"/>
                <w:sz w:val="22"/>
                <w:szCs w:val="22"/>
                <w:lang w:eastAsia="en-US"/>
              </w:rPr>
            </w:pPr>
            <w:del w:id="436" w:author="Gabrielle" w:date="2019-05-24T19:34:00Z">
              <w:r w:rsidRPr="0021536B" w:rsidDel="00B5689D">
                <w:rPr>
                  <w:rFonts w:ascii="Times New Roman" w:eastAsia="Times New Roman" w:hAnsi="Times New Roman" w:cs="Times New Roman"/>
                  <w:color w:val="000000"/>
                  <w:sz w:val="22"/>
                  <w:szCs w:val="22"/>
                  <w:lang w:eastAsia="en-US"/>
                </w:rPr>
                <w:delText>13.1</w:delText>
              </w:r>
            </w:del>
          </w:p>
        </w:tc>
        <w:tc>
          <w:tcPr>
            <w:tcW w:w="886" w:type="dxa"/>
            <w:tcBorders>
              <w:top w:val="nil"/>
              <w:left w:val="nil"/>
              <w:bottom w:val="nil"/>
              <w:right w:val="nil"/>
            </w:tcBorders>
            <w:shd w:val="clear" w:color="auto" w:fill="auto"/>
            <w:noWrap/>
            <w:vAlign w:val="bottom"/>
            <w:hideMark/>
          </w:tcPr>
          <w:p w14:paraId="6075DB4D" w14:textId="7C30B862" w:rsidR="0025564C" w:rsidRPr="0021536B" w:rsidDel="00B5689D" w:rsidRDefault="0025564C" w:rsidP="0021536B">
            <w:pPr>
              <w:jc w:val="center"/>
              <w:rPr>
                <w:del w:id="437" w:author="Gabrielle" w:date="2019-05-24T19:34:00Z"/>
                <w:rFonts w:ascii="Times New Roman" w:eastAsia="Times New Roman" w:hAnsi="Times New Roman" w:cs="Times New Roman"/>
                <w:color w:val="000000"/>
                <w:sz w:val="22"/>
                <w:szCs w:val="22"/>
                <w:lang w:eastAsia="en-US"/>
              </w:rPr>
            </w:pPr>
            <w:del w:id="438" w:author="Gabrielle" w:date="2019-05-24T19:34:00Z">
              <w:r w:rsidRPr="0021536B" w:rsidDel="00B5689D">
                <w:rPr>
                  <w:rFonts w:ascii="Times New Roman" w:eastAsia="Times New Roman" w:hAnsi="Times New Roman" w:cs="Times New Roman"/>
                  <w:color w:val="000000"/>
                  <w:sz w:val="22"/>
                  <w:szCs w:val="22"/>
                  <w:lang w:eastAsia="en-US"/>
                </w:rPr>
                <w:delText>7.5</w:delText>
              </w:r>
            </w:del>
          </w:p>
        </w:tc>
        <w:tc>
          <w:tcPr>
            <w:tcW w:w="810" w:type="dxa"/>
            <w:tcBorders>
              <w:top w:val="nil"/>
              <w:left w:val="nil"/>
              <w:bottom w:val="nil"/>
              <w:right w:val="single" w:sz="8" w:space="0" w:color="auto"/>
            </w:tcBorders>
            <w:shd w:val="clear" w:color="auto" w:fill="auto"/>
            <w:noWrap/>
            <w:vAlign w:val="bottom"/>
            <w:hideMark/>
          </w:tcPr>
          <w:p w14:paraId="246B0579" w14:textId="741E84A7" w:rsidR="0025564C" w:rsidRPr="0021536B" w:rsidDel="00B5689D" w:rsidRDefault="0025564C" w:rsidP="0021536B">
            <w:pPr>
              <w:jc w:val="center"/>
              <w:rPr>
                <w:del w:id="439" w:author="Gabrielle" w:date="2019-05-24T19:34:00Z"/>
                <w:rFonts w:ascii="Times New Roman" w:eastAsia="Times New Roman" w:hAnsi="Times New Roman" w:cs="Times New Roman"/>
                <w:color w:val="000000"/>
                <w:sz w:val="22"/>
                <w:szCs w:val="22"/>
                <w:lang w:eastAsia="en-US"/>
              </w:rPr>
            </w:pPr>
            <w:del w:id="440" w:author="Gabrielle" w:date="2019-05-24T19:34:00Z">
              <w:r w:rsidRPr="0021536B" w:rsidDel="00B5689D">
                <w:rPr>
                  <w:rFonts w:ascii="Times New Roman" w:eastAsia="Times New Roman" w:hAnsi="Times New Roman" w:cs="Times New Roman"/>
                  <w:color w:val="000000"/>
                  <w:sz w:val="22"/>
                  <w:szCs w:val="22"/>
                  <w:lang w:eastAsia="en-US"/>
                </w:rPr>
                <w:delText>6.5</w:delText>
              </w:r>
            </w:del>
          </w:p>
        </w:tc>
      </w:tr>
      <w:tr w:rsidR="0025564C" w:rsidRPr="0025564C" w:rsidDel="00B5689D" w14:paraId="323C469E" w14:textId="2E81EC70" w:rsidTr="00641B54">
        <w:trPr>
          <w:trHeight w:val="300"/>
          <w:del w:id="441" w:author="Gabrielle" w:date="2019-05-24T19:34:00Z"/>
        </w:trPr>
        <w:tc>
          <w:tcPr>
            <w:tcW w:w="1204" w:type="dxa"/>
            <w:vMerge/>
            <w:tcBorders>
              <w:top w:val="nil"/>
              <w:left w:val="single" w:sz="8" w:space="0" w:color="auto"/>
              <w:bottom w:val="single" w:sz="8" w:space="0" w:color="000000"/>
              <w:right w:val="single" w:sz="4" w:space="0" w:color="auto"/>
            </w:tcBorders>
            <w:vAlign w:val="center"/>
            <w:hideMark/>
          </w:tcPr>
          <w:p w14:paraId="5EBDC0F6" w14:textId="4D37C427" w:rsidR="0025564C" w:rsidRPr="0021536B" w:rsidDel="00B5689D" w:rsidRDefault="0025564C" w:rsidP="0025564C">
            <w:pPr>
              <w:rPr>
                <w:del w:id="442" w:author="Gabrielle" w:date="2019-05-24T19:34:00Z"/>
                <w:rFonts w:ascii="Times New Roman" w:eastAsia="Times New Roman" w:hAnsi="Times New Roman" w:cs="Times New Roman"/>
                <w:b/>
                <w:color w:val="000000"/>
                <w:sz w:val="22"/>
                <w:szCs w:val="22"/>
                <w:lang w:eastAsia="en-US"/>
              </w:rPr>
            </w:pPr>
          </w:p>
        </w:tc>
        <w:tc>
          <w:tcPr>
            <w:tcW w:w="1720" w:type="dxa"/>
            <w:vMerge/>
            <w:tcBorders>
              <w:top w:val="nil"/>
              <w:left w:val="nil"/>
              <w:bottom w:val="single" w:sz="4" w:space="0" w:color="000000"/>
              <w:right w:val="nil"/>
            </w:tcBorders>
            <w:vAlign w:val="center"/>
            <w:hideMark/>
          </w:tcPr>
          <w:p w14:paraId="30A07C27" w14:textId="6F6CF3DE" w:rsidR="0025564C" w:rsidRPr="0021536B" w:rsidDel="00B5689D" w:rsidRDefault="0025564C" w:rsidP="0021536B">
            <w:pPr>
              <w:jc w:val="right"/>
              <w:rPr>
                <w:del w:id="443" w:author="Gabrielle" w:date="2019-05-24T19:34:00Z"/>
                <w:rFonts w:ascii="Times New Roman" w:eastAsia="Times New Roman" w:hAnsi="Times New Roman" w:cs="Times New Roman"/>
                <w:color w:val="000000"/>
                <w:sz w:val="22"/>
                <w:szCs w:val="22"/>
                <w:lang w:eastAsia="en-US"/>
              </w:rPr>
            </w:pPr>
          </w:p>
        </w:tc>
        <w:tc>
          <w:tcPr>
            <w:tcW w:w="1180" w:type="dxa"/>
            <w:tcBorders>
              <w:top w:val="nil"/>
              <w:left w:val="nil"/>
              <w:bottom w:val="nil"/>
              <w:right w:val="nil"/>
            </w:tcBorders>
            <w:shd w:val="clear" w:color="auto" w:fill="auto"/>
            <w:noWrap/>
            <w:vAlign w:val="bottom"/>
            <w:hideMark/>
          </w:tcPr>
          <w:p w14:paraId="17C7B565" w14:textId="24CE1F06" w:rsidR="0025564C" w:rsidRPr="0021536B" w:rsidDel="00B5689D" w:rsidRDefault="0025564C" w:rsidP="0021536B">
            <w:pPr>
              <w:jc w:val="center"/>
              <w:rPr>
                <w:del w:id="444" w:author="Gabrielle" w:date="2019-05-24T19:34:00Z"/>
                <w:rFonts w:ascii="Times New Roman" w:eastAsia="Times New Roman" w:hAnsi="Times New Roman" w:cs="Times New Roman"/>
                <w:color w:val="000000"/>
                <w:sz w:val="22"/>
                <w:szCs w:val="22"/>
                <w:lang w:eastAsia="en-US"/>
              </w:rPr>
            </w:pPr>
            <w:del w:id="445" w:author="Gabrielle" w:date="2019-05-24T19:34:00Z">
              <w:r w:rsidRPr="0021536B" w:rsidDel="00B5689D">
                <w:rPr>
                  <w:rFonts w:ascii="Times New Roman" w:eastAsia="Times New Roman" w:hAnsi="Times New Roman" w:cs="Times New Roman"/>
                  <w:color w:val="000000"/>
                  <w:sz w:val="22"/>
                  <w:szCs w:val="22"/>
                  <w:lang w:eastAsia="en-US"/>
                </w:rPr>
                <w:delText>50</w:delText>
              </w:r>
              <w:r w:rsidR="00641B54" w:rsidRPr="0021536B" w:rsidDel="00B5689D">
                <w:rPr>
                  <w:rFonts w:ascii="Times New Roman" w:eastAsia="Times New Roman" w:hAnsi="Times New Roman" w:cs="Times New Roman"/>
                  <w:color w:val="000000"/>
                  <w:sz w:val="22"/>
                  <w:szCs w:val="22"/>
                  <w:lang w:eastAsia="en-US"/>
                </w:rPr>
                <w:delText>-60</w:delText>
              </w:r>
            </w:del>
          </w:p>
        </w:tc>
        <w:tc>
          <w:tcPr>
            <w:tcW w:w="880" w:type="dxa"/>
            <w:tcBorders>
              <w:top w:val="nil"/>
              <w:left w:val="nil"/>
              <w:bottom w:val="nil"/>
              <w:right w:val="nil"/>
            </w:tcBorders>
            <w:shd w:val="clear" w:color="auto" w:fill="auto"/>
            <w:noWrap/>
            <w:vAlign w:val="bottom"/>
            <w:hideMark/>
          </w:tcPr>
          <w:p w14:paraId="63869345" w14:textId="1288F17D" w:rsidR="0025564C" w:rsidRPr="0021536B" w:rsidDel="00B5689D" w:rsidRDefault="0025564C" w:rsidP="0021536B">
            <w:pPr>
              <w:jc w:val="center"/>
              <w:rPr>
                <w:del w:id="446" w:author="Gabrielle" w:date="2019-05-24T19:34:00Z"/>
                <w:rFonts w:ascii="Times New Roman" w:eastAsia="Times New Roman" w:hAnsi="Times New Roman" w:cs="Times New Roman"/>
                <w:color w:val="000000"/>
                <w:sz w:val="22"/>
                <w:szCs w:val="22"/>
                <w:lang w:eastAsia="en-US"/>
              </w:rPr>
            </w:pPr>
            <w:del w:id="447" w:author="Gabrielle" w:date="2019-05-24T19:34:00Z">
              <w:r w:rsidRPr="0021536B" w:rsidDel="00B5689D">
                <w:rPr>
                  <w:rFonts w:ascii="Times New Roman" w:eastAsia="Times New Roman" w:hAnsi="Times New Roman" w:cs="Times New Roman"/>
                  <w:color w:val="000000"/>
                  <w:sz w:val="22"/>
                  <w:szCs w:val="22"/>
                  <w:lang w:eastAsia="en-US"/>
                </w:rPr>
                <w:delText>80.2</w:delText>
              </w:r>
            </w:del>
          </w:p>
        </w:tc>
        <w:tc>
          <w:tcPr>
            <w:tcW w:w="780" w:type="dxa"/>
            <w:tcBorders>
              <w:top w:val="nil"/>
              <w:left w:val="nil"/>
              <w:bottom w:val="nil"/>
              <w:right w:val="nil"/>
            </w:tcBorders>
            <w:shd w:val="clear" w:color="auto" w:fill="auto"/>
            <w:noWrap/>
            <w:vAlign w:val="bottom"/>
            <w:hideMark/>
          </w:tcPr>
          <w:p w14:paraId="3CCCA505" w14:textId="2AA506C1" w:rsidR="0025564C" w:rsidRPr="0021536B" w:rsidDel="00B5689D" w:rsidRDefault="0025564C" w:rsidP="0021536B">
            <w:pPr>
              <w:jc w:val="center"/>
              <w:rPr>
                <w:del w:id="448" w:author="Gabrielle" w:date="2019-05-24T19:34:00Z"/>
                <w:rFonts w:ascii="Times New Roman" w:eastAsia="Times New Roman" w:hAnsi="Times New Roman" w:cs="Times New Roman"/>
                <w:color w:val="000000"/>
                <w:sz w:val="22"/>
                <w:szCs w:val="22"/>
                <w:lang w:eastAsia="en-US"/>
              </w:rPr>
            </w:pPr>
            <w:del w:id="449" w:author="Gabrielle" w:date="2019-05-24T19:34:00Z">
              <w:r w:rsidRPr="0021536B" w:rsidDel="00B5689D">
                <w:rPr>
                  <w:rFonts w:ascii="Times New Roman" w:eastAsia="Times New Roman" w:hAnsi="Times New Roman" w:cs="Times New Roman"/>
                  <w:color w:val="000000"/>
                  <w:sz w:val="22"/>
                  <w:szCs w:val="22"/>
                  <w:lang w:eastAsia="en-US"/>
                </w:rPr>
                <w:delText>8.8</w:delText>
              </w:r>
            </w:del>
          </w:p>
        </w:tc>
        <w:tc>
          <w:tcPr>
            <w:tcW w:w="886" w:type="dxa"/>
            <w:tcBorders>
              <w:top w:val="nil"/>
              <w:left w:val="nil"/>
              <w:bottom w:val="nil"/>
              <w:right w:val="nil"/>
            </w:tcBorders>
            <w:shd w:val="clear" w:color="auto" w:fill="auto"/>
            <w:noWrap/>
            <w:vAlign w:val="bottom"/>
            <w:hideMark/>
          </w:tcPr>
          <w:p w14:paraId="11E37A53" w14:textId="1800D263" w:rsidR="0025564C" w:rsidRPr="0021536B" w:rsidDel="00B5689D" w:rsidRDefault="0025564C" w:rsidP="0021536B">
            <w:pPr>
              <w:jc w:val="center"/>
              <w:rPr>
                <w:del w:id="450" w:author="Gabrielle" w:date="2019-05-24T19:34:00Z"/>
                <w:rFonts w:ascii="Times New Roman" w:eastAsia="Times New Roman" w:hAnsi="Times New Roman" w:cs="Times New Roman"/>
                <w:color w:val="000000"/>
                <w:sz w:val="22"/>
                <w:szCs w:val="22"/>
                <w:lang w:eastAsia="en-US"/>
              </w:rPr>
            </w:pPr>
            <w:del w:id="451" w:author="Gabrielle" w:date="2019-05-24T19:34:00Z">
              <w:r w:rsidRPr="0021536B" w:rsidDel="00B5689D">
                <w:rPr>
                  <w:rFonts w:ascii="Times New Roman" w:eastAsia="Times New Roman" w:hAnsi="Times New Roman" w:cs="Times New Roman"/>
                  <w:color w:val="000000"/>
                  <w:sz w:val="22"/>
                  <w:szCs w:val="22"/>
                  <w:lang w:eastAsia="en-US"/>
                </w:rPr>
                <w:delText>8.8</w:delText>
              </w:r>
            </w:del>
          </w:p>
        </w:tc>
        <w:tc>
          <w:tcPr>
            <w:tcW w:w="810" w:type="dxa"/>
            <w:tcBorders>
              <w:top w:val="nil"/>
              <w:left w:val="nil"/>
              <w:bottom w:val="nil"/>
              <w:right w:val="single" w:sz="8" w:space="0" w:color="auto"/>
            </w:tcBorders>
            <w:shd w:val="clear" w:color="auto" w:fill="auto"/>
            <w:noWrap/>
            <w:vAlign w:val="bottom"/>
            <w:hideMark/>
          </w:tcPr>
          <w:p w14:paraId="5ED87CE5" w14:textId="7293E33F" w:rsidR="0025564C" w:rsidRPr="0021536B" w:rsidDel="00B5689D" w:rsidRDefault="0025564C" w:rsidP="0021536B">
            <w:pPr>
              <w:jc w:val="center"/>
              <w:rPr>
                <w:del w:id="452" w:author="Gabrielle" w:date="2019-05-24T19:34:00Z"/>
                <w:rFonts w:ascii="Times New Roman" w:eastAsia="Times New Roman" w:hAnsi="Times New Roman" w:cs="Times New Roman"/>
                <w:color w:val="000000"/>
                <w:sz w:val="22"/>
                <w:szCs w:val="22"/>
                <w:lang w:eastAsia="en-US"/>
              </w:rPr>
            </w:pPr>
            <w:del w:id="453" w:author="Gabrielle" w:date="2019-05-24T19:34:00Z">
              <w:r w:rsidRPr="0021536B" w:rsidDel="00B5689D">
                <w:rPr>
                  <w:rFonts w:ascii="Times New Roman" w:eastAsia="Times New Roman" w:hAnsi="Times New Roman" w:cs="Times New Roman"/>
                  <w:color w:val="000000"/>
                  <w:sz w:val="22"/>
                  <w:szCs w:val="22"/>
                  <w:lang w:eastAsia="en-US"/>
                </w:rPr>
                <w:delText>2.3</w:delText>
              </w:r>
            </w:del>
          </w:p>
        </w:tc>
      </w:tr>
      <w:tr w:rsidR="0025564C" w:rsidRPr="0025564C" w:rsidDel="00B5689D" w14:paraId="399AD668" w14:textId="66C0896D" w:rsidTr="00641B54">
        <w:trPr>
          <w:trHeight w:val="300"/>
          <w:del w:id="454" w:author="Gabrielle" w:date="2019-05-24T19:34:00Z"/>
        </w:trPr>
        <w:tc>
          <w:tcPr>
            <w:tcW w:w="1204" w:type="dxa"/>
            <w:vMerge/>
            <w:tcBorders>
              <w:top w:val="nil"/>
              <w:left w:val="single" w:sz="8" w:space="0" w:color="auto"/>
              <w:bottom w:val="single" w:sz="8" w:space="0" w:color="000000"/>
              <w:right w:val="single" w:sz="4" w:space="0" w:color="auto"/>
            </w:tcBorders>
            <w:vAlign w:val="center"/>
            <w:hideMark/>
          </w:tcPr>
          <w:p w14:paraId="4D6DE4AE" w14:textId="4958449A" w:rsidR="0025564C" w:rsidRPr="0021536B" w:rsidDel="00B5689D" w:rsidRDefault="0025564C" w:rsidP="0025564C">
            <w:pPr>
              <w:rPr>
                <w:del w:id="455" w:author="Gabrielle" w:date="2019-05-24T19:34:00Z"/>
                <w:rFonts w:ascii="Times New Roman" w:eastAsia="Times New Roman" w:hAnsi="Times New Roman" w:cs="Times New Roman"/>
                <w:b/>
                <w:color w:val="000000"/>
                <w:sz w:val="22"/>
                <w:szCs w:val="22"/>
                <w:lang w:eastAsia="en-US"/>
              </w:rPr>
            </w:pPr>
          </w:p>
        </w:tc>
        <w:tc>
          <w:tcPr>
            <w:tcW w:w="1720" w:type="dxa"/>
            <w:vMerge/>
            <w:tcBorders>
              <w:top w:val="nil"/>
              <w:left w:val="nil"/>
              <w:bottom w:val="single" w:sz="4" w:space="0" w:color="000000"/>
              <w:right w:val="nil"/>
            </w:tcBorders>
            <w:vAlign w:val="center"/>
            <w:hideMark/>
          </w:tcPr>
          <w:p w14:paraId="0BEAB36B" w14:textId="5A4C9F76" w:rsidR="0025564C" w:rsidRPr="0021536B" w:rsidDel="00B5689D" w:rsidRDefault="0025564C" w:rsidP="0021536B">
            <w:pPr>
              <w:jc w:val="right"/>
              <w:rPr>
                <w:del w:id="456" w:author="Gabrielle" w:date="2019-05-24T19:34:00Z"/>
                <w:rFonts w:ascii="Times New Roman" w:eastAsia="Times New Roman" w:hAnsi="Times New Roman" w:cs="Times New Roman"/>
                <w:color w:val="000000"/>
                <w:sz w:val="22"/>
                <w:szCs w:val="22"/>
                <w:lang w:eastAsia="en-US"/>
              </w:rPr>
            </w:pPr>
          </w:p>
        </w:tc>
        <w:tc>
          <w:tcPr>
            <w:tcW w:w="1180" w:type="dxa"/>
            <w:tcBorders>
              <w:top w:val="nil"/>
              <w:left w:val="nil"/>
              <w:bottom w:val="single" w:sz="4" w:space="0" w:color="auto"/>
              <w:right w:val="nil"/>
            </w:tcBorders>
            <w:shd w:val="clear" w:color="auto" w:fill="auto"/>
            <w:noWrap/>
            <w:vAlign w:val="bottom"/>
            <w:hideMark/>
          </w:tcPr>
          <w:p w14:paraId="45F1B8EF" w14:textId="16E12615" w:rsidR="0025564C" w:rsidRPr="0021536B" w:rsidDel="00B5689D" w:rsidRDefault="00641B54" w:rsidP="0021536B">
            <w:pPr>
              <w:jc w:val="center"/>
              <w:rPr>
                <w:del w:id="457" w:author="Gabrielle" w:date="2019-05-24T19:34:00Z"/>
                <w:rFonts w:ascii="Times New Roman" w:eastAsia="Times New Roman" w:hAnsi="Times New Roman" w:cs="Times New Roman"/>
                <w:color w:val="000000"/>
                <w:sz w:val="22"/>
                <w:szCs w:val="22"/>
                <w:lang w:eastAsia="en-US"/>
              </w:rPr>
            </w:pPr>
            <w:del w:id="458" w:author="Gabrielle" w:date="2019-05-24T19:34:00Z">
              <w:r w:rsidRPr="0021536B" w:rsidDel="00B5689D">
                <w:rPr>
                  <w:rFonts w:ascii="Times New Roman" w:eastAsia="Times New Roman" w:hAnsi="Times New Roman" w:cs="Times New Roman"/>
                  <w:color w:val="000000"/>
                  <w:sz w:val="22"/>
                  <w:szCs w:val="22"/>
                  <w:lang w:eastAsia="en-US"/>
                </w:rPr>
                <w:delText>90-</w:delText>
              </w:r>
              <w:r w:rsidR="0025564C" w:rsidRPr="0021536B" w:rsidDel="00B5689D">
                <w:rPr>
                  <w:rFonts w:ascii="Times New Roman" w:eastAsia="Times New Roman" w:hAnsi="Times New Roman" w:cs="Times New Roman"/>
                  <w:color w:val="000000"/>
                  <w:sz w:val="22"/>
                  <w:szCs w:val="22"/>
                  <w:lang w:eastAsia="en-US"/>
                </w:rPr>
                <w:delText>100</w:delText>
              </w:r>
            </w:del>
          </w:p>
        </w:tc>
        <w:tc>
          <w:tcPr>
            <w:tcW w:w="880" w:type="dxa"/>
            <w:tcBorders>
              <w:top w:val="nil"/>
              <w:left w:val="nil"/>
              <w:bottom w:val="single" w:sz="4" w:space="0" w:color="auto"/>
              <w:right w:val="nil"/>
            </w:tcBorders>
            <w:shd w:val="clear" w:color="auto" w:fill="auto"/>
            <w:noWrap/>
            <w:vAlign w:val="bottom"/>
            <w:hideMark/>
          </w:tcPr>
          <w:p w14:paraId="655070FA" w14:textId="567EB63D" w:rsidR="0025564C" w:rsidRPr="0021536B" w:rsidDel="00B5689D" w:rsidRDefault="0025564C" w:rsidP="0021536B">
            <w:pPr>
              <w:jc w:val="center"/>
              <w:rPr>
                <w:del w:id="459" w:author="Gabrielle" w:date="2019-05-24T19:34:00Z"/>
                <w:rFonts w:ascii="Times New Roman" w:eastAsia="Times New Roman" w:hAnsi="Times New Roman" w:cs="Times New Roman"/>
                <w:color w:val="000000"/>
                <w:sz w:val="22"/>
                <w:szCs w:val="22"/>
                <w:lang w:eastAsia="en-US"/>
              </w:rPr>
            </w:pPr>
            <w:del w:id="460" w:author="Gabrielle" w:date="2019-05-24T19:34:00Z">
              <w:r w:rsidRPr="0021536B" w:rsidDel="00B5689D">
                <w:rPr>
                  <w:rFonts w:ascii="Times New Roman" w:eastAsia="Times New Roman" w:hAnsi="Times New Roman" w:cs="Times New Roman"/>
                  <w:color w:val="000000"/>
                  <w:sz w:val="22"/>
                  <w:szCs w:val="22"/>
                  <w:lang w:eastAsia="en-US"/>
                </w:rPr>
                <w:delText>79.4</w:delText>
              </w:r>
            </w:del>
          </w:p>
        </w:tc>
        <w:tc>
          <w:tcPr>
            <w:tcW w:w="780" w:type="dxa"/>
            <w:tcBorders>
              <w:top w:val="nil"/>
              <w:left w:val="nil"/>
              <w:bottom w:val="single" w:sz="4" w:space="0" w:color="auto"/>
              <w:right w:val="nil"/>
            </w:tcBorders>
            <w:shd w:val="clear" w:color="auto" w:fill="auto"/>
            <w:noWrap/>
            <w:vAlign w:val="bottom"/>
            <w:hideMark/>
          </w:tcPr>
          <w:p w14:paraId="5A0B23F3" w14:textId="56222E5B" w:rsidR="0025564C" w:rsidRPr="0021536B" w:rsidDel="00B5689D" w:rsidRDefault="0025564C" w:rsidP="0021536B">
            <w:pPr>
              <w:jc w:val="center"/>
              <w:rPr>
                <w:del w:id="461" w:author="Gabrielle" w:date="2019-05-24T19:34:00Z"/>
                <w:rFonts w:ascii="Times New Roman" w:eastAsia="Times New Roman" w:hAnsi="Times New Roman" w:cs="Times New Roman"/>
                <w:color w:val="000000"/>
                <w:sz w:val="22"/>
                <w:szCs w:val="22"/>
                <w:lang w:eastAsia="en-US"/>
              </w:rPr>
            </w:pPr>
            <w:del w:id="462" w:author="Gabrielle" w:date="2019-05-24T19:34:00Z">
              <w:r w:rsidRPr="0021536B" w:rsidDel="00B5689D">
                <w:rPr>
                  <w:rFonts w:ascii="Times New Roman" w:eastAsia="Times New Roman" w:hAnsi="Times New Roman" w:cs="Times New Roman"/>
                  <w:color w:val="000000"/>
                  <w:sz w:val="22"/>
                  <w:szCs w:val="22"/>
                  <w:lang w:eastAsia="en-US"/>
                </w:rPr>
                <w:delText>9.8</w:delText>
              </w:r>
            </w:del>
          </w:p>
        </w:tc>
        <w:tc>
          <w:tcPr>
            <w:tcW w:w="886" w:type="dxa"/>
            <w:tcBorders>
              <w:top w:val="nil"/>
              <w:left w:val="nil"/>
              <w:bottom w:val="single" w:sz="4" w:space="0" w:color="auto"/>
              <w:right w:val="nil"/>
            </w:tcBorders>
            <w:shd w:val="clear" w:color="auto" w:fill="auto"/>
            <w:noWrap/>
            <w:vAlign w:val="bottom"/>
            <w:hideMark/>
          </w:tcPr>
          <w:p w14:paraId="786F0827" w14:textId="78593DFC" w:rsidR="0025564C" w:rsidRPr="0021536B" w:rsidDel="00B5689D" w:rsidRDefault="0025564C" w:rsidP="0021536B">
            <w:pPr>
              <w:jc w:val="center"/>
              <w:rPr>
                <w:del w:id="463" w:author="Gabrielle" w:date="2019-05-24T19:34:00Z"/>
                <w:rFonts w:ascii="Times New Roman" w:eastAsia="Times New Roman" w:hAnsi="Times New Roman" w:cs="Times New Roman"/>
                <w:color w:val="000000"/>
                <w:sz w:val="22"/>
                <w:szCs w:val="22"/>
                <w:lang w:eastAsia="en-US"/>
              </w:rPr>
            </w:pPr>
            <w:del w:id="464" w:author="Gabrielle" w:date="2019-05-24T19:34:00Z">
              <w:r w:rsidRPr="0021536B" w:rsidDel="00B5689D">
                <w:rPr>
                  <w:rFonts w:ascii="Times New Roman" w:eastAsia="Times New Roman" w:hAnsi="Times New Roman" w:cs="Times New Roman"/>
                  <w:color w:val="000000"/>
                  <w:sz w:val="22"/>
                  <w:szCs w:val="22"/>
                  <w:lang w:eastAsia="en-US"/>
                </w:rPr>
                <w:delText>8.8</w:delText>
              </w:r>
            </w:del>
          </w:p>
        </w:tc>
        <w:tc>
          <w:tcPr>
            <w:tcW w:w="810" w:type="dxa"/>
            <w:tcBorders>
              <w:top w:val="nil"/>
              <w:left w:val="nil"/>
              <w:bottom w:val="single" w:sz="4" w:space="0" w:color="auto"/>
              <w:right w:val="single" w:sz="8" w:space="0" w:color="auto"/>
            </w:tcBorders>
            <w:shd w:val="clear" w:color="auto" w:fill="auto"/>
            <w:noWrap/>
            <w:vAlign w:val="bottom"/>
            <w:hideMark/>
          </w:tcPr>
          <w:p w14:paraId="5698A911" w14:textId="12ABE017" w:rsidR="0025564C" w:rsidRPr="0021536B" w:rsidDel="00B5689D" w:rsidRDefault="0025564C" w:rsidP="0021536B">
            <w:pPr>
              <w:jc w:val="center"/>
              <w:rPr>
                <w:del w:id="465" w:author="Gabrielle" w:date="2019-05-24T19:34:00Z"/>
                <w:rFonts w:ascii="Times New Roman" w:eastAsia="Times New Roman" w:hAnsi="Times New Roman" w:cs="Times New Roman"/>
                <w:color w:val="000000"/>
                <w:sz w:val="22"/>
                <w:szCs w:val="22"/>
                <w:lang w:eastAsia="en-US"/>
              </w:rPr>
            </w:pPr>
            <w:del w:id="466" w:author="Gabrielle" w:date="2019-05-24T19:34:00Z">
              <w:r w:rsidRPr="0021536B" w:rsidDel="00B5689D">
                <w:rPr>
                  <w:rFonts w:ascii="Times New Roman" w:eastAsia="Times New Roman" w:hAnsi="Times New Roman" w:cs="Times New Roman"/>
                  <w:color w:val="000000"/>
                  <w:sz w:val="22"/>
                  <w:szCs w:val="22"/>
                  <w:lang w:eastAsia="en-US"/>
                </w:rPr>
                <w:delText>2.0</w:delText>
              </w:r>
            </w:del>
          </w:p>
        </w:tc>
      </w:tr>
      <w:tr w:rsidR="0025564C" w:rsidRPr="0025564C" w:rsidDel="00B5689D" w14:paraId="4B3C4336" w14:textId="61859D9F" w:rsidTr="00641B54">
        <w:trPr>
          <w:trHeight w:val="300"/>
          <w:del w:id="467" w:author="Gabrielle" w:date="2019-05-24T19:34:00Z"/>
        </w:trPr>
        <w:tc>
          <w:tcPr>
            <w:tcW w:w="1204" w:type="dxa"/>
            <w:vMerge/>
            <w:tcBorders>
              <w:top w:val="nil"/>
              <w:left w:val="single" w:sz="8" w:space="0" w:color="auto"/>
              <w:bottom w:val="single" w:sz="8" w:space="0" w:color="000000"/>
              <w:right w:val="single" w:sz="4" w:space="0" w:color="auto"/>
            </w:tcBorders>
            <w:vAlign w:val="center"/>
            <w:hideMark/>
          </w:tcPr>
          <w:p w14:paraId="04201679" w14:textId="036507D9" w:rsidR="0025564C" w:rsidRPr="0021536B" w:rsidDel="00B5689D" w:rsidRDefault="0025564C" w:rsidP="0025564C">
            <w:pPr>
              <w:rPr>
                <w:del w:id="468" w:author="Gabrielle" w:date="2019-05-24T19:34:00Z"/>
                <w:rFonts w:ascii="Times New Roman" w:eastAsia="Times New Roman" w:hAnsi="Times New Roman" w:cs="Times New Roman"/>
                <w:b/>
                <w:color w:val="000000"/>
                <w:sz w:val="22"/>
                <w:szCs w:val="22"/>
                <w:lang w:eastAsia="en-US"/>
              </w:rPr>
            </w:pPr>
          </w:p>
        </w:tc>
        <w:tc>
          <w:tcPr>
            <w:tcW w:w="1720" w:type="dxa"/>
            <w:vMerge w:val="restart"/>
            <w:tcBorders>
              <w:top w:val="nil"/>
              <w:left w:val="nil"/>
              <w:bottom w:val="single" w:sz="4" w:space="0" w:color="000000"/>
              <w:right w:val="nil"/>
            </w:tcBorders>
            <w:shd w:val="clear" w:color="auto" w:fill="auto"/>
            <w:noWrap/>
            <w:vAlign w:val="center"/>
            <w:hideMark/>
          </w:tcPr>
          <w:p w14:paraId="5E0AC665" w14:textId="55EABCDD" w:rsidR="0025564C" w:rsidRPr="0021536B" w:rsidDel="00B5689D" w:rsidRDefault="0025564C" w:rsidP="0021536B">
            <w:pPr>
              <w:jc w:val="right"/>
              <w:rPr>
                <w:del w:id="469" w:author="Gabrielle" w:date="2019-05-24T19:34:00Z"/>
                <w:rFonts w:ascii="Times New Roman" w:eastAsia="Times New Roman" w:hAnsi="Times New Roman" w:cs="Times New Roman"/>
                <w:color w:val="000000"/>
                <w:sz w:val="22"/>
                <w:szCs w:val="22"/>
                <w:lang w:eastAsia="en-US"/>
              </w:rPr>
            </w:pPr>
            <w:del w:id="470" w:author="Gabrielle" w:date="2019-05-24T19:34:00Z">
              <w:r w:rsidRPr="0021536B" w:rsidDel="00B5689D">
                <w:rPr>
                  <w:rFonts w:ascii="Times New Roman" w:eastAsia="Times New Roman" w:hAnsi="Times New Roman" w:cs="Times New Roman"/>
                  <w:color w:val="000000"/>
                  <w:sz w:val="22"/>
                  <w:szCs w:val="22"/>
                  <w:lang w:eastAsia="en-US"/>
                </w:rPr>
                <w:delText>Shrub</w:delText>
              </w:r>
            </w:del>
          </w:p>
        </w:tc>
        <w:tc>
          <w:tcPr>
            <w:tcW w:w="1180" w:type="dxa"/>
            <w:tcBorders>
              <w:top w:val="nil"/>
              <w:left w:val="nil"/>
              <w:bottom w:val="nil"/>
              <w:right w:val="nil"/>
            </w:tcBorders>
            <w:shd w:val="clear" w:color="auto" w:fill="auto"/>
            <w:noWrap/>
            <w:vAlign w:val="bottom"/>
            <w:hideMark/>
          </w:tcPr>
          <w:p w14:paraId="5E69F17F" w14:textId="295C4A7F" w:rsidR="0025564C" w:rsidRPr="0021536B" w:rsidDel="00B5689D" w:rsidRDefault="0025564C" w:rsidP="0021536B">
            <w:pPr>
              <w:jc w:val="center"/>
              <w:rPr>
                <w:del w:id="471" w:author="Gabrielle" w:date="2019-05-24T19:34:00Z"/>
                <w:rFonts w:ascii="Times New Roman" w:eastAsia="Times New Roman" w:hAnsi="Times New Roman" w:cs="Times New Roman"/>
                <w:color w:val="000000"/>
                <w:sz w:val="22"/>
                <w:szCs w:val="22"/>
                <w:lang w:eastAsia="en-US"/>
              </w:rPr>
            </w:pPr>
            <w:del w:id="472" w:author="Gabrielle" w:date="2019-05-24T19:34:00Z">
              <w:r w:rsidRPr="0021536B" w:rsidDel="00B5689D">
                <w:rPr>
                  <w:rFonts w:ascii="Times New Roman" w:eastAsia="Times New Roman" w:hAnsi="Times New Roman" w:cs="Times New Roman"/>
                  <w:color w:val="000000"/>
                  <w:sz w:val="22"/>
                  <w:szCs w:val="22"/>
                  <w:lang w:eastAsia="en-US"/>
                </w:rPr>
                <w:delText>0-12</w:delText>
              </w:r>
            </w:del>
          </w:p>
        </w:tc>
        <w:tc>
          <w:tcPr>
            <w:tcW w:w="880" w:type="dxa"/>
            <w:tcBorders>
              <w:top w:val="nil"/>
              <w:left w:val="nil"/>
              <w:bottom w:val="nil"/>
              <w:right w:val="nil"/>
            </w:tcBorders>
            <w:shd w:val="clear" w:color="auto" w:fill="auto"/>
            <w:noWrap/>
            <w:vAlign w:val="bottom"/>
            <w:hideMark/>
          </w:tcPr>
          <w:p w14:paraId="2162890E" w14:textId="54A2A64E" w:rsidR="0025564C" w:rsidRPr="0021536B" w:rsidDel="00B5689D" w:rsidRDefault="0025564C" w:rsidP="0021536B">
            <w:pPr>
              <w:jc w:val="center"/>
              <w:rPr>
                <w:del w:id="473" w:author="Gabrielle" w:date="2019-05-24T19:34:00Z"/>
                <w:rFonts w:ascii="Times New Roman" w:eastAsia="Times New Roman" w:hAnsi="Times New Roman" w:cs="Times New Roman"/>
                <w:color w:val="000000"/>
                <w:sz w:val="22"/>
                <w:szCs w:val="22"/>
                <w:lang w:eastAsia="en-US"/>
              </w:rPr>
            </w:pPr>
            <w:del w:id="474" w:author="Gabrielle" w:date="2019-05-24T19:34:00Z">
              <w:r w:rsidRPr="0021536B" w:rsidDel="00B5689D">
                <w:rPr>
                  <w:rFonts w:ascii="Times New Roman" w:eastAsia="Times New Roman" w:hAnsi="Times New Roman" w:cs="Times New Roman"/>
                  <w:color w:val="000000"/>
                  <w:sz w:val="22"/>
                  <w:szCs w:val="22"/>
                  <w:lang w:eastAsia="en-US"/>
                </w:rPr>
                <w:delText>87.9</w:delText>
              </w:r>
            </w:del>
          </w:p>
        </w:tc>
        <w:tc>
          <w:tcPr>
            <w:tcW w:w="780" w:type="dxa"/>
            <w:tcBorders>
              <w:top w:val="nil"/>
              <w:left w:val="nil"/>
              <w:bottom w:val="nil"/>
              <w:right w:val="nil"/>
            </w:tcBorders>
            <w:shd w:val="clear" w:color="auto" w:fill="auto"/>
            <w:noWrap/>
            <w:vAlign w:val="bottom"/>
            <w:hideMark/>
          </w:tcPr>
          <w:p w14:paraId="5C30917C" w14:textId="7ED2D2B4" w:rsidR="0025564C" w:rsidRPr="0021536B" w:rsidDel="00B5689D" w:rsidRDefault="0025564C" w:rsidP="0021536B">
            <w:pPr>
              <w:jc w:val="center"/>
              <w:rPr>
                <w:del w:id="475" w:author="Gabrielle" w:date="2019-05-24T19:34:00Z"/>
                <w:rFonts w:ascii="Times New Roman" w:eastAsia="Times New Roman" w:hAnsi="Times New Roman" w:cs="Times New Roman"/>
                <w:color w:val="000000"/>
                <w:sz w:val="22"/>
                <w:szCs w:val="22"/>
                <w:lang w:eastAsia="en-US"/>
              </w:rPr>
            </w:pPr>
            <w:del w:id="476" w:author="Gabrielle" w:date="2019-05-24T19:34:00Z">
              <w:r w:rsidRPr="0021536B" w:rsidDel="00B5689D">
                <w:rPr>
                  <w:rFonts w:ascii="Times New Roman" w:eastAsia="Times New Roman" w:hAnsi="Times New Roman" w:cs="Times New Roman"/>
                  <w:color w:val="000000"/>
                  <w:sz w:val="22"/>
                  <w:szCs w:val="22"/>
                  <w:lang w:eastAsia="en-US"/>
                </w:rPr>
                <w:delText>3.9</w:delText>
              </w:r>
            </w:del>
          </w:p>
        </w:tc>
        <w:tc>
          <w:tcPr>
            <w:tcW w:w="886" w:type="dxa"/>
            <w:tcBorders>
              <w:top w:val="nil"/>
              <w:left w:val="nil"/>
              <w:bottom w:val="nil"/>
              <w:right w:val="nil"/>
            </w:tcBorders>
            <w:shd w:val="clear" w:color="auto" w:fill="auto"/>
            <w:noWrap/>
            <w:vAlign w:val="bottom"/>
            <w:hideMark/>
          </w:tcPr>
          <w:p w14:paraId="4E4A331D" w14:textId="78EA3175" w:rsidR="0025564C" w:rsidRPr="0021536B" w:rsidDel="00B5689D" w:rsidRDefault="0025564C" w:rsidP="0021536B">
            <w:pPr>
              <w:jc w:val="center"/>
              <w:rPr>
                <w:del w:id="477" w:author="Gabrielle" w:date="2019-05-24T19:34:00Z"/>
                <w:rFonts w:ascii="Times New Roman" w:eastAsia="Times New Roman" w:hAnsi="Times New Roman" w:cs="Times New Roman"/>
                <w:color w:val="000000"/>
                <w:sz w:val="22"/>
                <w:szCs w:val="22"/>
                <w:lang w:eastAsia="en-US"/>
              </w:rPr>
            </w:pPr>
            <w:del w:id="478" w:author="Gabrielle" w:date="2019-05-24T19:34:00Z">
              <w:r w:rsidRPr="0021536B" w:rsidDel="00B5689D">
                <w:rPr>
                  <w:rFonts w:ascii="Times New Roman" w:eastAsia="Times New Roman" w:hAnsi="Times New Roman" w:cs="Times New Roman"/>
                  <w:color w:val="000000"/>
                  <w:sz w:val="22"/>
                  <w:szCs w:val="22"/>
                  <w:lang w:eastAsia="en-US"/>
                </w:rPr>
                <w:delText>5.9</w:delText>
              </w:r>
            </w:del>
          </w:p>
        </w:tc>
        <w:tc>
          <w:tcPr>
            <w:tcW w:w="810" w:type="dxa"/>
            <w:tcBorders>
              <w:top w:val="nil"/>
              <w:left w:val="nil"/>
              <w:bottom w:val="nil"/>
              <w:right w:val="single" w:sz="8" w:space="0" w:color="auto"/>
            </w:tcBorders>
            <w:shd w:val="clear" w:color="auto" w:fill="auto"/>
            <w:noWrap/>
            <w:vAlign w:val="bottom"/>
            <w:hideMark/>
          </w:tcPr>
          <w:p w14:paraId="0F97BD0D" w14:textId="4B784F43" w:rsidR="0025564C" w:rsidRPr="0021536B" w:rsidDel="00B5689D" w:rsidRDefault="0025564C" w:rsidP="0021536B">
            <w:pPr>
              <w:jc w:val="center"/>
              <w:rPr>
                <w:del w:id="479" w:author="Gabrielle" w:date="2019-05-24T19:34:00Z"/>
                <w:rFonts w:ascii="Times New Roman" w:eastAsia="Times New Roman" w:hAnsi="Times New Roman" w:cs="Times New Roman"/>
                <w:color w:val="000000"/>
                <w:sz w:val="22"/>
                <w:szCs w:val="22"/>
                <w:lang w:eastAsia="en-US"/>
              </w:rPr>
            </w:pPr>
            <w:del w:id="480" w:author="Gabrielle" w:date="2019-05-24T19:34:00Z">
              <w:r w:rsidRPr="0021536B" w:rsidDel="00B5689D">
                <w:rPr>
                  <w:rFonts w:ascii="Times New Roman" w:eastAsia="Times New Roman" w:hAnsi="Times New Roman" w:cs="Times New Roman"/>
                  <w:color w:val="000000"/>
                  <w:sz w:val="22"/>
                  <w:szCs w:val="22"/>
                  <w:lang w:eastAsia="en-US"/>
                </w:rPr>
                <w:delText>2.4</w:delText>
              </w:r>
            </w:del>
          </w:p>
        </w:tc>
      </w:tr>
      <w:tr w:rsidR="0025564C" w:rsidRPr="0025564C" w:rsidDel="00B5689D" w14:paraId="7A03CFA0" w14:textId="02561C93" w:rsidTr="00641B54">
        <w:trPr>
          <w:trHeight w:val="300"/>
          <w:del w:id="481" w:author="Gabrielle" w:date="2019-05-24T19:34:00Z"/>
        </w:trPr>
        <w:tc>
          <w:tcPr>
            <w:tcW w:w="1204" w:type="dxa"/>
            <w:vMerge/>
            <w:tcBorders>
              <w:top w:val="nil"/>
              <w:left w:val="single" w:sz="8" w:space="0" w:color="auto"/>
              <w:bottom w:val="single" w:sz="8" w:space="0" w:color="000000"/>
              <w:right w:val="single" w:sz="4" w:space="0" w:color="auto"/>
            </w:tcBorders>
            <w:vAlign w:val="center"/>
            <w:hideMark/>
          </w:tcPr>
          <w:p w14:paraId="61EB3DE4" w14:textId="5DFCC642" w:rsidR="0025564C" w:rsidRPr="0021536B" w:rsidDel="00B5689D" w:rsidRDefault="0025564C" w:rsidP="0025564C">
            <w:pPr>
              <w:rPr>
                <w:del w:id="482" w:author="Gabrielle" w:date="2019-05-24T19:34:00Z"/>
                <w:rFonts w:ascii="Times New Roman" w:eastAsia="Times New Roman" w:hAnsi="Times New Roman" w:cs="Times New Roman"/>
                <w:b/>
                <w:color w:val="000000"/>
                <w:sz w:val="22"/>
                <w:szCs w:val="22"/>
                <w:lang w:eastAsia="en-US"/>
              </w:rPr>
            </w:pPr>
          </w:p>
        </w:tc>
        <w:tc>
          <w:tcPr>
            <w:tcW w:w="1720" w:type="dxa"/>
            <w:vMerge/>
            <w:tcBorders>
              <w:top w:val="nil"/>
              <w:left w:val="nil"/>
              <w:bottom w:val="single" w:sz="4" w:space="0" w:color="000000"/>
              <w:right w:val="nil"/>
            </w:tcBorders>
            <w:vAlign w:val="center"/>
            <w:hideMark/>
          </w:tcPr>
          <w:p w14:paraId="18B2346A" w14:textId="454EC897" w:rsidR="0025564C" w:rsidRPr="0021536B" w:rsidDel="00B5689D" w:rsidRDefault="0025564C" w:rsidP="0021536B">
            <w:pPr>
              <w:jc w:val="right"/>
              <w:rPr>
                <w:del w:id="483" w:author="Gabrielle" w:date="2019-05-24T19:34:00Z"/>
                <w:rFonts w:ascii="Times New Roman" w:eastAsia="Times New Roman" w:hAnsi="Times New Roman" w:cs="Times New Roman"/>
                <w:color w:val="000000"/>
                <w:sz w:val="22"/>
                <w:szCs w:val="22"/>
                <w:lang w:eastAsia="en-US"/>
              </w:rPr>
            </w:pPr>
          </w:p>
        </w:tc>
        <w:tc>
          <w:tcPr>
            <w:tcW w:w="1180" w:type="dxa"/>
            <w:tcBorders>
              <w:top w:val="nil"/>
              <w:left w:val="nil"/>
              <w:bottom w:val="nil"/>
              <w:right w:val="nil"/>
            </w:tcBorders>
            <w:shd w:val="clear" w:color="auto" w:fill="auto"/>
            <w:noWrap/>
            <w:vAlign w:val="bottom"/>
            <w:hideMark/>
          </w:tcPr>
          <w:p w14:paraId="07917F28" w14:textId="02AD2CA0" w:rsidR="0025564C" w:rsidRPr="0021536B" w:rsidDel="00B5689D" w:rsidRDefault="0025564C" w:rsidP="0021536B">
            <w:pPr>
              <w:jc w:val="center"/>
              <w:rPr>
                <w:del w:id="484" w:author="Gabrielle" w:date="2019-05-24T19:34:00Z"/>
                <w:rFonts w:ascii="Times New Roman" w:eastAsia="Times New Roman" w:hAnsi="Times New Roman" w:cs="Times New Roman"/>
                <w:color w:val="000000"/>
                <w:sz w:val="22"/>
                <w:szCs w:val="22"/>
                <w:lang w:eastAsia="en-US"/>
              </w:rPr>
            </w:pPr>
            <w:del w:id="485" w:author="Gabrielle" w:date="2019-05-24T19:34:00Z">
              <w:r w:rsidRPr="0021536B" w:rsidDel="00B5689D">
                <w:rPr>
                  <w:rFonts w:ascii="Times New Roman" w:eastAsia="Times New Roman" w:hAnsi="Times New Roman" w:cs="Times New Roman"/>
                  <w:color w:val="000000"/>
                  <w:sz w:val="22"/>
                  <w:szCs w:val="22"/>
                  <w:lang w:eastAsia="en-US"/>
                </w:rPr>
                <w:delText>50</w:delText>
              </w:r>
              <w:r w:rsidR="00641B54" w:rsidRPr="0021536B" w:rsidDel="00B5689D">
                <w:rPr>
                  <w:rFonts w:ascii="Times New Roman" w:eastAsia="Times New Roman" w:hAnsi="Times New Roman" w:cs="Times New Roman"/>
                  <w:color w:val="000000"/>
                  <w:sz w:val="22"/>
                  <w:szCs w:val="22"/>
                  <w:lang w:eastAsia="en-US"/>
                </w:rPr>
                <w:delText>-60</w:delText>
              </w:r>
            </w:del>
          </w:p>
        </w:tc>
        <w:tc>
          <w:tcPr>
            <w:tcW w:w="880" w:type="dxa"/>
            <w:tcBorders>
              <w:top w:val="nil"/>
              <w:left w:val="nil"/>
              <w:bottom w:val="nil"/>
              <w:right w:val="nil"/>
            </w:tcBorders>
            <w:shd w:val="clear" w:color="auto" w:fill="auto"/>
            <w:noWrap/>
            <w:vAlign w:val="bottom"/>
            <w:hideMark/>
          </w:tcPr>
          <w:p w14:paraId="73C7E14B" w14:textId="489598E4" w:rsidR="0025564C" w:rsidRPr="0021536B" w:rsidDel="00B5689D" w:rsidRDefault="0025564C" w:rsidP="0021536B">
            <w:pPr>
              <w:jc w:val="center"/>
              <w:rPr>
                <w:del w:id="486" w:author="Gabrielle" w:date="2019-05-24T19:34:00Z"/>
                <w:rFonts w:ascii="Times New Roman" w:eastAsia="Times New Roman" w:hAnsi="Times New Roman" w:cs="Times New Roman"/>
                <w:color w:val="000000"/>
                <w:sz w:val="22"/>
                <w:szCs w:val="22"/>
                <w:lang w:eastAsia="en-US"/>
              </w:rPr>
            </w:pPr>
            <w:del w:id="487" w:author="Gabrielle" w:date="2019-05-24T19:34:00Z">
              <w:r w:rsidRPr="0021536B" w:rsidDel="00B5689D">
                <w:rPr>
                  <w:rFonts w:ascii="Times New Roman" w:eastAsia="Times New Roman" w:hAnsi="Times New Roman" w:cs="Times New Roman"/>
                  <w:color w:val="000000"/>
                  <w:sz w:val="22"/>
                  <w:szCs w:val="22"/>
                  <w:lang w:eastAsia="en-US"/>
                </w:rPr>
                <w:delText>88.4</w:delText>
              </w:r>
            </w:del>
          </w:p>
        </w:tc>
        <w:tc>
          <w:tcPr>
            <w:tcW w:w="780" w:type="dxa"/>
            <w:tcBorders>
              <w:top w:val="nil"/>
              <w:left w:val="nil"/>
              <w:bottom w:val="nil"/>
              <w:right w:val="nil"/>
            </w:tcBorders>
            <w:shd w:val="clear" w:color="auto" w:fill="auto"/>
            <w:noWrap/>
            <w:vAlign w:val="bottom"/>
            <w:hideMark/>
          </w:tcPr>
          <w:p w14:paraId="561AEA30" w14:textId="2E174776" w:rsidR="0025564C" w:rsidRPr="0021536B" w:rsidDel="00B5689D" w:rsidRDefault="0025564C" w:rsidP="0021536B">
            <w:pPr>
              <w:jc w:val="center"/>
              <w:rPr>
                <w:del w:id="488" w:author="Gabrielle" w:date="2019-05-24T19:34:00Z"/>
                <w:rFonts w:ascii="Times New Roman" w:eastAsia="Times New Roman" w:hAnsi="Times New Roman" w:cs="Times New Roman"/>
                <w:color w:val="000000"/>
                <w:sz w:val="22"/>
                <w:szCs w:val="22"/>
                <w:lang w:eastAsia="en-US"/>
              </w:rPr>
            </w:pPr>
            <w:del w:id="489" w:author="Gabrielle" w:date="2019-05-24T19:34:00Z">
              <w:r w:rsidRPr="0021536B" w:rsidDel="00B5689D">
                <w:rPr>
                  <w:rFonts w:ascii="Times New Roman" w:eastAsia="Times New Roman" w:hAnsi="Times New Roman" w:cs="Times New Roman"/>
                  <w:color w:val="000000"/>
                  <w:sz w:val="22"/>
                  <w:szCs w:val="22"/>
                  <w:lang w:eastAsia="en-US"/>
                </w:rPr>
                <w:delText>3.9</w:delText>
              </w:r>
            </w:del>
          </w:p>
        </w:tc>
        <w:tc>
          <w:tcPr>
            <w:tcW w:w="886" w:type="dxa"/>
            <w:tcBorders>
              <w:top w:val="nil"/>
              <w:left w:val="nil"/>
              <w:bottom w:val="nil"/>
              <w:right w:val="nil"/>
            </w:tcBorders>
            <w:shd w:val="clear" w:color="auto" w:fill="auto"/>
            <w:noWrap/>
            <w:vAlign w:val="bottom"/>
            <w:hideMark/>
          </w:tcPr>
          <w:p w14:paraId="61971BA9" w14:textId="4E1D422C" w:rsidR="0025564C" w:rsidRPr="0021536B" w:rsidDel="00B5689D" w:rsidRDefault="0025564C" w:rsidP="0021536B">
            <w:pPr>
              <w:jc w:val="center"/>
              <w:rPr>
                <w:del w:id="490" w:author="Gabrielle" w:date="2019-05-24T19:34:00Z"/>
                <w:rFonts w:ascii="Times New Roman" w:eastAsia="Times New Roman" w:hAnsi="Times New Roman" w:cs="Times New Roman"/>
                <w:color w:val="000000"/>
                <w:sz w:val="22"/>
                <w:szCs w:val="22"/>
                <w:lang w:eastAsia="en-US"/>
              </w:rPr>
            </w:pPr>
            <w:del w:id="491" w:author="Gabrielle" w:date="2019-05-24T19:34:00Z">
              <w:r w:rsidRPr="0021536B" w:rsidDel="00B5689D">
                <w:rPr>
                  <w:rFonts w:ascii="Times New Roman" w:eastAsia="Times New Roman" w:hAnsi="Times New Roman" w:cs="Times New Roman"/>
                  <w:color w:val="000000"/>
                  <w:sz w:val="22"/>
                  <w:szCs w:val="22"/>
                  <w:lang w:eastAsia="en-US"/>
                </w:rPr>
                <w:delText>4.9</w:delText>
              </w:r>
            </w:del>
          </w:p>
        </w:tc>
        <w:tc>
          <w:tcPr>
            <w:tcW w:w="810" w:type="dxa"/>
            <w:tcBorders>
              <w:top w:val="nil"/>
              <w:left w:val="nil"/>
              <w:bottom w:val="nil"/>
              <w:right w:val="single" w:sz="8" w:space="0" w:color="auto"/>
            </w:tcBorders>
            <w:shd w:val="clear" w:color="auto" w:fill="auto"/>
            <w:noWrap/>
            <w:vAlign w:val="bottom"/>
            <w:hideMark/>
          </w:tcPr>
          <w:p w14:paraId="7D0D15A1" w14:textId="538076B0" w:rsidR="0025564C" w:rsidRPr="0021536B" w:rsidDel="00B5689D" w:rsidRDefault="0025564C" w:rsidP="0021536B">
            <w:pPr>
              <w:jc w:val="center"/>
              <w:rPr>
                <w:del w:id="492" w:author="Gabrielle" w:date="2019-05-24T19:34:00Z"/>
                <w:rFonts w:ascii="Times New Roman" w:eastAsia="Times New Roman" w:hAnsi="Times New Roman" w:cs="Times New Roman"/>
                <w:color w:val="000000"/>
                <w:sz w:val="22"/>
                <w:szCs w:val="22"/>
                <w:lang w:eastAsia="en-US"/>
              </w:rPr>
            </w:pPr>
            <w:del w:id="493" w:author="Gabrielle" w:date="2019-05-24T19:34:00Z">
              <w:r w:rsidRPr="0021536B" w:rsidDel="00B5689D">
                <w:rPr>
                  <w:rFonts w:ascii="Times New Roman" w:eastAsia="Times New Roman" w:hAnsi="Times New Roman" w:cs="Times New Roman"/>
                  <w:color w:val="000000"/>
                  <w:sz w:val="22"/>
                  <w:szCs w:val="22"/>
                  <w:lang w:eastAsia="en-US"/>
                </w:rPr>
                <w:delText>2.9</w:delText>
              </w:r>
            </w:del>
          </w:p>
        </w:tc>
      </w:tr>
      <w:tr w:rsidR="0025564C" w:rsidRPr="0025564C" w:rsidDel="00B5689D" w14:paraId="42D9D8D6" w14:textId="734EE998" w:rsidTr="00641B54">
        <w:trPr>
          <w:trHeight w:val="300"/>
          <w:del w:id="494" w:author="Gabrielle" w:date="2019-05-24T19:34:00Z"/>
        </w:trPr>
        <w:tc>
          <w:tcPr>
            <w:tcW w:w="1204" w:type="dxa"/>
            <w:vMerge/>
            <w:tcBorders>
              <w:top w:val="nil"/>
              <w:left w:val="single" w:sz="8" w:space="0" w:color="auto"/>
              <w:bottom w:val="single" w:sz="8" w:space="0" w:color="000000"/>
              <w:right w:val="single" w:sz="4" w:space="0" w:color="auto"/>
            </w:tcBorders>
            <w:vAlign w:val="center"/>
            <w:hideMark/>
          </w:tcPr>
          <w:p w14:paraId="7F411CFD" w14:textId="3C92F6B0" w:rsidR="0025564C" w:rsidRPr="0021536B" w:rsidDel="00B5689D" w:rsidRDefault="0025564C" w:rsidP="0025564C">
            <w:pPr>
              <w:rPr>
                <w:del w:id="495" w:author="Gabrielle" w:date="2019-05-24T19:34:00Z"/>
                <w:rFonts w:ascii="Times New Roman" w:eastAsia="Times New Roman" w:hAnsi="Times New Roman" w:cs="Times New Roman"/>
                <w:b/>
                <w:color w:val="000000"/>
                <w:sz w:val="22"/>
                <w:szCs w:val="22"/>
                <w:lang w:eastAsia="en-US"/>
              </w:rPr>
            </w:pPr>
          </w:p>
        </w:tc>
        <w:tc>
          <w:tcPr>
            <w:tcW w:w="1720" w:type="dxa"/>
            <w:vMerge/>
            <w:tcBorders>
              <w:top w:val="nil"/>
              <w:left w:val="nil"/>
              <w:bottom w:val="single" w:sz="4" w:space="0" w:color="000000"/>
              <w:right w:val="nil"/>
            </w:tcBorders>
            <w:vAlign w:val="center"/>
            <w:hideMark/>
          </w:tcPr>
          <w:p w14:paraId="00021D76" w14:textId="6D0E9C1F" w:rsidR="0025564C" w:rsidRPr="0021536B" w:rsidDel="00B5689D" w:rsidRDefault="0025564C" w:rsidP="0021536B">
            <w:pPr>
              <w:jc w:val="right"/>
              <w:rPr>
                <w:del w:id="496" w:author="Gabrielle" w:date="2019-05-24T19:34:00Z"/>
                <w:rFonts w:ascii="Times New Roman" w:eastAsia="Times New Roman" w:hAnsi="Times New Roman" w:cs="Times New Roman"/>
                <w:color w:val="000000"/>
                <w:sz w:val="22"/>
                <w:szCs w:val="22"/>
                <w:lang w:eastAsia="en-US"/>
              </w:rPr>
            </w:pPr>
          </w:p>
        </w:tc>
        <w:tc>
          <w:tcPr>
            <w:tcW w:w="1180" w:type="dxa"/>
            <w:tcBorders>
              <w:top w:val="nil"/>
              <w:left w:val="nil"/>
              <w:bottom w:val="single" w:sz="4" w:space="0" w:color="auto"/>
              <w:right w:val="nil"/>
            </w:tcBorders>
            <w:shd w:val="clear" w:color="auto" w:fill="auto"/>
            <w:noWrap/>
            <w:vAlign w:val="bottom"/>
            <w:hideMark/>
          </w:tcPr>
          <w:p w14:paraId="6C30DB9B" w14:textId="5C371926" w:rsidR="0025564C" w:rsidRPr="0021536B" w:rsidDel="00B5689D" w:rsidRDefault="00641B54" w:rsidP="0021536B">
            <w:pPr>
              <w:jc w:val="center"/>
              <w:rPr>
                <w:del w:id="497" w:author="Gabrielle" w:date="2019-05-24T19:34:00Z"/>
                <w:rFonts w:ascii="Times New Roman" w:eastAsia="Times New Roman" w:hAnsi="Times New Roman" w:cs="Times New Roman"/>
                <w:color w:val="000000"/>
                <w:sz w:val="22"/>
                <w:szCs w:val="22"/>
                <w:lang w:eastAsia="en-US"/>
              </w:rPr>
            </w:pPr>
            <w:del w:id="498" w:author="Gabrielle" w:date="2019-05-24T19:34:00Z">
              <w:r w:rsidRPr="0021536B" w:rsidDel="00B5689D">
                <w:rPr>
                  <w:rFonts w:ascii="Times New Roman" w:eastAsia="Times New Roman" w:hAnsi="Times New Roman" w:cs="Times New Roman"/>
                  <w:color w:val="000000"/>
                  <w:sz w:val="22"/>
                  <w:szCs w:val="22"/>
                  <w:lang w:eastAsia="en-US"/>
                </w:rPr>
                <w:delText>90-100</w:delText>
              </w:r>
            </w:del>
          </w:p>
        </w:tc>
        <w:tc>
          <w:tcPr>
            <w:tcW w:w="880" w:type="dxa"/>
            <w:tcBorders>
              <w:top w:val="nil"/>
              <w:left w:val="nil"/>
              <w:bottom w:val="single" w:sz="4" w:space="0" w:color="auto"/>
              <w:right w:val="nil"/>
            </w:tcBorders>
            <w:shd w:val="clear" w:color="auto" w:fill="auto"/>
            <w:noWrap/>
            <w:vAlign w:val="bottom"/>
            <w:hideMark/>
          </w:tcPr>
          <w:p w14:paraId="2965BBCD" w14:textId="48CCB28D" w:rsidR="0025564C" w:rsidRPr="0021536B" w:rsidDel="00B5689D" w:rsidRDefault="0025564C" w:rsidP="0021536B">
            <w:pPr>
              <w:jc w:val="center"/>
              <w:rPr>
                <w:del w:id="499" w:author="Gabrielle" w:date="2019-05-24T19:34:00Z"/>
                <w:rFonts w:ascii="Times New Roman" w:eastAsia="Times New Roman" w:hAnsi="Times New Roman" w:cs="Times New Roman"/>
                <w:color w:val="000000"/>
                <w:sz w:val="22"/>
                <w:szCs w:val="22"/>
                <w:lang w:eastAsia="en-US"/>
              </w:rPr>
            </w:pPr>
            <w:del w:id="500" w:author="Gabrielle" w:date="2019-05-24T19:34:00Z">
              <w:r w:rsidRPr="0021536B" w:rsidDel="00B5689D">
                <w:rPr>
                  <w:rFonts w:ascii="Times New Roman" w:eastAsia="Times New Roman" w:hAnsi="Times New Roman" w:cs="Times New Roman"/>
                  <w:color w:val="000000"/>
                  <w:sz w:val="22"/>
                  <w:szCs w:val="22"/>
                  <w:lang w:eastAsia="en-US"/>
                </w:rPr>
                <w:delText>87.7</w:delText>
              </w:r>
            </w:del>
          </w:p>
        </w:tc>
        <w:tc>
          <w:tcPr>
            <w:tcW w:w="780" w:type="dxa"/>
            <w:tcBorders>
              <w:top w:val="nil"/>
              <w:left w:val="nil"/>
              <w:bottom w:val="single" w:sz="4" w:space="0" w:color="auto"/>
              <w:right w:val="nil"/>
            </w:tcBorders>
            <w:shd w:val="clear" w:color="auto" w:fill="auto"/>
            <w:noWrap/>
            <w:vAlign w:val="bottom"/>
            <w:hideMark/>
          </w:tcPr>
          <w:p w14:paraId="3EE27DDE" w14:textId="6FEAACB4" w:rsidR="0025564C" w:rsidRPr="0021536B" w:rsidDel="00B5689D" w:rsidRDefault="0025564C" w:rsidP="0021536B">
            <w:pPr>
              <w:jc w:val="center"/>
              <w:rPr>
                <w:del w:id="501" w:author="Gabrielle" w:date="2019-05-24T19:34:00Z"/>
                <w:rFonts w:ascii="Times New Roman" w:eastAsia="Times New Roman" w:hAnsi="Times New Roman" w:cs="Times New Roman"/>
                <w:color w:val="000000"/>
                <w:sz w:val="22"/>
                <w:szCs w:val="22"/>
                <w:lang w:eastAsia="en-US"/>
              </w:rPr>
            </w:pPr>
            <w:del w:id="502" w:author="Gabrielle" w:date="2019-05-24T19:34:00Z">
              <w:r w:rsidRPr="0021536B" w:rsidDel="00B5689D">
                <w:rPr>
                  <w:rFonts w:ascii="Times New Roman" w:eastAsia="Times New Roman" w:hAnsi="Times New Roman" w:cs="Times New Roman"/>
                  <w:color w:val="000000"/>
                  <w:sz w:val="22"/>
                  <w:szCs w:val="22"/>
                  <w:lang w:eastAsia="en-US"/>
                </w:rPr>
                <w:delText>4.9</w:delText>
              </w:r>
            </w:del>
          </w:p>
        </w:tc>
        <w:tc>
          <w:tcPr>
            <w:tcW w:w="886" w:type="dxa"/>
            <w:tcBorders>
              <w:top w:val="nil"/>
              <w:left w:val="nil"/>
              <w:bottom w:val="single" w:sz="4" w:space="0" w:color="auto"/>
              <w:right w:val="nil"/>
            </w:tcBorders>
            <w:shd w:val="clear" w:color="auto" w:fill="auto"/>
            <w:noWrap/>
            <w:vAlign w:val="bottom"/>
            <w:hideMark/>
          </w:tcPr>
          <w:p w14:paraId="120371B0" w14:textId="18F05B4C" w:rsidR="0025564C" w:rsidRPr="0021536B" w:rsidDel="00B5689D" w:rsidRDefault="0025564C" w:rsidP="0021536B">
            <w:pPr>
              <w:jc w:val="center"/>
              <w:rPr>
                <w:del w:id="503" w:author="Gabrielle" w:date="2019-05-24T19:34:00Z"/>
                <w:rFonts w:ascii="Times New Roman" w:eastAsia="Times New Roman" w:hAnsi="Times New Roman" w:cs="Times New Roman"/>
                <w:color w:val="000000"/>
                <w:sz w:val="22"/>
                <w:szCs w:val="22"/>
                <w:lang w:eastAsia="en-US"/>
              </w:rPr>
            </w:pPr>
            <w:del w:id="504" w:author="Gabrielle" w:date="2019-05-24T19:34:00Z">
              <w:r w:rsidRPr="0021536B" w:rsidDel="00B5689D">
                <w:rPr>
                  <w:rFonts w:ascii="Times New Roman" w:eastAsia="Times New Roman" w:hAnsi="Times New Roman" w:cs="Times New Roman"/>
                  <w:color w:val="000000"/>
                  <w:sz w:val="22"/>
                  <w:szCs w:val="22"/>
                  <w:lang w:eastAsia="en-US"/>
                </w:rPr>
                <w:delText>5.9</w:delText>
              </w:r>
            </w:del>
          </w:p>
        </w:tc>
        <w:tc>
          <w:tcPr>
            <w:tcW w:w="810" w:type="dxa"/>
            <w:tcBorders>
              <w:top w:val="nil"/>
              <w:left w:val="nil"/>
              <w:bottom w:val="single" w:sz="4" w:space="0" w:color="auto"/>
              <w:right w:val="single" w:sz="8" w:space="0" w:color="auto"/>
            </w:tcBorders>
            <w:shd w:val="clear" w:color="auto" w:fill="auto"/>
            <w:noWrap/>
            <w:vAlign w:val="bottom"/>
            <w:hideMark/>
          </w:tcPr>
          <w:p w14:paraId="292D1DB8" w14:textId="57EB2748" w:rsidR="0025564C" w:rsidRPr="0021536B" w:rsidDel="00B5689D" w:rsidRDefault="0025564C" w:rsidP="0021536B">
            <w:pPr>
              <w:jc w:val="center"/>
              <w:rPr>
                <w:del w:id="505" w:author="Gabrielle" w:date="2019-05-24T19:34:00Z"/>
                <w:rFonts w:ascii="Times New Roman" w:eastAsia="Times New Roman" w:hAnsi="Times New Roman" w:cs="Times New Roman"/>
                <w:color w:val="000000"/>
                <w:sz w:val="22"/>
                <w:szCs w:val="22"/>
                <w:lang w:eastAsia="en-US"/>
              </w:rPr>
            </w:pPr>
            <w:del w:id="506" w:author="Gabrielle" w:date="2019-05-24T19:34:00Z">
              <w:r w:rsidRPr="0021536B" w:rsidDel="00B5689D">
                <w:rPr>
                  <w:rFonts w:ascii="Times New Roman" w:eastAsia="Times New Roman" w:hAnsi="Times New Roman" w:cs="Times New Roman"/>
                  <w:color w:val="000000"/>
                  <w:sz w:val="22"/>
                  <w:szCs w:val="22"/>
                  <w:lang w:eastAsia="en-US"/>
                </w:rPr>
                <w:delText>1.4</w:delText>
              </w:r>
            </w:del>
          </w:p>
        </w:tc>
      </w:tr>
      <w:tr w:rsidR="0025564C" w:rsidRPr="0025564C" w:rsidDel="00B5689D" w14:paraId="578B5751" w14:textId="369208E2" w:rsidTr="00641B54">
        <w:trPr>
          <w:trHeight w:val="300"/>
          <w:del w:id="507" w:author="Gabrielle" w:date="2019-05-24T19:34:00Z"/>
        </w:trPr>
        <w:tc>
          <w:tcPr>
            <w:tcW w:w="1204" w:type="dxa"/>
            <w:vMerge/>
            <w:tcBorders>
              <w:top w:val="nil"/>
              <w:left w:val="single" w:sz="8" w:space="0" w:color="auto"/>
              <w:bottom w:val="single" w:sz="8" w:space="0" w:color="000000"/>
              <w:right w:val="single" w:sz="4" w:space="0" w:color="auto"/>
            </w:tcBorders>
            <w:vAlign w:val="center"/>
            <w:hideMark/>
          </w:tcPr>
          <w:p w14:paraId="3A605E0A" w14:textId="35645066" w:rsidR="0025564C" w:rsidRPr="0021536B" w:rsidDel="00B5689D" w:rsidRDefault="0025564C" w:rsidP="0025564C">
            <w:pPr>
              <w:rPr>
                <w:del w:id="508" w:author="Gabrielle" w:date="2019-05-24T19:34:00Z"/>
                <w:rFonts w:ascii="Times New Roman" w:eastAsia="Times New Roman" w:hAnsi="Times New Roman" w:cs="Times New Roman"/>
                <w:b/>
                <w:color w:val="000000"/>
                <w:sz w:val="22"/>
                <w:szCs w:val="22"/>
                <w:lang w:eastAsia="en-US"/>
              </w:rPr>
            </w:pPr>
          </w:p>
        </w:tc>
        <w:tc>
          <w:tcPr>
            <w:tcW w:w="1720" w:type="dxa"/>
            <w:vMerge w:val="restart"/>
            <w:tcBorders>
              <w:top w:val="nil"/>
              <w:left w:val="nil"/>
              <w:bottom w:val="single" w:sz="8" w:space="0" w:color="000000"/>
              <w:right w:val="nil"/>
            </w:tcBorders>
            <w:shd w:val="clear" w:color="auto" w:fill="auto"/>
            <w:noWrap/>
            <w:vAlign w:val="center"/>
            <w:hideMark/>
          </w:tcPr>
          <w:p w14:paraId="1E046660" w14:textId="646D2D59" w:rsidR="0025564C" w:rsidRPr="0021536B" w:rsidDel="00B5689D" w:rsidRDefault="0025564C" w:rsidP="0021536B">
            <w:pPr>
              <w:jc w:val="right"/>
              <w:rPr>
                <w:del w:id="509" w:author="Gabrielle" w:date="2019-05-24T19:34:00Z"/>
                <w:rFonts w:ascii="Times New Roman" w:eastAsia="Times New Roman" w:hAnsi="Times New Roman" w:cs="Times New Roman"/>
                <w:color w:val="000000"/>
                <w:sz w:val="22"/>
                <w:szCs w:val="22"/>
                <w:lang w:eastAsia="en-US"/>
              </w:rPr>
            </w:pPr>
            <w:del w:id="510" w:author="Gabrielle" w:date="2019-05-24T19:34:00Z">
              <w:r w:rsidRPr="0021536B" w:rsidDel="00B5689D">
                <w:rPr>
                  <w:rFonts w:ascii="Times New Roman" w:eastAsia="Times New Roman" w:hAnsi="Times New Roman" w:cs="Times New Roman"/>
                  <w:color w:val="000000"/>
                  <w:sz w:val="22"/>
                  <w:szCs w:val="22"/>
                  <w:lang w:eastAsia="en-US"/>
                </w:rPr>
                <w:delText>Forest</w:delText>
              </w:r>
            </w:del>
          </w:p>
        </w:tc>
        <w:tc>
          <w:tcPr>
            <w:tcW w:w="1180" w:type="dxa"/>
            <w:tcBorders>
              <w:top w:val="nil"/>
              <w:left w:val="nil"/>
              <w:bottom w:val="nil"/>
              <w:right w:val="nil"/>
            </w:tcBorders>
            <w:shd w:val="clear" w:color="auto" w:fill="auto"/>
            <w:noWrap/>
            <w:vAlign w:val="bottom"/>
            <w:hideMark/>
          </w:tcPr>
          <w:p w14:paraId="29D821F4" w14:textId="5FA4F7C4" w:rsidR="0025564C" w:rsidRPr="0021536B" w:rsidDel="00B5689D" w:rsidRDefault="0025564C" w:rsidP="0021536B">
            <w:pPr>
              <w:jc w:val="center"/>
              <w:rPr>
                <w:del w:id="511" w:author="Gabrielle" w:date="2019-05-24T19:34:00Z"/>
                <w:rFonts w:ascii="Times New Roman" w:eastAsia="Times New Roman" w:hAnsi="Times New Roman" w:cs="Times New Roman"/>
                <w:color w:val="000000"/>
                <w:sz w:val="22"/>
                <w:szCs w:val="22"/>
                <w:lang w:eastAsia="en-US"/>
              </w:rPr>
            </w:pPr>
            <w:del w:id="512" w:author="Gabrielle" w:date="2019-05-24T19:34:00Z">
              <w:r w:rsidRPr="0021536B" w:rsidDel="00B5689D">
                <w:rPr>
                  <w:rFonts w:ascii="Times New Roman" w:eastAsia="Times New Roman" w:hAnsi="Times New Roman" w:cs="Times New Roman"/>
                  <w:color w:val="000000"/>
                  <w:sz w:val="22"/>
                  <w:szCs w:val="22"/>
                  <w:lang w:eastAsia="en-US"/>
                </w:rPr>
                <w:delText>0-12</w:delText>
              </w:r>
            </w:del>
          </w:p>
        </w:tc>
        <w:tc>
          <w:tcPr>
            <w:tcW w:w="880" w:type="dxa"/>
            <w:tcBorders>
              <w:top w:val="nil"/>
              <w:left w:val="nil"/>
              <w:bottom w:val="nil"/>
              <w:right w:val="nil"/>
            </w:tcBorders>
            <w:shd w:val="clear" w:color="auto" w:fill="auto"/>
            <w:noWrap/>
            <w:vAlign w:val="bottom"/>
            <w:hideMark/>
          </w:tcPr>
          <w:p w14:paraId="639B6681" w14:textId="56C1F311" w:rsidR="0025564C" w:rsidRPr="0021536B" w:rsidDel="00B5689D" w:rsidRDefault="0025564C" w:rsidP="0021536B">
            <w:pPr>
              <w:jc w:val="center"/>
              <w:rPr>
                <w:del w:id="513" w:author="Gabrielle" w:date="2019-05-24T19:34:00Z"/>
                <w:rFonts w:ascii="Times New Roman" w:eastAsia="Times New Roman" w:hAnsi="Times New Roman" w:cs="Times New Roman"/>
                <w:color w:val="000000"/>
                <w:sz w:val="22"/>
                <w:szCs w:val="22"/>
                <w:lang w:eastAsia="en-US"/>
              </w:rPr>
            </w:pPr>
            <w:del w:id="514" w:author="Gabrielle" w:date="2019-05-24T19:34:00Z">
              <w:r w:rsidRPr="0021536B" w:rsidDel="00B5689D">
                <w:rPr>
                  <w:rFonts w:ascii="Times New Roman" w:eastAsia="Times New Roman" w:hAnsi="Times New Roman" w:cs="Times New Roman"/>
                  <w:color w:val="000000"/>
                  <w:sz w:val="22"/>
                  <w:szCs w:val="22"/>
                  <w:lang w:eastAsia="en-US"/>
                </w:rPr>
                <w:delText>85.1</w:delText>
              </w:r>
            </w:del>
          </w:p>
        </w:tc>
        <w:tc>
          <w:tcPr>
            <w:tcW w:w="780" w:type="dxa"/>
            <w:tcBorders>
              <w:top w:val="nil"/>
              <w:left w:val="nil"/>
              <w:bottom w:val="nil"/>
              <w:right w:val="nil"/>
            </w:tcBorders>
            <w:shd w:val="clear" w:color="auto" w:fill="auto"/>
            <w:noWrap/>
            <w:vAlign w:val="bottom"/>
            <w:hideMark/>
          </w:tcPr>
          <w:p w14:paraId="5BB84D09" w14:textId="6996BD59" w:rsidR="0025564C" w:rsidRPr="0021536B" w:rsidDel="00B5689D" w:rsidRDefault="0025564C" w:rsidP="0021536B">
            <w:pPr>
              <w:jc w:val="center"/>
              <w:rPr>
                <w:del w:id="515" w:author="Gabrielle" w:date="2019-05-24T19:34:00Z"/>
                <w:rFonts w:ascii="Times New Roman" w:eastAsia="Times New Roman" w:hAnsi="Times New Roman" w:cs="Times New Roman"/>
                <w:color w:val="000000"/>
                <w:sz w:val="22"/>
                <w:szCs w:val="22"/>
                <w:lang w:eastAsia="en-US"/>
              </w:rPr>
            </w:pPr>
            <w:del w:id="516" w:author="Gabrielle" w:date="2019-05-24T19:34:00Z">
              <w:r w:rsidRPr="0021536B" w:rsidDel="00B5689D">
                <w:rPr>
                  <w:rFonts w:ascii="Times New Roman" w:eastAsia="Times New Roman" w:hAnsi="Times New Roman" w:cs="Times New Roman"/>
                  <w:color w:val="000000"/>
                  <w:sz w:val="22"/>
                  <w:szCs w:val="22"/>
                  <w:lang w:eastAsia="en-US"/>
                </w:rPr>
                <w:delText>4.8</w:delText>
              </w:r>
            </w:del>
          </w:p>
        </w:tc>
        <w:tc>
          <w:tcPr>
            <w:tcW w:w="886" w:type="dxa"/>
            <w:tcBorders>
              <w:top w:val="nil"/>
              <w:left w:val="nil"/>
              <w:bottom w:val="nil"/>
              <w:right w:val="nil"/>
            </w:tcBorders>
            <w:shd w:val="clear" w:color="auto" w:fill="auto"/>
            <w:noWrap/>
            <w:vAlign w:val="bottom"/>
            <w:hideMark/>
          </w:tcPr>
          <w:p w14:paraId="48703ADF" w14:textId="56EAE7EE" w:rsidR="0025564C" w:rsidRPr="0021536B" w:rsidDel="00B5689D" w:rsidRDefault="0025564C" w:rsidP="0021536B">
            <w:pPr>
              <w:jc w:val="center"/>
              <w:rPr>
                <w:del w:id="517" w:author="Gabrielle" w:date="2019-05-24T19:34:00Z"/>
                <w:rFonts w:ascii="Times New Roman" w:eastAsia="Times New Roman" w:hAnsi="Times New Roman" w:cs="Times New Roman"/>
                <w:color w:val="000000"/>
                <w:sz w:val="22"/>
                <w:szCs w:val="22"/>
                <w:lang w:eastAsia="en-US"/>
              </w:rPr>
            </w:pPr>
            <w:del w:id="518" w:author="Gabrielle" w:date="2019-05-24T19:34:00Z">
              <w:r w:rsidRPr="0021536B" w:rsidDel="00B5689D">
                <w:rPr>
                  <w:rFonts w:ascii="Times New Roman" w:eastAsia="Times New Roman" w:hAnsi="Times New Roman" w:cs="Times New Roman"/>
                  <w:color w:val="000000"/>
                  <w:sz w:val="22"/>
                  <w:szCs w:val="22"/>
                  <w:lang w:eastAsia="en-US"/>
                </w:rPr>
                <w:delText>5.7</w:delText>
              </w:r>
            </w:del>
          </w:p>
        </w:tc>
        <w:tc>
          <w:tcPr>
            <w:tcW w:w="810" w:type="dxa"/>
            <w:tcBorders>
              <w:top w:val="nil"/>
              <w:left w:val="nil"/>
              <w:bottom w:val="nil"/>
              <w:right w:val="single" w:sz="8" w:space="0" w:color="auto"/>
            </w:tcBorders>
            <w:shd w:val="clear" w:color="auto" w:fill="auto"/>
            <w:noWrap/>
            <w:vAlign w:val="bottom"/>
            <w:hideMark/>
          </w:tcPr>
          <w:p w14:paraId="148F465F" w14:textId="0CD0852F" w:rsidR="0025564C" w:rsidRPr="0021536B" w:rsidDel="00B5689D" w:rsidRDefault="0025564C" w:rsidP="0021536B">
            <w:pPr>
              <w:jc w:val="center"/>
              <w:rPr>
                <w:del w:id="519" w:author="Gabrielle" w:date="2019-05-24T19:34:00Z"/>
                <w:rFonts w:ascii="Times New Roman" w:eastAsia="Times New Roman" w:hAnsi="Times New Roman" w:cs="Times New Roman"/>
                <w:color w:val="000000"/>
                <w:sz w:val="22"/>
                <w:szCs w:val="22"/>
                <w:lang w:eastAsia="en-US"/>
              </w:rPr>
            </w:pPr>
            <w:del w:id="520" w:author="Gabrielle" w:date="2019-05-24T19:34:00Z">
              <w:r w:rsidRPr="0021536B" w:rsidDel="00B5689D">
                <w:rPr>
                  <w:rFonts w:ascii="Times New Roman" w:eastAsia="Times New Roman" w:hAnsi="Times New Roman" w:cs="Times New Roman"/>
                  <w:color w:val="000000"/>
                  <w:sz w:val="22"/>
                  <w:szCs w:val="22"/>
                  <w:lang w:eastAsia="en-US"/>
                </w:rPr>
                <w:delText>4.4</w:delText>
              </w:r>
            </w:del>
          </w:p>
        </w:tc>
      </w:tr>
      <w:tr w:rsidR="0025564C" w:rsidRPr="0025564C" w:rsidDel="00B5689D" w14:paraId="6BA77487" w14:textId="4F108E36" w:rsidTr="00641B54">
        <w:trPr>
          <w:trHeight w:val="300"/>
          <w:del w:id="521" w:author="Gabrielle" w:date="2019-05-24T19:34:00Z"/>
        </w:trPr>
        <w:tc>
          <w:tcPr>
            <w:tcW w:w="1204" w:type="dxa"/>
            <w:vMerge/>
            <w:tcBorders>
              <w:top w:val="nil"/>
              <w:left w:val="single" w:sz="8" w:space="0" w:color="auto"/>
              <w:bottom w:val="single" w:sz="8" w:space="0" w:color="000000"/>
              <w:right w:val="single" w:sz="4" w:space="0" w:color="auto"/>
            </w:tcBorders>
            <w:vAlign w:val="center"/>
            <w:hideMark/>
          </w:tcPr>
          <w:p w14:paraId="17A1B018" w14:textId="1B6B9168" w:rsidR="0025564C" w:rsidRPr="0021536B" w:rsidDel="00B5689D" w:rsidRDefault="0025564C" w:rsidP="0025564C">
            <w:pPr>
              <w:rPr>
                <w:del w:id="522" w:author="Gabrielle" w:date="2019-05-24T19:34:00Z"/>
                <w:rFonts w:ascii="Times New Roman" w:eastAsia="Times New Roman" w:hAnsi="Times New Roman" w:cs="Times New Roman"/>
                <w:b/>
                <w:color w:val="000000"/>
                <w:sz w:val="22"/>
                <w:szCs w:val="22"/>
                <w:lang w:eastAsia="en-US"/>
              </w:rPr>
            </w:pPr>
          </w:p>
        </w:tc>
        <w:tc>
          <w:tcPr>
            <w:tcW w:w="1720" w:type="dxa"/>
            <w:vMerge/>
            <w:tcBorders>
              <w:top w:val="nil"/>
              <w:left w:val="nil"/>
              <w:bottom w:val="single" w:sz="8" w:space="0" w:color="000000"/>
              <w:right w:val="nil"/>
            </w:tcBorders>
            <w:vAlign w:val="center"/>
            <w:hideMark/>
          </w:tcPr>
          <w:p w14:paraId="30ED5140" w14:textId="08B60B51" w:rsidR="0025564C" w:rsidRPr="0021536B" w:rsidDel="00B5689D" w:rsidRDefault="0025564C" w:rsidP="0021536B">
            <w:pPr>
              <w:jc w:val="right"/>
              <w:rPr>
                <w:del w:id="523" w:author="Gabrielle" w:date="2019-05-24T19:34:00Z"/>
                <w:rFonts w:ascii="Times New Roman" w:eastAsia="Times New Roman" w:hAnsi="Times New Roman" w:cs="Times New Roman"/>
                <w:color w:val="000000"/>
                <w:sz w:val="22"/>
                <w:szCs w:val="22"/>
                <w:lang w:eastAsia="en-US"/>
              </w:rPr>
            </w:pPr>
          </w:p>
        </w:tc>
        <w:tc>
          <w:tcPr>
            <w:tcW w:w="1180" w:type="dxa"/>
            <w:tcBorders>
              <w:top w:val="nil"/>
              <w:left w:val="nil"/>
              <w:bottom w:val="nil"/>
              <w:right w:val="nil"/>
            </w:tcBorders>
            <w:shd w:val="clear" w:color="auto" w:fill="auto"/>
            <w:noWrap/>
            <w:vAlign w:val="bottom"/>
            <w:hideMark/>
          </w:tcPr>
          <w:p w14:paraId="1B52D77F" w14:textId="1409DBF9" w:rsidR="0025564C" w:rsidRPr="0021536B" w:rsidDel="00B5689D" w:rsidRDefault="00641B54" w:rsidP="0021536B">
            <w:pPr>
              <w:jc w:val="center"/>
              <w:rPr>
                <w:del w:id="524" w:author="Gabrielle" w:date="2019-05-24T19:34:00Z"/>
                <w:rFonts w:ascii="Times New Roman" w:eastAsia="Times New Roman" w:hAnsi="Times New Roman" w:cs="Times New Roman"/>
                <w:color w:val="000000"/>
                <w:sz w:val="22"/>
                <w:szCs w:val="22"/>
                <w:lang w:eastAsia="en-US"/>
              </w:rPr>
            </w:pPr>
            <w:del w:id="525" w:author="Gabrielle" w:date="2019-05-24T19:34:00Z">
              <w:r w:rsidRPr="0021536B" w:rsidDel="00B5689D">
                <w:rPr>
                  <w:rFonts w:ascii="Times New Roman" w:eastAsia="Times New Roman" w:hAnsi="Times New Roman" w:cs="Times New Roman"/>
                  <w:color w:val="000000"/>
                  <w:sz w:val="22"/>
                  <w:szCs w:val="22"/>
                  <w:lang w:eastAsia="en-US"/>
                </w:rPr>
                <w:delText>45-55</w:delText>
              </w:r>
            </w:del>
          </w:p>
        </w:tc>
        <w:tc>
          <w:tcPr>
            <w:tcW w:w="880" w:type="dxa"/>
            <w:tcBorders>
              <w:top w:val="nil"/>
              <w:left w:val="nil"/>
              <w:bottom w:val="nil"/>
              <w:right w:val="nil"/>
            </w:tcBorders>
            <w:shd w:val="clear" w:color="auto" w:fill="auto"/>
            <w:noWrap/>
            <w:vAlign w:val="bottom"/>
            <w:hideMark/>
          </w:tcPr>
          <w:p w14:paraId="5421F568" w14:textId="5948A3DE" w:rsidR="0025564C" w:rsidRPr="0021536B" w:rsidDel="00B5689D" w:rsidRDefault="0025564C" w:rsidP="0021536B">
            <w:pPr>
              <w:jc w:val="center"/>
              <w:rPr>
                <w:del w:id="526" w:author="Gabrielle" w:date="2019-05-24T19:34:00Z"/>
                <w:rFonts w:ascii="Times New Roman" w:eastAsia="Times New Roman" w:hAnsi="Times New Roman" w:cs="Times New Roman"/>
                <w:color w:val="000000"/>
                <w:sz w:val="22"/>
                <w:szCs w:val="22"/>
                <w:lang w:eastAsia="en-US"/>
              </w:rPr>
            </w:pPr>
            <w:del w:id="527" w:author="Gabrielle" w:date="2019-05-24T19:34:00Z">
              <w:r w:rsidRPr="0021536B" w:rsidDel="00B5689D">
                <w:rPr>
                  <w:rFonts w:ascii="Times New Roman" w:eastAsia="Times New Roman" w:hAnsi="Times New Roman" w:cs="Times New Roman"/>
                  <w:color w:val="000000"/>
                  <w:sz w:val="22"/>
                  <w:szCs w:val="22"/>
                  <w:lang w:eastAsia="en-US"/>
                </w:rPr>
                <w:delText>88.8</w:delText>
              </w:r>
            </w:del>
          </w:p>
        </w:tc>
        <w:tc>
          <w:tcPr>
            <w:tcW w:w="780" w:type="dxa"/>
            <w:tcBorders>
              <w:top w:val="nil"/>
              <w:left w:val="nil"/>
              <w:bottom w:val="nil"/>
              <w:right w:val="nil"/>
            </w:tcBorders>
            <w:shd w:val="clear" w:color="auto" w:fill="auto"/>
            <w:noWrap/>
            <w:vAlign w:val="bottom"/>
            <w:hideMark/>
          </w:tcPr>
          <w:p w14:paraId="35D0818E" w14:textId="52C34F45" w:rsidR="0025564C" w:rsidRPr="0021536B" w:rsidDel="00B5689D" w:rsidRDefault="0025564C" w:rsidP="0021536B">
            <w:pPr>
              <w:jc w:val="center"/>
              <w:rPr>
                <w:del w:id="528" w:author="Gabrielle" w:date="2019-05-24T19:34:00Z"/>
                <w:rFonts w:ascii="Times New Roman" w:eastAsia="Times New Roman" w:hAnsi="Times New Roman" w:cs="Times New Roman"/>
                <w:color w:val="000000"/>
                <w:sz w:val="22"/>
                <w:szCs w:val="22"/>
                <w:lang w:eastAsia="en-US"/>
              </w:rPr>
            </w:pPr>
            <w:del w:id="529" w:author="Gabrielle" w:date="2019-05-24T19:34:00Z">
              <w:r w:rsidRPr="0021536B" w:rsidDel="00B5689D">
                <w:rPr>
                  <w:rFonts w:ascii="Times New Roman" w:eastAsia="Times New Roman" w:hAnsi="Times New Roman" w:cs="Times New Roman"/>
                  <w:color w:val="000000"/>
                  <w:sz w:val="22"/>
                  <w:szCs w:val="22"/>
                  <w:lang w:eastAsia="en-US"/>
                </w:rPr>
                <w:delText>3.9</w:delText>
              </w:r>
            </w:del>
          </w:p>
        </w:tc>
        <w:tc>
          <w:tcPr>
            <w:tcW w:w="886" w:type="dxa"/>
            <w:tcBorders>
              <w:top w:val="nil"/>
              <w:left w:val="nil"/>
              <w:bottom w:val="nil"/>
              <w:right w:val="nil"/>
            </w:tcBorders>
            <w:shd w:val="clear" w:color="auto" w:fill="auto"/>
            <w:noWrap/>
            <w:vAlign w:val="bottom"/>
            <w:hideMark/>
          </w:tcPr>
          <w:p w14:paraId="1B06F835" w14:textId="29C4D8D1" w:rsidR="0025564C" w:rsidRPr="0021536B" w:rsidDel="00B5689D" w:rsidRDefault="0025564C" w:rsidP="0021536B">
            <w:pPr>
              <w:jc w:val="center"/>
              <w:rPr>
                <w:del w:id="530" w:author="Gabrielle" w:date="2019-05-24T19:34:00Z"/>
                <w:rFonts w:ascii="Times New Roman" w:eastAsia="Times New Roman" w:hAnsi="Times New Roman" w:cs="Times New Roman"/>
                <w:color w:val="000000"/>
                <w:sz w:val="22"/>
                <w:szCs w:val="22"/>
                <w:lang w:eastAsia="en-US"/>
              </w:rPr>
            </w:pPr>
            <w:del w:id="531" w:author="Gabrielle" w:date="2019-05-24T19:34:00Z">
              <w:r w:rsidRPr="0021536B" w:rsidDel="00B5689D">
                <w:rPr>
                  <w:rFonts w:ascii="Times New Roman" w:eastAsia="Times New Roman" w:hAnsi="Times New Roman" w:cs="Times New Roman"/>
                  <w:color w:val="000000"/>
                  <w:sz w:val="22"/>
                  <w:szCs w:val="22"/>
                  <w:lang w:eastAsia="en-US"/>
                </w:rPr>
                <w:delText>4.9</w:delText>
              </w:r>
            </w:del>
          </w:p>
        </w:tc>
        <w:tc>
          <w:tcPr>
            <w:tcW w:w="810" w:type="dxa"/>
            <w:tcBorders>
              <w:top w:val="nil"/>
              <w:left w:val="nil"/>
              <w:bottom w:val="nil"/>
              <w:right w:val="single" w:sz="8" w:space="0" w:color="auto"/>
            </w:tcBorders>
            <w:shd w:val="clear" w:color="auto" w:fill="auto"/>
            <w:noWrap/>
            <w:vAlign w:val="bottom"/>
            <w:hideMark/>
          </w:tcPr>
          <w:p w14:paraId="756CD800" w14:textId="7FBEA017" w:rsidR="0025564C" w:rsidRPr="0021536B" w:rsidDel="00B5689D" w:rsidRDefault="0025564C" w:rsidP="0021536B">
            <w:pPr>
              <w:jc w:val="center"/>
              <w:rPr>
                <w:del w:id="532" w:author="Gabrielle" w:date="2019-05-24T19:34:00Z"/>
                <w:rFonts w:ascii="Times New Roman" w:eastAsia="Times New Roman" w:hAnsi="Times New Roman" w:cs="Times New Roman"/>
                <w:color w:val="000000"/>
                <w:sz w:val="22"/>
                <w:szCs w:val="22"/>
                <w:lang w:eastAsia="en-US"/>
              </w:rPr>
            </w:pPr>
            <w:del w:id="533" w:author="Gabrielle" w:date="2019-05-24T19:34:00Z">
              <w:r w:rsidRPr="0021536B" w:rsidDel="00B5689D">
                <w:rPr>
                  <w:rFonts w:ascii="Times New Roman" w:eastAsia="Times New Roman" w:hAnsi="Times New Roman" w:cs="Times New Roman"/>
                  <w:color w:val="000000"/>
                  <w:sz w:val="22"/>
                  <w:szCs w:val="22"/>
                  <w:lang w:eastAsia="en-US"/>
                </w:rPr>
                <w:delText>2.4</w:delText>
              </w:r>
            </w:del>
          </w:p>
        </w:tc>
      </w:tr>
      <w:tr w:rsidR="0025564C" w:rsidRPr="0025564C" w:rsidDel="00B5689D" w14:paraId="6D495B08" w14:textId="1BB48CFA" w:rsidTr="00641B54">
        <w:trPr>
          <w:trHeight w:val="315"/>
          <w:del w:id="534" w:author="Gabrielle" w:date="2019-05-24T19:34:00Z"/>
        </w:trPr>
        <w:tc>
          <w:tcPr>
            <w:tcW w:w="1204" w:type="dxa"/>
            <w:vMerge/>
            <w:tcBorders>
              <w:top w:val="nil"/>
              <w:left w:val="single" w:sz="8" w:space="0" w:color="auto"/>
              <w:bottom w:val="single" w:sz="8" w:space="0" w:color="000000"/>
              <w:right w:val="single" w:sz="4" w:space="0" w:color="auto"/>
            </w:tcBorders>
            <w:vAlign w:val="center"/>
            <w:hideMark/>
          </w:tcPr>
          <w:p w14:paraId="122E5B0D" w14:textId="492C9132" w:rsidR="0025564C" w:rsidRPr="0021536B" w:rsidDel="00B5689D" w:rsidRDefault="0025564C" w:rsidP="0025564C">
            <w:pPr>
              <w:rPr>
                <w:del w:id="535" w:author="Gabrielle" w:date="2019-05-24T19:34:00Z"/>
                <w:rFonts w:ascii="Times New Roman" w:eastAsia="Times New Roman" w:hAnsi="Times New Roman" w:cs="Times New Roman"/>
                <w:b/>
                <w:color w:val="000000"/>
                <w:sz w:val="22"/>
                <w:szCs w:val="22"/>
                <w:lang w:eastAsia="en-US"/>
              </w:rPr>
            </w:pPr>
          </w:p>
        </w:tc>
        <w:tc>
          <w:tcPr>
            <w:tcW w:w="1720" w:type="dxa"/>
            <w:vMerge/>
            <w:tcBorders>
              <w:top w:val="nil"/>
              <w:left w:val="nil"/>
              <w:bottom w:val="single" w:sz="8" w:space="0" w:color="000000"/>
              <w:right w:val="nil"/>
            </w:tcBorders>
            <w:vAlign w:val="center"/>
            <w:hideMark/>
          </w:tcPr>
          <w:p w14:paraId="1767CCE1" w14:textId="4DCB145D" w:rsidR="0025564C" w:rsidRPr="0021536B" w:rsidDel="00B5689D" w:rsidRDefault="0025564C" w:rsidP="0021536B">
            <w:pPr>
              <w:jc w:val="right"/>
              <w:rPr>
                <w:del w:id="536" w:author="Gabrielle" w:date="2019-05-24T19:34:00Z"/>
                <w:rFonts w:ascii="Times New Roman" w:eastAsia="Times New Roman" w:hAnsi="Times New Roman" w:cs="Times New Roman"/>
                <w:color w:val="000000"/>
                <w:sz w:val="22"/>
                <w:szCs w:val="22"/>
                <w:lang w:eastAsia="en-US"/>
              </w:rPr>
            </w:pPr>
          </w:p>
        </w:tc>
        <w:tc>
          <w:tcPr>
            <w:tcW w:w="1180" w:type="dxa"/>
            <w:tcBorders>
              <w:top w:val="nil"/>
              <w:left w:val="nil"/>
              <w:bottom w:val="single" w:sz="8" w:space="0" w:color="auto"/>
              <w:right w:val="nil"/>
            </w:tcBorders>
            <w:shd w:val="clear" w:color="auto" w:fill="auto"/>
            <w:noWrap/>
            <w:vAlign w:val="bottom"/>
            <w:hideMark/>
          </w:tcPr>
          <w:p w14:paraId="042B8E56" w14:textId="5C0F033E" w:rsidR="0025564C" w:rsidRPr="0021536B" w:rsidDel="00B5689D" w:rsidRDefault="00641B54" w:rsidP="0021536B">
            <w:pPr>
              <w:jc w:val="center"/>
              <w:rPr>
                <w:del w:id="537" w:author="Gabrielle" w:date="2019-05-24T19:34:00Z"/>
                <w:rFonts w:ascii="Times New Roman" w:eastAsia="Times New Roman" w:hAnsi="Times New Roman" w:cs="Times New Roman"/>
                <w:color w:val="000000"/>
                <w:sz w:val="22"/>
                <w:szCs w:val="22"/>
                <w:lang w:eastAsia="en-US"/>
              </w:rPr>
            </w:pPr>
            <w:del w:id="538" w:author="Gabrielle" w:date="2019-05-24T19:34:00Z">
              <w:r w:rsidRPr="0021536B" w:rsidDel="00B5689D">
                <w:rPr>
                  <w:rFonts w:ascii="Times New Roman" w:eastAsia="Times New Roman" w:hAnsi="Times New Roman" w:cs="Times New Roman"/>
                  <w:color w:val="000000"/>
                  <w:sz w:val="22"/>
                  <w:szCs w:val="22"/>
                  <w:lang w:eastAsia="en-US"/>
                </w:rPr>
                <w:delText>90-</w:delText>
              </w:r>
              <w:r w:rsidR="0025564C" w:rsidRPr="0021536B" w:rsidDel="00B5689D">
                <w:rPr>
                  <w:rFonts w:ascii="Times New Roman" w:eastAsia="Times New Roman" w:hAnsi="Times New Roman" w:cs="Times New Roman"/>
                  <w:color w:val="000000"/>
                  <w:sz w:val="22"/>
                  <w:szCs w:val="22"/>
                  <w:lang w:eastAsia="en-US"/>
                </w:rPr>
                <w:delText>100</w:delText>
              </w:r>
            </w:del>
          </w:p>
        </w:tc>
        <w:tc>
          <w:tcPr>
            <w:tcW w:w="880" w:type="dxa"/>
            <w:tcBorders>
              <w:top w:val="nil"/>
              <w:left w:val="nil"/>
              <w:bottom w:val="single" w:sz="8" w:space="0" w:color="auto"/>
              <w:right w:val="nil"/>
            </w:tcBorders>
            <w:shd w:val="clear" w:color="auto" w:fill="auto"/>
            <w:noWrap/>
            <w:vAlign w:val="bottom"/>
            <w:hideMark/>
          </w:tcPr>
          <w:p w14:paraId="16002E5F" w14:textId="46FC5630" w:rsidR="0025564C" w:rsidRPr="0021536B" w:rsidDel="00B5689D" w:rsidRDefault="0025564C" w:rsidP="0021536B">
            <w:pPr>
              <w:jc w:val="center"/>
              <w:rPr>
                <w:del w:id="539" w:author="Gabrielle" w:date="2019-05-24T19:34:00Z"/>
                <w:rFonts w:ascii="Times New Roman" w:eastAsia="Times New Roman" w:hAnsi="Times New Roman" w:cs="Times New Roman"/>
                <w:color w:val="000000"/>
                <w:sz w:val="22"/>
                <w:szCs w:val="22"/>
                <w:lang w:eastAsia="en-US"/>
              </w:rPr>
            </w:pPr>
            <w:del w:id="540" w:author="Gabrielle" w:date="2019-05-24T19:34:00Z">
              <w:r w:rsidRPr="0021536B" w:rsidDel="00B5689D">
                <w:rPr>
                  <w:rFonts w:ascii="Times New Roman" w:eastAsia="Times New Roman" w:hAnsi="Times New Roman" w:cs="Times New Roman"/>
                  <w:color w:val="000000"/>
                  <w:sz w:val="22"/>
                  <w:szCs w:val="22"/>
                  <w:lang w:eastAsia="en-US"/>
                </w:rPr>
                <w:delText>87.1</w:delText>
              </w:r>
            </w:del>
          </w:p>
        </w:tc>
        <w:tc>
          <w:tcPr>
            <w:tcW w:w="780" w:type="dxa"/>
            <w:tcBorders>
              <w:top w:val="nil"/>
              <w:left w:val="nil"/>
              <w:bottom w:val="single" w:sz="8" w:space="0" w:color="auto"/>
              <w:right w:val="nil"/>
            </w:tcBorders>
            <w:shd w:val="clear" w:color="auto" w:fill="auto"/>
            <w:noWrap/>
            <w:vAlign w:val="bottom"/>
            <w:hideMark/>
          </w:tcPr>
          <w:p w14:paraId="1FFF9DAC" w14:textId="59835929" w:rsidR="0025564C" w:rsidRPr="0021536B" w:rsidDel="00B5689D" w:rsidRDefault="0025564C" w:rsidP="0021536B">
            <w:pPr>
              <w:jc w:val="center"/>
              <w:rPr>
                <w:del w:id="541" w:author="Gabrielle" w:date="2019-05-24T19:34:00Z"/>
                <w:rFonts w:ascii="Times New Roman" w:eastAsia="Times New Roman" w:hAnsi="Times New Roman" w:cs="Times New Roman"/>
                <w:color w:val="000000"/>
                <w:sz w:val="22"/>
                <w:szCs w:val="22"/>
                <w:lang w:eastAsia="en-US"/>
              </w:rPr>
            </w:pPr>
            <w:del w:id="542" w:author="Gabrielle" w:date="2019-05-24T19:34:00Z">
              <w:r w:rsidRPr="0021536B" w:rsidDel="00B5689D">
                <w:rPr>
                  <w:rFonts w:ascii="Times New Roman" w:eastAsia="Times New Roman" w:hAnsi="Times New Roman" w:cs="Times New Roman"/>
                  <w:color w:val="000000"/>
                  <w:sz w:val="22"/>
                  <w:szCs w:val="22"/>
                  <w:lang w:eastAsia="en-US"/>
                </w:rPr>
                <w:delText>5.9</w:delText>
              </w:r>
            </w:del>
          </w:p>
        </w:tc>
        <w:tc>
          <w:tcPr>
            <w:tcW w:w="886" w:type="dxa"/>
            <w:tcBorders>
              <w:top w:val="nil"/>
              <w:left w:val="nil"/>
              <w:bottom w:val="single" w:sz="8" w:space="0" w:color="auto"/>
              <w:right w:val="nil"/>
            </w:tcBorders>
            <w:shd w:val="clear" w:color="auto" w:fill="auto"/>
            <w:noWrap/>
            <w:vAlign w:val="bottom"/>
            <w:hideMark/>
          </w:tcPr>
          <w:p w14:paraId="2C509AF0" w14:textId="1F005F0D" w:rsidR="0025564C" w:rsidRPr="0021536B" w:rsidDel="00B5689D" w:rsidRDefault="0025564C" w:rsidP="0021536B">
            <w:pPr>
              <w:jc w:val="center"/>
              <w:rPr>
                <w:del w:id="543" w:author="Gabrielle" w:date="2019-05-24T19:34:00Z"/>
                <w:rFonts w:ascii="Times New Roman" w:eastAsia="Times New Roman" w:hAnsi="Times New Roman" w:cs="Times New Roman"/>
                <w:color w:val="000000"/>
                <w:sz w:val="22"/>
                <w:szCs w:val="22"/>
                <w:lang w:eastAsia="en-US"/>
              </w:rPr>
            </w:pPr>
            <w:del w:id="544" w:author="Gabrielle" w:date="2019-05-24T19:34:00Z">
              <w:r w:rsidRPr="0021536B" w:rsidDel="00B5689D">
                <w:rPr>
                  <w:rFonts w:ascii="Times New Roman" w:eastAsia="Times New Roman" w:hAnsi="Times New Roman" w:cs="Times New Roman"/>
                  <w:color w:val="000000"/>
                  <w:sz w:val="22"/>
                  <w:szCs w:val="22"/>
                  <w:lang w:eastAsia="en-US"/>
                </w:rPr>
                <w:delText>4.9</w:delText>
              </w:r>
            </w:del>
          </w:p>
        </w:tc>
        <w:tc>
          <w:tcPr>
            <w:tcW w:w="810" w:type="dxa"/>
            <w:tcBorders>
              <w:top w:val="nil"/>
              <w:left w:val="nil"/>
              <w:bottom w:val="single" w:sz="8" w:space="0" w:color="auto"/>
              <w:right w:val="single" w:sz="8" w:space="0" w:color="auto"/>
            </w:tcBorders>
            <w:shd w:val="clear" w:color="auto" w:fill="auto"/>
            <w:noWrap/>
            <w:vAlign w:val="bottom"/>
            <w:hideMark/>
          </w:tcPr>
          <w:p w14:paraId="2B54BFA8" w14:textId="6C4B3170" w:rsidR="0025564C" w:rsidRPr="0021536B" w:rsidDel="00B5689D" w:rsidRDefault="0025564C" w:rsidP="0021536B">
            <w:pPr>
              <w:jc w:val="center"/>
              <w:rPr>
                <w:del w:id="545" w:author="Gabrielle" w:date="2019-05-24T19:34:00Z"/>
                <w:rFonts w:ascii="Times New Roman" w:eastAsia="Times New Roman" w:hAnsi="Times New Roman" w:cs="Times New Roman"/>
                <w:color w:val="000000"/>
                <w:sz w:val="22"/>
                <w:szCs w:val="22"/>
                <w:lang w:eastAsia="en-US"/>
              </w:rPr>
            </w:pPr>
            <w:del w:id="546" w:author="Gabrielle" w:date="2019-05-24T19:34:00Z">
              <w:r w:rsidRPr="0021536B" w:rsidDel="00B5689D">
                <w:rPr>
                  <w:rFonts w:ascii="Times New Roman" w:eastAsia="Times New Roman" w:hAnsi="Times New Roman" w:cs="Times New Roman"/>
                  <w:color w:val="000000"/>
                  <w:sz w:val="22"/>
                  <w:szCs w:val="22"/>
                  <w:lang w:eastAsia="en-US"/>
                </w:rPr>
                <w:delText>2.2</w:delText>
              </w:r>
            </w:del>
          </w:p>
        </w:tc>
      </w:tr>
    </w:tbl>
    <w:p w14:paraId="20AC5541" w14:textId="77777777" w:rsidR="0049023C" w:rsidRPr="0049023C" w:rsidRDefault="0049023C" w:rsidP="0049023C">
      <w:pPr>
        <w:spacing w:line="480" w:lineRule="auto"/>
        <w:jc w:val="both"/>
        <w:rPr>
          <w:rFonts w:ascii="Times New Roman" w:hAnsi="Times New Roman" w:cs="Times New Roman"/>
          <w:i/>
        </w:rPr>
      </w:pPr>
    </w:p>
    <w:p w14:paraId="609F6FBF" w14:textId="326519E5" w:rsidR="000B70F7" w:rsidRDefault="003303F7" w:rsidP="000B70F7">
      <w:pPr>
        <w:spacing w:line="480" w:lineRule="auto"/>
        <w:ind w:firstLine="720"/>
        <w:rPr>
          <w:rFonts w:ascii="Times New Roman" w:hAnsi="Times New Roman" w:cs="Times New Roman"/>
        </w:rPr>
      </w:pPr>
      <w:r>
        <w:rPr>
          <w:rFonts w:ascii="Times New Roman" w:hAnsi="Times New Roman" w:cs="Times New Roman"/>
          <w:color w:val="000000" w:themeColor="text1"/>
        </w:rPr>
        <w:t>The vegetation at the</w:t>
      </w:r>
      <w:r w:rsidR="00CF5D1A" w:rsidRPr="0016288C">
        <w:rPr>
          <w:rFonts w:ascii="Times New Roman" w:hAnsi="Times New Roman" w:cs="Times New Roman"/>
          <w:color w:val="000000" w:themeColor="text1"/>
        </w:rPr>
        <w:t xml:space="preserve"> weather station</w:t>
      </w:r>
      <w:r>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xml:space="preserve"> </w:t>
      </w:r>
      <w:r>
        <w:rPr>
          <w:rFonts w:ascii="Times New Roman" w:hAnsi="Times New Roman" w:cs="Times New Roman"/>
          <w:color w:val="000000" w:themeColor="text1"/>
        </w:rPr>
        <w:t>in</w:t>
      </w:r>
      <w:r w:rsidR="00CF5D1A" w:rsidRPr="0016288C">
        <w:rPr>
          <w:rFonts w:ascii="Times New Roman" w:hAnsi="Times New Roman" w:cs="Times New Roman"/>
          <w:color w:val="000000" w:themeColor="text1"/>
        </w:rPr>
        <w:t xml:space="preserve"> ICB and SCB </w:t>
      </w:r>
      <w:r>
        <w:rPr>
          <w:rFonts w:ascii="Times New Roman" w:hAnsi="Times New Roman" w:cs="Times New Roman"/>
          <w:color w:val="000000" w:themeColor="text1"/>
        </w:rPr>
        <w:t xml:space="preserve">is </w:t>
      </w:r>
      <w:del w:id="547" w:author="Sally Thompson" w:date="2019-05-22T15:20:00Z">
        <w:r w:rsidDel="005747C8">
          <w:rPr>
            <w:rFonts w:ascii="Times New Roman" w:hAnsi="Times New Roman" w:cs="Times New Roman"/>
            <w:color w:val="000000" w:themeColor="text1"/>
          </w:rPr>
          <w:delText>not identical, despite having selected the sites to reflect a common set of canopy conditions</w:delText>
        </w:r>
      </w:del>
      <w:ins w:id="548" w:author="Sally Thompson" w:date="2019-05-22T15:20:00Z">
        <w:r w:rsidR="005747C8">
          <w:rPr>
            <w:rFonts w:ascii="Times New Roman" w:hAnsi="Times New Roman" w:cs="Times New Roman"/>
            <w:color w:val="000000" w:themeColor="text1"/>
          </w:rPr>
          <w:t>similar but not identical</w:t>
        </w:r>
      </w:ins>
      <w:r w:rsidR="00CF5D1A" w:rsidRPr="0016288C">
        <w:rPr>
          <w:rFonts w:ascii="Times New Roman" w:hAnsi="Times New Roman" w:cs="Times New Roman"/>
          <w:color w:val="000000" w:themeColor="text1"/>
        </w:rPr>
        <w:t xml:space="preserve">. The SCB wetland site contains larger portion of conifer regeneration </w:t>
      </w:r>
      <w:del w:id="549" w:author="Sally Thompson" w:date="2019-05-22T15:20:00Z">
        <w:r w:rsidR="00CF5D1A" w:rsidRPr="0016288C" w:rsidDel="005747C8">
          <w:rPr>
            <w:rFonts w:ascii="Times New Roman" w:hAnsi="Times New Roman" w:cs="Times New Roman"/>
            <w:color w:val="000000" w:themeColor="text1"/>
          </w:rPr>
          <w:delText xml:space="preserve">in comparison </w:delText>
        </w:r>
      </w:del>
      <w:ins w:id="550" w:author="Sally Thompson" w:date="2019-05-22T15:20:00Z">
        <w:r w:rsidR="005747C8">
          <w:rPr>
            <w:rFonts w:ascii="Times New Roman" w:hAnsi="Times New Roman" w:cs="Times New Roman"/>
            <w:color w:val="000000" w:themeColor="text1"/>
          </w:rPr>
          <w:t>than</w:t>
        </w:r>
      </w:ins>
      <w:del w:id="551" w:author="Sally Thompson" w:date="2019-05-22T15:20:00Z">
        <w:r w:rsidR="00CF5D1A" w:rsidRPr="0016288C" w:rsidDel="005747C8">
          <w:rPr>
            <w:rFonts w:ascii="Times New Roman" w:hAnsi="Times New Roman" w:cs="Times New Roman"/>
            <w:color w:val="000000" w:themeColor="text1"/>
          </w:rPr>
          <w:delText>to</w:delText>
        </w:r>
      </w:del>
      <w:r w:rsidR="00CF5D1A" w:rsidRPr="0016288C">
        <w:rPr>
          <w:rFonts w:ascii="Times New Roman" w:hAnsi="Times New Roman" w:cs="Times New Roman"/>
          <w:color w:val="000000" w:themeColor="text1"/>
        </w:rPr>
        <w:t xml:space="preserve"> ICB</w:t>
      </w:r>
      <w:ins w:id="552" w:author="Sally Thompson" w:date="2019-05-22T15:20:00Z">
        <w:r w:rsidR="005747C8">
          <w:rPr>
            <w:rFonts w:ascii="Times New Roman" w:hAnsi="Times New Roman" w:cs="Times New Roman"/>
            <w:color w:val="000000" w:themeColor="text1"/>
          </w:rPr>
          <w:t>,</w:t>
        </w:r>
      </w:ins>
      <w:r w:rsidR="00CF5D1A" w:rsidRPr="0016288C">
        <w:rPr>
          <w:rFonts w:ascii="Times New Roman" w:hAnsi="Times New Roman" w:cs="Times New Roman"/>
          <w:color w:val="000000" w:themeColor="text1"/>
        </w:rPr>
        <w:t xml:space="preserve"> which is predominantly vegetated </w:t>
      </w:r>
      <w:r w:rsidR="00CF5D1A" w:rsidRPr="00070B79">
        <w:rPr>
          <w:rFonts w:ascii="Times New Roman" w:hAnsi="Times New Roman" w:cs="Times New Roman"/>
        </w:rPr>
        <w:t>with tall grasses. The shrub</w:t>
      </w:r>
      <w:del w:id="553" w:author="Sally Thompson" w:date="2019-05-22T15:21:00Z">
        <w:r w:rsidR="00CF5D1A" w:rsidRPr="00070B79" w:rsidDel="005747C8">
          <w:rPr>
            <w:rFonts w:ascii="Times New Roman" w:hAnsi="Times New Roman" w:cs="Times New Roman"/>
          </w:rPr>
          <w:delText>land</w:delText>
        </w:r>
      </w:del>
      <w:r w:rsidR="00CF5D1A" w:rsidRPr="00070B79">
        <w:rPr>
          <w:rFonts w:ascii="Times New Roman" w:hAnsi="Times New Roman" w:cs="Times New Roman"/>
        </w:rPr>
        <w:t xml:space="preserve"> site in ICB </w:t>
      </w:r>
      <w:del w:id="554" w:author="Sally Thompson" w:date="2019-05-22T15:21:00Z">
        <w:r w:rsidDel="005747C8">
          <w:rPr>
            <w:rFonts w:ascii="Times New Roman" w:hAnsi="Times New Roman" w:cs="Times New Roman"/>
          </w:rPr>
          <w:delText>(</w:delText>
        </w:r>
        <w:r w:rsidR="00CF5D1A" w:rsidRPr="00070B79" w:rsidDel="005747C8">
          <w:rPr>
            <w:rFonts w:ascii="Times New Roman" w:hAnsi="Times New Roman" w:cs="Times New Roman"/>
          </w:rPr>
          <w:delText xml:space="preserve">prior to the Empire Fire </w:delText>
        </w:r>
        <w:r w:rsidDel="005747C8">
          <w:rPr>
            <w:rFonts w:ascii="Times New Roman" w:hAnsi="Times New Roman" w:cs="Times New Roman"/>
          </w:rPr>
          <w:delText>which occurred in October</w:delText>
        </w:r>
        <w:r w:rsidR="00CF5D1A" w:rsidRPr="00070B79" w:rsidDel="005747C8">
          <w:rPr>
            <w:rFonts w:ascii="Times New Roman" w:hAnsi="Times New Roman" w:cs="Times New Roman"/>
          </w:rPr>
          <w:delText xml:space="preserve"> 201</w:delText>
        </w:r>
        <w:r w:rsidR="008231EE" w:rsidDel="005747C8">
          <w:rPr>
            <w:rFonts w:ascii="Times New Roman" w:hAnsi="Times New Roman" w:cs="Times New Roman"/>
          </w:rPr>
          <w:delText>7</w:delText>
        </w:r>
        <w:r w:rsidDel="005747C8">
          <w:rPr>
            <w:rFonts w:ascii="Times New Roman" w:hAnsi="Times New Roman" w:cs="Times New Roman"/>
          </w:rPr>
          <w:delText>)</w:delText>
        </w:r>
        <w:r w:rsidR="008231EE" w:rsidDel="005747C8">
          <w:rPr>
            <w:rFonts w:ascii="Times New Roman" w:hAnsi="Times New Roman" w:cs="Times New Roman"/>
          </w:rPr>
          <w:delText xml:space="preserve"> </w:delText>
        </w:r>
      </w:del>
      <w:r w:rsidR="008231EE">
        <w:rPr>
          <w:rFonts w:ascii="Times New Roman" w:hAnsi="Times New Roman" w:cs="Times New Roman"/>
        </w:rPr>
        <w:t>was comprised mostly of white</w:t>
      </w:r>
      <w:r w:rsidR="00CF5D1A" w:rsidRPr="00070B79">
        <w:rPr>
          <w:rFonts w:ascii="Times New Roman" w:hAnsi="Times New Roman" w:cs="Times New Roman"/>
        </w:rPr>
        <w:t>thorn</w:t>
      </w:r>
      <w:r w:rsidR="008231EE">
        <w:rPr>
          <w:rFonts w:ascii="Times New Roman" w:hAnsi="Times New Roman" w:cs="Times New Roman"/>
        </w:rPr>
        <w:t xml:space="preserve"> ceanothus</w:t>
      </w:r>
      <w:r w:rsidR="00CF5D1A" w:rsidRPr="00070B79">
        <w:rPr>
          <w:rFonts w:ascii="Times New Roman" w:hAnsi="Times New Roman" w:cs="Times New Roman"/>
        </w:rPr>
        <w:t xml:space="preserve"> (</w:t>
      </w:r>
      <w:r w:rsidR="00CF5D1A" w:rsidRPr="00070B79">
        <w:rPr>
          <w:rFonts w:ascii="Times New Roman" w:hAnsi="Times New Roman" w:cs="Times New Roman"/>
          <w:i/>
        </w:rPr>
        <w:t>Ceanothus</w:t>
      </w:r>
      <w:r w:rsidR="008231EE">
        <w:rPr>
          <w:rFonts w:ascii="Times New Roman" w:hAnsi="Times New Roman" w:cs="Times New Roman"/>
          <w:i/>
        </w:rPr>
        <w:t xml:space="preserve"> </w:t>
      </w:r>
      <w:proofErr w:type="spellStart"/>
      <w:r w:rsidR="008231EE">
        <w:rPr>
          <w:rFonts w:ascii="Times New Roman" w:hAnsi="Times New Roman" w:cs="Times New Roman"/>
          <w:i/>
        </w:rPr>
        <w:t>cordulatus</w:t>
      </w:r>
      <w:proofErr w:type="spellEnd"/>
      <w:r w:rsidR="00CF5D1A" w:rsidRPr="00070B79">
        <w:rPr>
          <w:rFonts w:ascii="Times New Roman" w:hAnsi="Times New Roman" w:cs="Times New Roman"/>
        </w:rPr>
        <w:t>)</w:t>
      </w:r>
      <w:ins w:id="555" w:author="Sally Thompson" w:date="2019-05-22T15:21:00Z">
        <w:r w:rsidR="005747C8">
          <w:rPr>
            <w:rFonts w:ascii="Times New Roman" w:hAnsi="Times New Roman" w:cs="Times New Roman"/>
          </w:rPr>
          <w:t xml:space="preserve"> when weather stations were installed, but burned at </w:t>
        </w:r>
      </w:ins>
      <w:del w:id="556" w:author="Sally Thompson" w:date="2019-05-22T15:21:00Z">
        <w:r w:rsidR="00CF5D1A" w:rsidRPr="00070B79" w:rsidDel="005747C8">
          <w:rPr>
            <w:rFonts w:ascii="Times New Roman" w:hAnsi="Times New Roman" w:cs="Times New Roman"/>
          </w:rPr>
          <w:delText>.</w:delText>
        </w:r>
        <w:r w:rsidR="008231EE" w:rsidDel="005747C8">
          <w:rPr>
            <w:rFonts w:ascii="Times New Roman" w:hAnsi="Times New Roman" w:cs="Times New Roman"/>
          </w:rPr>
          <w:delText xml:space="preserve"> </w:delText>
        </w:r>
        <w:r w:rsidR="008231EE" w:rsidRPr="00070B79" w:rsidDel="005747C8">
          <w:rPr>
            <w:rFonts w:ascii="Times New Roman" w:hAnsi="Times New Roman" w:cs="Times New Roman"/>
          </w:rPr>
          <w:delText xml:space="preserve">The Empire fire burned the shrub site at </w:delText>
        </w:r>
      </w:del>
      <w:r w:rsidR="008231EE" w:rsidRPr="00070B79">
        <w:rPr>
          <w:rFonts w:ascii="Times New Roman" w:hAnsi="Times New Roman" w:cs="Times New Roman"/>
        </w:rPr>
        <w:t>high severity</w:t>
      </w:r>
      <w:ins w:id="557" w:author="Sally Thompson" w:date="2019-05-22T15:21:00Z">
        <w:r w:rsidR="005747C8">
          <w:rPr>
            <w:rFonts w:ascii="Times New Roman" w:hAnsi="Times New Roman" w:cs="Times New Roman"/>
          </w:rPr>
          <w:t xml:space="preserve"> during the 2017 Empire Fire</w:t>
        </w:r>
      </w:ins>
      <w:r w:rsidR="008231EE" w:rsidRPr="00070B79">
        <w:rPr>
          <w:rFonts w:ascii="Times New Roman" w:hAnsi="Times New Roman" w:cs="Times New Roman"/>
        </w:rPr>
        <w:t xml:space="preserve">, resulting </w:t>
      </w:r>
      <w:r w:rsidR="008231EE" w:rsidRPr="0016288C">
        <w:rPr>
          <w:rFonts w:ascii="Times New Roman" w:hAnsi="Times New Roman" w:cs="Times New Roman"/>
          <w:color w:val="000000" w:themeColor="text1"/>
        </w:rPr>
        <w:t>in bare soil</w:t>
      </w:r>
      <w:del w:id="558" w:author="Sally Thompson" w:date="2019-05-22T15:20:00Z">
        <w:r w:rsidR="008231EE" w:rsidRPr="0016288C" w:rsidDel="005747C8">
          <w:rPr>
            <w:rFonts w:ascii="Times New Roman" w:hAnsi="Times New Roman" w:cs="Times New Roman"/>
            <w:color w:val="000000" w:themeColor="text1"/>
          </w:rPr>
          <w:delText>s</w:delText>
        </w:r>
      </w:del>
      <w:r w:rsidR="008231EE" w:rsidRPr="0016288C">
        <w:rPr>
          <w:rFonts w:ascii="Times New Roman" w:hAnsi="Times New Roman" w:cs="Times New Roman"/>
          <w:color w:val="000000" w:themeColor="text1"/>
        </w:rPr>
        <w:t xml:space="preserve"> with little live vegetation </w:t>
      </w:r>
      <w:del w:id="559" w:author="Sally Thompson" w:date="2019-05-22T15:20:00Z">
        <w:r w:rsidR="008231EE" w:rsidRPr="0016288C" w:rsidDel="005747C8">
          <w:rPr>
            <w:rFonts w:ascii="Times New Roman" w:hAnsi="Times New Roman" w:cs="Times New Roman"/>
            <w:color w:val="000000" w:themeColor="text1"/>
          </w:rPr>
          <w:delText xml:space="preserve">for the following </w:delText>
        </w:r>
      </w:del>
      <w:ins w:id="560" w:author="Sally Thompson" w:date="2019-05-22T15:20:00Z">
        <w:r w:rsidR="005747C8">
          <w:rPr>
            <w:rFonts w:ascii="Times New Roman" w:hAnsi="Times New Roman" w:cs="Times New Roman"/>
            <w:color w:val="000000" w:themeColor="text1"/>
          </w:rPr>
          <w:t>during the</w:t>
        </w:r>
        <w:r w:rsidR="005747C8" w:rsidRPr="0016288C">
          <w:rPr>
            <w:rFonts w:ascii="Times New Roman" w:hAnsi="Times New Roman" w:cs="Times New Roman"/>
            <w:color w:val="000000" w:themeColor="text1"/>
          </w:rPr>
          <w:t xml:space="preserve"> </w:t>
        </w:r>
      </w:ins>
      <w:r w:rsidR="008231EE" w:rsidRPr="0016288C">
        <w:rPr>
          <w:rFonts w:ascii="Times New Roman" w:hAnsi="Times New Roman" w:cs="Times New Roman"/>
          <w:color w:val="000000" w:themeColor="text1"/>
        </w:rPr>
        <w:t xml:space="preserve">2018 WY. </w:t>
      </w:r>
      <w:del w:id="561" w:author="Sally Thompson" w:date="2019-05-22T15:21:00Z">
        <w:r w:rsidR="008231EE" w:rsidRPr="0016288C" w:rsidDel="005747C8">
          <w:rPr>
            <w:rFonts w:ascii="Times New Roman" w:hAnsi="Times New Roman" w:cs="Times New Roman"/>
            <w:color w:val="000000" w:themeColor="text1"/>
          </w:rPr>
          <w:delText>In comparison, t</w:delText>
        </w:r>
      </w:del>
      <w:ins w:id="562" w:author="Sally Thompson" w:date="2019-05-22T15:21:00Z">
        <w:r w:rsidR="005747C8">
          <w:rPr>
            <w:rFonts w:ascii="Times New Roman" w:hAnsi="Times New Roman" w:cs="Times New Roman"/>
            <w:color w:val="000000" w:themeColor="text1"/>
          </w:rPr>
          <w:t>T</w:t>
        </w:r>
      </w:ins>
      <w:r w:rsidR="008231EE" w:rsidRPr="0016288C">
        <w:rPr>
          <w:rFonts w:ascii="Times New Roman" w:hAnsi="Times New Roman" w:cs="Times New Roman"/>
          <w:color w:val="000000" w:themeColor="text1"/>
        </w:rPr>
        <w:t>he SCB shrub site contains a dense growth of young conifers with a mix of ceanothus</w:t>
      </w:r>
      <w:ins w:id="563" w:author="Sally Thompson" w:date="2019-05-22T15:21:00Z">
        <w:r w:rsidR="005747C8">
          <w:rPr>
            <w:rFonts w:ascii="Times New Roman" w:hAnsi="Times New Roman" w:cs="Times New Roman"/>
            <w:color w:val="000000" w:themeColor="text1"/>
          </w:rPr>
          <w:t xml:space="preserve"> and grass</w:t>
        </w:r>
      </w:ins>
      <w:r w:rsidR="008231EE" w:rsidRPr="0016288C">
        <w:rPr>
          <w:rFonts w:ascii="Times New Roman" w:hAnsi="Times New Roman" w:cs="Times New Roman"/>
          <w:color w:val="000000" w:themeColor="text1"/>
        </w:rPr>
        <w:t xml:space="preserve">. </w:t>
      </w:r>
      <w:r>
        <w:rPr>
          <w:rFonts w:ascii="Times New Roman" w:hAnsi="Times New Roman" w:cs="Times New Roman"/>
          <w:color w:val="000000" w:themeColor="text1"/>
        </w:rPr>
        <w:t>The f</w:t>
      </w:r>
      <w:r w:rsidRPr="0016288C">
        <w:rPr>
          <w:rFonts w:ascii="Times New Roman" w:hAnsi="Times New Roman" w:cs="Times New Roman"/>
          <w:color w:val="000000" w:themeColor="text1"/>
        </w:rPr>
        <w:t xml:space="preserve">orest </w:t>
      </w:r>
      <w:r w:rsidR="008231EE" w:rsidRPr="0016288C">
        <w:rPr>
          <w:rFonts w:ascii="Times New Roman" w:hAnsi="Times New Roman" w:cs="Times New Roman"/>
          <w:color w:val="000000" w:themeColor="text1"/>
        </w:rPr>
        <w:t xml:space="preserve">sites </w:t>
      </w:r>
      <w:r>
        <w:rPr>
          <w:rFonts w:ascii="Times New Roman" w:hAnsi="Times New Roman" w:cs="Times New Roman"/>
          <w:color w:val="000000" w:themeColor="text1"/>
        </w:rPr>
        <w:t xml:space="preserve">in the two basins </w:t>
      </w:r>
      <w:r w:rsidR="008231EE" w:rsidRPr="0016288C">
        <w:rPr>
          <w:rFonts w:ascii="Times New Roman" w:hAnsi="Times New Roman" w:cs="Times New Roman"/>
          <w:color w:val="000000" w:themeColor="text1"/>
        </w:rPr>
        <w:t>are similar in</w:t>
      </w:r>
      <w:r>
        <w:rPr>
          <w:rFonts w:ascii="Times New Roman" w:hAnsi="Times New Roman" w:cs="Times New Roman"/>
          <w:color w:val="000000" w:themeColor="text1"/>
        </w:rPr>
        <w:t xml:space="preserve"> terms of</w:t>
      </w:r>
      <w:r w:rsidR="008231EE" w:rsidRPr="0016288C">
        <w:rPr>
          <w:rFonts w:ascii="Times New Roman" w:hAnsi="Times New Roman" w:cs="Times New Roman"/>
          <w:color w:val="000000" w:themeColor="text1"/>
        </w:rPr>
        <w:t xml:space="preserve"> tree density, tree species, and slope. </w:t>
      </w:r>
      <w:del w:id="564" w:author="Sally Thompson" w:date="2019-05-22T15:21:00Z">
        <w:r w:rsidR="008231EE" w:rsidRPr="0016288C" w:rsidDel="005747C8">
          <w:rPr>
            <w:rFonts w:ascii="Times New Roman" w:hAnsi="Times New Roman" w:cs="Times New Roman"/>
            <w:color w:val="000000" w:themeColor="text1"/>
          </w:rPr>
          <w:delText>Fig</w:delText>
        </w:r>
        <w:r w:rsidR="008231EE" w:rsidRPr="00070B79" w:rsidDel="005747C8">
          <w:rPr>
            <w:rFonts w:ascii="Times New Roman" w:hAnsi="Times New Roman" w:cs="Times New Roman"/>
          </w:rPr>
          <w:delText xml:space="preserve">ure </w:delText>
        </w:r>
        <w:r w:rsidR="00F0305D" w:rsidDel="005747C8">
          <w:rPr>
            <w:rFonts w:ascii="Times New Roman" w:hAnsi="Times New Roman" w:cs="Times New Roman"/>
          </w:rPr>
          <w:delText>B</w:delText>
        </w:r>
        <w:r w:rsidR="008231EE" w:rsidRPr="00070B79" w:rsidDel="005747C8">
          <w:rPr>
            <w:rFonts w:ascii="Times New Roman" w:hAnsi="Times New Roman" w:cs="Times New Roman"/>
          </w:rPr>
          <w:delText xml:space="preserve">1 </w:delText>
        </w:r>
        <w:r w:rsidDel="005747C8">
          <w:rPr>
            <w:rFonts w:ascii="Times New Roman" w:hAnsi="Times New Roman" w:cs="Times New Roman"/>
          </w:rPr>
          <w:delText>shows</w:delText>
        </w:r>
        <w:r w:rsidRPr="00070B79" w:rsidDel="005747C8">
          <w:rPr>
            <w:rFonts w:ascii="Times New Roman" w:hAnsi="Times New Roman" w:cs="Times New Roman"/>
          </w:rPr>
          <w:delText xml:space="preserve"> image</w:delText>
        </w:r>
        <w:r w:rsidDel="005747C8">
          <w:rPr>
            <w:rFonts w:ascii="Times New Roman" w:hAnsi="Times New Roman" w:cs="Times New Roman"/>
          </w:rPr>
          <w:delText>s</w:delText>
        </w:r>
        <w:r w:rsidRPr="00070B79" w:rsidDel="005747C8">
          <w:rPr>
            <w:rFonts w:ascii="Times New Roman" w:hAnsi="Times New Roman" w:cs="Times New Roman"/>
          </w:rPr>
          <w:delText xml:space="preserve"> </w:delText>
        </w:r>
        <w:r w:rsidR="008231EE" w:rsidRPr="00070B79" w:rsidDel="005747C8">
          <w:rPr>
            <w:rFonts w:ascii="Times New Roman" w:hAnsi="Times New Roman" w:cs="Times New Roman"/>
          </w:rPr>
          <w:delText>of SCB weather stations</w:delText>
        </w:r>
        <w:r w:rsidR="00F0305D" w:rsidDel="005747C8">
          <w:rPr>
            <w:rFonts w:ascii="Times New Roman" w:hAnsi="Times New Roman" w:cs="Times New Roman"/>
          </w:rPr>
          <w:delText xml:space="preserve"> and</w:delText>
        </w:r>
        <w:r w:rsidR="008231EE" w:rsidRPr="00070B79" w:rsidDel="005747C8">
          <w:rPr>
            <w:rFonts w:ascii="Times New Roman" w:hAnsi="Times New Roman" w:cs="Times New Roman"/>
          </w:rPr>
          <w:delText xml:space="preserve"> Figure </w:delText>
        </w:r>
        <w:r w:rsidR="00F0305D" w:rsidDel="005747C8">
          <w:rPr>
            <w:rFonts w:ascii="Times New Roman" w:hAnsi="Times New Roman" w:cs="Times New Roman"/>
          </w:rPr>
          <w:delText>B2</w:delText>
        </w:r>
        <w:r w:rsidR="008231EE" w:rsidRPr="00070B79" w:rsidDel="005747C8">
          <w:rPr>
            <w:rFonts w:ascii="Times New Roman" w:hAnsi="Times New Roman" w:cs="Times New Roman"/>
          </w:rPr>
          <w:delText xml:space="preserve"> for </w:delText>
        </w:r>
        <w:r w:rsidR="00F0305D" w:rsidDel="005747C8">
          <w:rPr>
            <w:rFonts w:ascii="Times New Roman" w:hAnsi="Times New Roman" w:cs="Times New Roman"/>
          </w:rPr>
          <w:delText xml:space="preserve">imagery of </w:delText>
        </w:r>
        <w:r w:rsidR="008231EE" w:rsidRPr="00070B79" w:rsidDel="005747C8">
          <w:rPr>
            <w:rFonts w:ascii="Times New Roman" w:hAnsi="Times New Roman" w:cs="Times New Roman"/>
          </w:rPr>
          <w:delText>pre-Empire fire ICB weather stations.</w:delText>
        </w:r>
        <w:r w:rsidR="00135441" w:rsidDel="005747C8">
          <w:rPr>
            <w:rFonts w:ascii="Times New Roman" w:hAnsi="Times New Roman" w:cs="Times New Roman"/>
          </w:rPr>
          <w:delText xml:space="preserve"> The SCB stations </w:delText>
        </w:r>
        <w:r w:rsidR="00F0305D" w:rsidDel="005747C8">
          <w:rPr>
            <w:rFonts w:ascii="Times New Roman" w:hAnsi="Times New Roman" w:cs="Times New Roman"/>
          </w:rPr>
          <w:delText>were</w:delText>
        </w:r>
        <w:r w:rsidR="00135441" w:rsidDel="005747C8">
          <w:rPr>
            <w:rFonts w:ascii="Times New Roman" w:hAnsi="Times New Roman" w:cs="Times New Roman"/>
          </w:rPr>
          <w:delText xml:space="preserve"> installed </w:delText>
        </w:r>
        <w:r w:rsidDel="005747C8">
          <w:rPr>
            <w:rFonts w:ascii="Times New Roman" w:hAnsi="Times New Roman" w:cs="Times New Roman"/>
          </w:rPr>
          <w:delText xml:space="preserve">at </w:delText>
        </w:r>
        <w:r w:rsidR="00135441" w:rsidDel="005747C8">
          <w:rPr>
            <w:rFonts w:ascii="Times New Roman" w:hAnsi="Times New Roman" w:cs="Times New Roman"/>
          </w:rPr>
          <w:delText xml:space="preserve">slightly higher </w:delText>
        </w:r>
        <w:r w:rsidDel="005747C8">
          <w:rPr>
            <w:rFonts w:ascii="Times New Roman" w:hAnsi="Times New Roman" w:cs="Times New Roman"/>
          </w:rPr>
          <w:delText xml:space="preserve">elevation </w:delText>
        </w:r>
        <w:r w:rsidR="00135441" w:rsidDel="005747C8">
          <w:rPr>
            <w:rFonts w:ascii="Times New Roman" w:hAnsi="Times New Roman" w:cs="Times New Roman"/>
          </w:rPr>
          <w:delText xml:space="preserve">(~2400 m) than in ICB (~2100 </w:delText>
        </w:r>
        <w:r w:rsidDel="005747C8">
          <w:rPr>
            <w:rFonts w:ascii="Times New Roman" w:hAnsi="Times New Roman" w:cs="Times New Roman"/>
          </w:rPr>
          <w:delText>m</w:delText>
        </w:r>
        <w:r w:rsidR="00135441" w:rsidDel="005747C8">
          <w:rPr>
            <w:rFonts w:ascii="Times New Roman" w:hAnsi="Times New Roman" w:cs="Times New Roman"/>
          </w:rPr>
          <w:delText>).</w:delText>
        </w:r>
      </w:del>
    </w:p>
    <w:p w14:paraId="4EFF3E35" w14:textId="2881B9F4" w:rsidR="003D164C" w:rsidRPr="00594B0A" w:rsidRDefault="003D164C" w:rsidP="003D164C">
      <w:pPr>
        <w:jc w:val="center"/>
        <w:rPr>
          <w:rFonts w:ascii="Times New Roman" w:hAnsi="Times New Roman" w:cs="Times New Roman"/>
          <w:color w:val="000000" w:themeColor="text1"/>
          <w:sz w:val="18"/>
          <w:szCs w:val="18"/>
        </w:rPr>
      </w:pPr>
      <w:del w:id="565" w:author="Sally Thompson" w:date="2019-05-22T15:22:00Z">
        <w:r w:rsidRPr="005747C8" w:rsidDel="005747C8">
          <w:rPr>
            <w:rFonts w:ascii="Times New Roman" w:hAnsi="Times New Roman" w:cs="Times New Roman"/>
            <w:noProof/>
            <w:color w:val="000000" w:themeColor="text1"/>
            <w:lang w:eastAsia="en-US"/>
          </w:rPr>
          <w:lastRenderedPageBreak/>
          <mc:AlternateContent>
            <mc:Choice Requires="wps">
              <w:drawing>
                <wp:anchor distT="0" distB="0" distL="114300" distR="114300" simplePos="0" relativeHeight="251659264" behindDoc="0" locked="0" layoutInCell="1" allowOverlap="1" wp14:anchorId="5F3383F2" wp14:editId="13C798AA">
                  <wp:simplePos x="0" y="0"/>
                  <wp:positionH relativeFrom="column">
                    <wp:posOffset>4404316</wp:posOffset>
                  </wp:positionH>
                  <wp:positionV relativeFrom="paragraph">
                    <wp:posOffset>3986589</wp:posOffset>
                  </wp:positionV>
                  <wp:extent cx="797442" cy="372139"/>
                  <wp:effectExtent l="0" t="0" r="3175" b="0"/>
                  <wp:wrapNone/>
                  <wp:docPr id="35" name="Text Box 35"/>
                  <wp:cNvGraphicFramePr/>
                  <a:graphic xmlns:a="http://schemas.openxmlformats.org/drawingml/2006/main">
                    <a:graphicData uri="http://schemas.microsoft.com/office/word/2010/wordprocessingShape">
                      <wps:wsp>
                        <wps:cNvSpPr txBox="1"/>
                        <wps:spPr>
                          <a:xfrm>
                            <a:off x="0" y="0"/>
                            <a:ext cx="797442" cy="372139"/>
                          </a:xfrm>
                          <a:prstGeom prst="rect">
                            <a:avLst/>
                          </a:prstGeom>
                          <a:solidFill>
                            <a:schemeClr val="lt1"/>
                          </a:solidFill>
                          <a:ln w="6350">
                            <a:noFill/>
                          </a:ln>
                        </wps:spPr>
                        <wps:txbx>
                          <w:txbxContent>
                            <w:p w14:paraId="3919A516" w14:textId="77777777" w:rsidR="000563B2" w:rsidRPr="00A62C82" w:rsidRDefault="000563B2" w:rsidP="003D164C">
                              <w:pPr>
                                <w:rPr>
                                  <w:b/>
                                  <w:sz w:val="32"/>
                                </w:rPr>
                              </w:pPr>
                              <w:r w:rsidRPr="00A62C82">
                                <w:rPr>
                                  <w:b/>
                                  <w:sz w:val="32"/>
                                </w:rPr>
                                <w:t>Shrub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3383F2" id="_x0000_t202" coordsize="21600,21600" o:spt="202" path="m,l,21600r21600,l21600,xe">
                  <v:stroke joinstyle="miter"/>
                  <v:path gradientshapeok="t" o:connecttype="rect"/>
                </v:shapetype>
                <v:shape id="Text Box 35" o:spid="_x0000_s1026" type="#_x0000_t202" style="position:absolute;left:0;text-align:left;margin-left:346.8pt;margin-top:313.9pt;width:62.8pt;height:2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" fillcolor="white [3201]" stroked="f" strokeweight=".5pt">
                  <v:textbox>
                    <w:txbxContent>
                      <w:p w14:paraId="3919A516" w14:textId="77777777" w:rsidR="000563B2" w:rsidRPr="00A62C82" w:rsidRDefault="000563B2" w:rsidP="003D164C">
                        <w:pPr>
                          <w:rPr>
                            <w:b/>
                            <w:sz w:val="32"/>
                          </w:rPr>
                        </w:pPr>
                        <w:r w:rsidRPr="00A62C82">
                          <w:rPr>
                            <w:b/>
                            <w:sz w:val="32"/>
                          </w:rPr>
                          <w:t>Shrub</w:t>
                        </w:r>
                      </w:p>
                    </w:txbxContent>
                  </v:textbox>
                </v:shape>
              </w:pict>
            </mc:Fallback>
          </mc:AlternateContent>
        </w:r>
        <w:r w:rsidRPr="005747C8" w:rsidDel="005747C8">
          <w:rPr>
            <w:rFonts w:ascii="Times New Roman" w:hAnsi="Times New Roman" w:cs="Times New Roman"/>
            <w:noProof/>
            <w:color w:val="000000" w:themeColor="text1"/>
            <w:lang w:eastAsia="en-US"/>
          </w:rPr>
          <mc:AlternateContent>
            <mc:Choice Requires="wps">
              <w:drawing>
                <wp:anchor distT="0" distB="0" distL="114300" distR="114300" simplePos="0" relativeHeight="251660288" behindDoc="0" locked="0" layoutInCell="1" allowOverlap="1" wp14:anchorId="4E2CB71B" wp14:editId="395C7AE4">
                  <wp:simplePos x="0" y="0"/>
                  <wp:positionH relativeFrom="column">
                    <wp:posOffset>4097581</wp:posOffset>
                  </wp:positionH>
                  <wp:positionV relativeFrom="paragraph">
                    <wp:posOffset>1780968</wp:posOffset>
                  </wp:positionV>
                  <wp:extent cx="988695" cy="372110"/>
                  <wp:effectExtent l="0" t="0" r="1905" b="0"/>
                  <wp:wrapNone/>
                  <wp:docPr id="37" name="Text Box 37"/>
                  <wp:cNvGraphicFramePr/>
                  <a:graphic xmlns:a="http://schemas.openxmlformats.org/drawingml/2006/main">
                    <a:graphicData uri="http://schemas.microsoft.com/office/word/2010/wordprocessingShape">
                      <wps:wsp>
                        <wps:cNvSpPr txBox="1"/>
                        <wps:spPr>
                          <a:xfrm>
                            <a:off x="0" y="0"/>
                            <a:ext cx="988695" cy="372110"/>
                          </a:xfrm>
                          <a:prstGeom prst="rect">
                            <a:avLst/>
                          </a:prstGeom>
                          <a:solidFill>
                            <a:schemeClr val="lt1"/>
                          </a:solidFill>
                          <a:ln w="6350">
                            <a:noFill/>
                          </a:ln>
                        </wps:spPr>
                        <wps:txbx>
                          <w:txbxContent>
                            <w:p w14:paraId="27DF1BA1" w14:textId="77777777" w:rsidR="000563B2" w:rsidRPr="00A62C82" w:rsidRDefault="000563B2" w:rsidP="003D164C">
                              <w:pPr>
                                <w:rPr>
                                  <w:b/>
                                  <w:sz w:val="32"/>
                                </w:rPr>
                              </w:pPr>
                              <w:r>
                                <w:rPr>
                                  <w:b/>
                                  <w:sz w:val="32"/>
                                </w:rPr>
                                <w:t>Wetland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CB71B" id="Text Box 37" o:spid="_x0000_s1027" type="#_x0000_t202" style="position:absolute;left:0;text-align:left;margin-left:322.65pt;margin-top:140.25pt;width:77.85pt;height:2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" fillcolor="white [3201]" stroked="f" strokeweight=".5pt">
                  <v:textbox>
                    <w:txbxContent>
                      <w:p w14:paraId="27DF1BA1" w14:textId="77777777" w:rsidR="000563B2" w:rsidRPr="00A62C82" w:rsidRDefault="000563B2" w:rsidP="003D164C">
                        <w:pPr>
                          <w:rPr>
                            <w:b/>
                            <w:sz w:val="32"/>
                          </w:rPr>
                        </w:pPr>
                        <w:r>
                          <w:rPr>
                            <w:b/>
                            <w:sz w:val="32"/>
                          </w:rPr>
                          <w:t>Wetland</w:t>
                        </w:r>
                      </w:p>
                    </w:txbxContent>
                  </v:textbox>
                </v:shape>
              </w:pict>
            </mc:Fallback>
          </mc:AlternateContent>
        </w:r>
      </w:del>
      <w:r w:rsidR="00354D61" w:rsidRPr="00354D61">
        <w:rPr>
          <w:rFonts w:ascii="Times New Roman" w:hAnsi="Times New Roman" w:cs="Times New Roman"/>
          <w:noProof/>
          <w:color w:val="000000" w:themeColor="text1"/>
          <w:sz w:val="18"/>
          <w:szCs w:val="18"/>
          <w:lang w:eastAsia="en-US"/>
        </w:rPr>
        <w:drawing>
          <wp:inline distT="0" distB="0" distL="0" distR="0" wp14:anchorId="76AC0BC5" wp14:editId="4393EC1F">
            <wp:extent cx="4713604" cy="5438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israme\Google Drive\ThompsonFire\SEQKI\WeatherStnInstallations\Photos\Station1\DSCF5288.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731762" cy="5459727"/>
                    </a:xfrm>
                    <a:prstGeom prst="rect">
                      <a:avLst/>
                    </a:prstGeom>
                    <a:noFill/>
                    <a:ln>
                      <a:noFill/>
                    </a:ln>
                  </pic:spPr>
                </pic:pic>
              </a:graphicData>
            </a:graphic>
          </wp:inline>
        </w:drawing>
      </w:r>
    </w:p>
    <w:p w14:paraId="31025CEF" w14:textId="169A510C" w:rsidR="003D164C" w:rsidRPr="00594B0A" w:rsidRDefault="003D164C" w:rsidP="003D164C">
      <w:pPr>
        <w:jc w:val="center"/>
        <w:rPr>
          <w:rFonts w:ascii="Times New Roman" w:hAnsi="Times New Roman" w:cs="Times New Roman"/>
          <w:color w:val="000000" w:themeColor="text1"/>
        </w:rPr>
      </w:pPr>
    </w:p>
    <w:p w14:paraId="42B402F5" w14:textId="3DC75607" w:rsidR="003D164C" w:rsidRPr="00594B0A" w:rsidRDefault="003D164C" w:rsidP="000B70F7">
      <w:pPr>
        <w:pStyle w:val="Caption"/>
        <w:rPr>
          <w:rFonts w:ascii="Times New Roman" w:hAnsi="Times New Roman" w:cs="Times New Roman"/>
          <w:color w:val="000000" w:themeColor="text1"/>
          <w:sz w:val="24"/>
          <w:szCs w:val="24"/>
        </w:rPr>
      </w:pPr>
      <w:r w:rsidRPr="00594B0A">
        <w:rPr>
          <w:rFonts w:ascii="Times New Roman" w:hAnsi="Times New Roman" w:cs="Times New Roman"/>
          <w:color w:val="000000" w:themeColor="text1"/>
        </w:rPr>
        <w:t xml:space="preserve">Figure B1: Images of weather stations in Sugarloaf Creek Basin. </w:t>
      </w:r>
      <w:r w:rsidR="00D76E15">
        <w:rPr>
          <w:rFonts w:ascii="Times New Roman" w:hAnsi="Times New Roman" w:cs="Times New Roman"/>
          <w:color w:val="000000" w:themeColor="text1"/>
        </w:rPr>
        <w:t xml:space="preserve">These stations are located in three nearby areas: one relatively wet site dominated by grasses and conifer recruitment (A; referred to as “wetland” in the main text), one drier site with sparse conifer recruitment and shrub growth (B; referred to as “shrub” in the main text), and one with an intact mature conifer canopy (C; referred to as “forest” in the main text). </w:t>
      </w:r>
    </w:p>
    <w:p w14:paraId="0EE24B72" w14:textId="0F819906" w:rsidR="003D164C" w:rsidRPr="00594B0A" w:rsidRDefault="003D164C" w:rsidP="003D164C">
      <w:pPr>
        <w:rPr>
          <w:rFonts w:ascii="Times New Roman" w:hAnsi="Times New Roman" w:cs="Times New Roman"/>
          <w:color w:val="000000" w:themeColor="text1"/>
        </w:rPr>
      </w:pPr>
    </w:p>
    <w:p w14:paraId="1A75111C" w14:textId="687F597F" w:rsidR="003D164C" w:rsidRPr="00594B0A" w:rsidRDefault="003D164C" w:rsidP="003D164C">
      <w:pPr>
        <w:jc w:val="center"/>
        <w:rPr>
          <w:rFonts w:ascii="Times New Roman" w:hAnsi="Times New Roman" w:cs="Times New Roman"/>
          <w:color w:val="000000" w:themeColor="text1"/>
        </w:rPr>
      </w:pPr>
      <w:r w:rsidRPr="00594B0A">
        <w:rPr>
          <w:rFonts w:ascii="Times New Roman" w:hAnsi="Times New Roman" w:cs="Times New Roman"/>
          <w:noProof/>
          <w:color w:val="000000" w:themeColor="text1"/>
          <w:lang w:eastAsia="en-US"/>
        </w:rPr>
        <w:lastRenderedPageBreak/>
        <w:drawing>
          <wp:inline distT="0" distB="0" distL="0" distR="0" wp14:anchorId="13F3576A" wp14:editId="223A8123">
            <wp:extent cx="5068567" cy="5848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82128" cy="597938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81E1798" w14:textId="33919798" w:rsidR="003D164C" w:rsidRPr="00594B0A" w:rsidRDefault="003D164C" w:rsidP="003D164C">
      <w:pPr>
        <w:jc w:val="center"/>
        <w:rPr>
          <w:rFonts w:ascii="Times New Roman" w:hAnsi="Times New Roman" w:cs="Times New Roman"/>
          <w:color w:val="000000" w:themeColor="text1"/>
        </w:rPr>
      </w:pPr>
    </w:p>
    <w:p w14:paraId="557BF371" w14:textId="50FB1341" w:rsidR="003D164C" w:rsidRPr="00594B0A" w:rsidRDefault="003D164C" w:rsidP="000B70F7">
      <w:pPr>
        <w:pStyle w:val="Caption"/>
        <w:rPr>
          <w:rFonts w:ascii="Times New Roman" w:hAnsi="Times New Roman" w:cs="Times New Roman"/>
          <w:color w:val="000000" w:themeColor="text1"/>
          <w:sz w:val="24"/>
          <w:szCs w:val="24"/>
        </w:rPr>
      </w:pPr>
      <w:r w:rsidRPr="00594B0A">
        <w:rPr>
          <w:rFonts w:ascii="Times New Roman" w:hAnsi="Times New Roman" w:cs="Times New Roman"/>
          <w:color w:val="000000" w:themeColor="text1"/>
        </w:rPr>
        <w:t>Figure B2: I</w:t>
      </w:r>
      <w:r w:rsidR="00D76E15">
        <w:rPr>
          <w:rFonts w:ascii="Times New Roman" w:hAnsi="Times New Roman" w:cs="Times New Roman"/>
          <w:color w:val="000000" w:themeColor="text1"/>
        </w:rPr>
        <w:t xml:space="preserve">mages of weather stations </w:t>
      </w:r>
      <w:r w:rsidRPr="00594B0A">
        <w:rPr>
          <w:rFonts w:ascii="Times New Roman" w:hAnsi="Times New Roman" w:cs="Times New Roman"/>
          <w:color w:val="000000" w:themeColor="text1"/>
        </w:rPr>
        <w:t xml:space="preserve">in </w:t>
      </w:r>
      <w:proofErr w:type="spellStart"/>
      <w:r w:rsidRPr="00594B0A">
        <w:rPr>
          <w:rFonts w:ascii="Times New Roman" w:hAnsi="Times New Roman" w:cs="Times New Roman"/>
          <w:color w:val="000000" w:themeColor="text1"/>
        </w:rPr>
        <w:t>Illilouette</w:t>
      </w:r>
      <w:proofErr w:type="spellEnd"/>
      <w:r w:rsidRPr="00594B0A">
        <w:rPr>
          <w:rFonts w:ascii="Times New Roman" w:hAnsi="Times New Roman" w:cs="Times New Roman"/>
          <w:color w:val="000000" w:themeColor="text1"/>
        </w:rPr>
        <w:t xml:space="preserve"> Creek Basin. </w:t>
      </w:r>
      <w:r w:rsidR="00D76E15">
        <w:rPr>
          <w:rFonts w:ascii="Times New Roman" w:hAnsi="Times New Roman" w:cs="Times New Roman"/>
          <w:color w:val="000000" w:themeColor="text1"/>
        </w:rPr>
        <w:t xml:space="preserve">These sites are dominated by wetland vegetation (A; “wetland”), shrubs and conifer recruitment (B; “shrub”), and a mature conifer canopy (C; “forest”). </w:t>
      </w:r>
    </w:p>
    <w:p w14:paraId="0F370BFF" w14:textId="77777777" w:rsidR="003D164C" w:rsidRPr="00594B0A" w:rsidRDefault="003D164C" w:rsidP="003D164C">
      <w:pPr>
        <w:rPr>
          <w:rFonts w:ascii="Times New Roman" w:hAnsi="Times New Roman" w:cs="Times New Roman"/>
          <w:color w:val="000000" w:themeColor="text1"/>
        </w:rPr>
      </w:pPr>
    </w:p>
    <w:p w14:paraId="46743F69" w14:textId="25687ED4" w:rsidR="0060035F" w:rsidRDefault="00070B79">
      <w:pPr>
        <w:spacing w:line="480" w:lineRule="auto"/>
        <w:rPr>
          <w:rFonts w:ascii="Times New Roman" w:hAnsi="Times New Roman" w:cs="Times New Roman"/>
        </w:rPr>
        <w:pPrChange w:id="566" w:author="Sally Thompson" w:date="2019-05-22T15:23:00Z">
          <w:pPr>
            <w:spacing w:line="480" w:lineRule="auto"/>
            <w:ind w:firstLine="720"/>
          </w:pPr>
        </w:pPrChange>
      </w:pPr>
      <w:del w:id="567" w:author="Gabrielle Boisrame" w:date="2019-05-31T12:00:00Z">
        <w:r w:rsidRPr="00594B0A" w:rsidDel="00594B0A">
          <w:rPr>
            <w:rFonts w:ascii="Times New Roman" w:hAnsi="Times New Roman" w:cs="Times New Roman"/>
          </w:rPr>
          <w:delText>W</w:delText>
        </w:r>
        <w:r w:rsidRPr="00070B79" w:rsidDel="00594B0A">
          <w:rPr>
            <w:rFonts w:ascii="Times New Roman" w:hAnsi="Times New Roman" w:cs="Times New Roman"/>
          </w:rPr>
          <w:delText>eather</w:delText>
        </w:r>
      </w:del>
      <w:ins w:id="568" w:author="Gabrielle Boisrame" w:date="2019-05-31T12:00:00Z">
        <w:r w:rsidR="00594B0A">
          <w:rPr>
            <w:rFonts w:ascii="Times New Roman" w:hAnsi="Times New Roman" w:cs="Times New Roman"/>
          </w:rPr>
          <w:t xml:space="preserve">The </w:t>
        </w:r>
      </w:ins>
      <w:ins w:id="569" w:author="Sally Thompson" w:date="2019-05-22T15:23:00Z">
        <w:r w:rsidR="005747C8">
          <w:rPr>
            <w:rFonts w:ascii="Times New Roman" w:hAnsi="Times New Roman" w:cs="Times New Roman"/>
            <w:noProof/>
            <w:color w:val="000000" w:themeColor="text1"/>
            <w:lang w:eastAsia="en-US"/>
          </w:rPr>
          <w:t>weather</w:t>
        </w:r>
      </w:ins>
      <w:r w:rsidRPr="00070B79">
        <w:rPr>
          <w:rFonts w:ascii="Times New Roman" w:hAnsi="Times New Roman" w:cs="Times New Roman"/>
        </w:rPr>
        <w:t xml:space="preserve"> station</w:t>
      </w:r>
      <w:ins w:id="570" w:author="Sally Thompson" w:date="2019-05-22T15:23:00Z">
        <w:r w:rsidR="005747C8">
          <w:rPr>
            <w:rFonts w:ascii="Times New Roman" w:hAnsi="Times New Roman" w:cs="Times New Roman"/>
          </w:rPr>
          <w:t>s</w:t>
        </w:r>
      </w:ins>
      <w:r w:rsidRPr="00070B79">
        <w:rPr>
          <w:rFonts w:ascii="Times New Roman" w:hAnsi="Times New Roman" w:cs="Times New Roman"/>
        </w:rPr>
        <w:t xml:space="preserve"> </w:t>
      </w:r>
      <w:del w:id="571" w:author="Sally Thompson" w:date="2019-05-22T15:23:00Z">
        <w:r w:rsidRPr="00070B79" w:rsidDel="005747C8">
          <w:rPr>
            <w:rFonts w:ascii="Times New Roman" w:hAnsi="Times New Roman" w:cs="Times New Roman"/>
          </w:rPr>
          <w:delText xml:space="preserve">data </w:delText>
        </w:r>
        <w:r w:rsidR="003303F7" w:rsidDel="005747C8">
          <w:rPr>
            <w:rFonts w:ascii="Times New Roman" w:hAnsi="Times New Roman" w:cs="Times New Roman"/>
          </w:rPr>
          <w:delText>indicate that</w:delText>
        </w:r>
      </w:del>
      <w:ins w:id="572" w:author="Sally Thompson" w:date="2019-05-22T15:23:00Z">
        <w:r w:rsidR="005747C8">
          <w:rPr>
            <w:rFonts w:ascii="Times New Roman" w:hAnsi="Times New Roman" w:cs="Times New Roman"/>
          </w:rPr>
          <w:t>reported</w:t>
        </w:r>
      </w:ins>
      <w:r w:rsidR="003303F7">
        <w:rPr>
          <w:rFonts w:ascii="Times New Roman" w:hAnsi="Times New Roman" w:cs="Times New Roman"/>
        </w:rPr>
        <w:t xml:space="preserve"> more</w:t>
      </w:r>
      <w:r w:rsidR="003303F7" w:rsidRPr="00070B79">
        <w:rPr>
          <w:rFonts w:ascii="Times New Roman" w:hAnsi="Times New Roman" w:cs="Times New Roman"/>
        </w:rPr>
        <w:t xml:space="preserve"> </w:t>
      </w:r>
      <w:r w:rsidR="003303F7">
        <w:rPr>
          <w:rFonts w:ascii="Times New Roman" w:hAnsi="Times New Roman" w:cs="Times New Roman"/>
        </w:rPr>
        <w:t xml:space="preserve">precipitation </w:t>
      </w:r>
      <w:del w:id="573" w:author="Sally Thompson" w:date="2019-05-22T15:23:00Z">
        <w:r w:rsidR="003303F7" w:rsidDel="005747C8">
          <w:rPr>
            <w:rFonts w:ascii="Times New Roman" w:hAnsi="Times New Roman" w:cs="Times New Roman"/>
          </w:rPr>
          <w:delText>fell</w:delText>
        </w:r>
        <w:r w:rsidRPr="00070B79" w:rsidDel="005747C8">
          <w:rPr>
            <w:rFonts w:ascii="Times New Roman" w:hAnsi="Times New Roman" w:cs="Times New Roman"/>
          </w:rPr>
          <w:delText xml:space="preserve"> </w:delText>
        </w:r>
      </w:del>
      <w:r w:rsidRPr="00070B79">
        <w:rPr>
          <w:rFonts w:ascii="Times New Roman" w:hAnsi="Times New Roman" w:cs="Times New Roman"/>
        </w:rPr>
        <w:t xml:space="preserve">in ICB than SCB (Table </w:t>
      </w:r>
      <w:r w:rsidR="00F0305D">
        <w:rPr>
          <w:rFonts w:ascii="Times New Roman" w:hAnsi="Times New Roman" w:cs="Times New Roman"/>
        </w:rPr>
        <w:t>B2</w:t>
      </w:r>
      <w:r w:rsidRPr="00070B79">
        <w:rPr>
          <w:rFonts w:ascii="Times New Roman" w:hAnsi="Times New Roman" w:cs="Times New Roman"/>
        </w:rPr>
        <w:t>)</w:t>
      </w:r>
      <w:ins w:id="574" w:author="Sally Thompson" w:date="2019-05-22T15:23:00Z">
        <w:r w:rsidR="005747C8">
          <w:rPr>
            <w:rFonts w:ascii="Times New Roman" w:hAnsi="Times New Roman" w:cs="Times New Roman"/>
          </w:rPr>
          <w:t>, with the differences being larger</w:t>
        </w:r>
      </w:ins>
      <w:ins w:id="575" w:author="Sally Thompson" w:date="2019-05-22T15:24:00Z">
        <w:r w:rsidR="005747C8">
          <w:rPr>
            <w:rFonts w:ascii="Times New Roman" w:hAnsi="Times New Roman" w:cs="Times New Roman"/>
          </w:rPr>
          <w:t xml:space="preserve"> (</w:t>
        </w:r>
        <w:r w:rsidR="005747C8" w:rsidRPr="00070B79">
          <w:rPr>
            <w:rFonts w:ascii="Times New Roman" w:hAnsi="Times New Roman" w:cs="Times New Roman"/>
          </w:rPr>
          <w:t>1.3-1.6</w:t>
        </w:r>
        <w:r w:rsidR="005747C8">
          <w:rPr>
            <w:rFonts w:ascii="Times New Roman" w:hAnsi="Times New Roman" w:cs="Times New Roman"/>
          </w:rPr>
          <w:t xml:space="preserve"> times more precipitation in ICB than SCB)</w:t>
        </w:r>
      </w:ins>
      <w:ins w:id="576" w:author="Sally Thompson" w:date="2019-05-22T15:23:00Z">
        <w:r w:rsidR="005747C8">
          <w:rPr>
            <w:rFonts w:ascii="Times New Roman" w:hAnsi="Times New Roman" w:cs="Times New Roman"/>
          </w:rPr>
          <w:t xml:space="preserve"> in </w:t>
        </w:r>
      </w:ins>
      <w:ins w:id="577" w:author="Sally Thompson" w:date="2019-05-22T15:24:00Z">
        <w:r w:rsidR="005747C8">
          <w:rPr>
            <w:rFonts w:ascii="Times New Roman" w:hAnsi="Times New Roman" w:cs="Times New Roman"/>
          </w:rPr>
          <w:t>2017 (a</w:t>
        </w:r>
      </w:ins>
      <w:ins w:id="578" w:author="Sally Thompson" w:date="2019-05-22T15:23:00Z">
        <w:r w:rsidR="005747C8">
          <w:rPr>
            <w:rFonts w:ascii="Times New Roman" w:hAnsi="Times New Roman" w:cs="Times New Roman"/>
          </w:rPr>
          <w:t xml:space="preserve"> wet year</w:t>
        </w:r>
      </w:ins>
      <w:ins w:id="579" w:author="Sally Thompson" w:date="2019-05-22T15:24:00Z">
        <w:r w:rsidR="005747C8">
          <w:rPr>
            <w:rFonts w:ascii="Times New Roman" w:hAnsi="Times New Roman" w:cs="Times New Roman"/>
          </w:rPr>
          <w:t xml:space="preserve">) than </w:t>
        </w:r>
      </w:ins>
      <w:ins w:id="580" w:author="Sally Thompson" w:date="2019-05-22T15:23:00Z">
        <w:r w:rsidR="005747C8">
          <w:rPr>
            <w:rFonts w:ascii="Times New Roman" w:hAnsi="Times New Roman" w:cs="Times New Roman"/>
          </w:rPr>
          <w:t>2018 (</w:t>
        </w:r>
      </w:ins>
      <w:ins w:id="581" w:author="Sally Thompson" w:date="2019-05-22T15:24:00Z">
        <w:r w:rsidR="005747C8" w:rsidRPr="00070B79">
          <w:rPr>
            <w:rFonts w:ascii="Times New Roman" w:hAnsi="Times New Roman" w:cs="Times New Roman"/>
          </w:rPr>
          <w:t>1.1-1.2</w:t>
        </w:r>
        <w:r w:rsidR="005747C8">
          <w:rPr>
            <w:rFonts w:ascii="Times New Roman" w:hAnsi="Times New Roman" w:cs="Times New Roman"/>
          </w:rPr>
          <w:t xml:space="preserve"> times more precipitation in ICB), a dry year</w:t>
        </w:r>
      </w:ins>
      <w:r w:rsidRPr="00070B79">
        <w:rPr>
          <w:rFonts w:ascii="Times New Roman" w:hAnsi="Times New Roman" w:cs="Times New Roman"/>
        </w:rPr>
        <w:t xml:space="preserve">. </w:t>
      </w:r>
      <w:ins w:id="582" w:author="Sally Thompson" w:date="2019-05-22T15:24:00Z">
        <w:r w:rsidR="005747C8">
          <w:rPr>
            <w:rFonts w:ascii="Times New Roman" w:hAnsi="Times New Roman" w:cs="Times New Roman"/>
          </w:rPr>
          <w:t xml:space="preserve"> </w:t>
        </w:r>
      </w:ins>
      <w:del w:id="583" w:author="Sally Thompson" w:date="2019-05-22T15:24:00Z">
        <w:r w:rsidRPr="00070B79" w:rsidDel="005747C8">
          <w:rPr>
            <w:rFonts w:ascii="Times New Roman" w:hAnsi="Times New Roman" w:cs="Times New Roman"/>
          </w:rPr>
          <w:delText xml:space="preserve">Total precipitation in ICB was 1.3-1.6 times the total precipitation in SCB for the wet 2017 WY. For the drier 2018 WY, total precipitation in ICB was between 1.1-1.2 times precipitation in SCB. </w:delText>
        </w:r>
      </w:del>
      <w:r w:rsidR="008231EE" w:rsidRPr="00070B79">
        <w:rPr>
          <w:rFonts w:ascii="Times New Roman" w:hAnsi="Times New Roman" w:cs="Times New Roman"/>
        </w:rPr>
        <w:t xml:space="preserve">Precipitation totals for ICB are conservative for 2017 WY because of the removal of the weather stations prior to the Empire Fire (September through the end of November). </w:t>
      </w:r>
      <w:del w:id="584" w:author="Sally Thompson" w:date="2019-05-22T15:25:00Z">
        <w:r w:rsidR="008231EE" w:rsidRPr="00070B79" w:rsidDel="005747C8">
          <w:rPr>
            <w:rFonts w:ascii="Times New Roman" w:hAnsi="Times New Roman" w:cs="Times New Roman"/>
          </w:rPr>
          <w:delText>There were a</w:delText>
        </w:r>
      </w:del>
      <w:ins w:id="585" w:author="Sally Thompson" w:date="2019-05-22T15:25:00Z">
        <w:r w:rsidR="005747C8">
          <w:rPr>
            <w:rFonts w:ascii="Times New Roman" w:hAnsi="Times New Roman" w:cs="Times New Roman"/>
          </w:rPr>
          <w:t>A</w:t>
        </w:r>
      </w:ins>
      <w:r w:rsidR="008231EE" w:rsidRPr="00070B79">
        <w:rPr>
          <w:rFonts w:ascii="Times New Roman" w:hAnsi="Times New Roman" w:cs="Times New Roman"/>
        </w:rPr>
        <w:t xml:space="preserve">t least two </w:t>
      </w:r>
      <w:del w:id="586" w:author="Sally Thompson" w:date="2019-05-22T15:25:00Z">
        <w:r w:rsidR="008231EE" w:rsidRPr="00070B79" w:rsidDel="005747C8">
          <w:rPr>
            <w:rFonts w:ascii="Times New Roman" w:hAnsi="Times New Roman" w:cs="Times New Roman"/>
          </w:rPr>
          <w:delText xml:space="preserve">non-recorded </w:delText>
        </w:r>
      </w:del>
      <w:r w:rsidR="008231EE" w:rsidRPr="00070B79">
        <w:rPr>
          <w:rFonts w:ascii="Times New Roman" w:hAnsi="Times New Roman" w:cs="Times New Roman"/>
        </w:rPr>
        <w:t xml:space="preserve">precipitation events </w:t>
      </w:r>
      <w:ins w:id="587" w:author="Sally Thompson" w:date="2019-05-22T15:25:00Z">
        <w:r w:rsidR="005747C8">
          <w:rPr>
            <w:rFonts w:ascii="Times New Roman" w:hAnsi="Times New Roman" w:cs="Times New Roman"/>
          </w:rPr>
          <w:t xml:space="preserve">occurred </w:t>
        </w:r>
      </w:ins>
      <w:r w:rsidR="008231EE" w:rsidRPr="00070B79">
        <w:rPr>
          <w:rFonts w:ascii="Times New Roman" w:hAnsi="Times New Roman" w:cs="Times New Roman"/>
        </w:rPr>
        <w:t xml:space="preserve">during </w:t>
      </w:r>
      <w:del w:id="588" w:author="Sally Thompson" w:date="2019-05-22T15:25:00Z">
        <w:r w:rsidR="008231EE" w:rsidRPr="00070B79" w:rsidDel="005747C8">
          <w:rPr>
            <w:rFonts w:ascii="Times New Roman" w:hAnsi="Times New Roman" w:cs="Times New Roman"/>
          </w:rPr>
          <w:lastRenderedPageBreak/>
          <w:delText xml:space="preserve">the </w:delText>
        </w:r>
      </w:del>
      <w:ins w:id="589" w:author="Sally Thompson" w:date="2019-05-22T15:25:00Z">
        <w:r w:rsidR="005747C8">
          <w:rPr>
            <w:rFonts w:ascii="Times New Roman" w:hAnsi="Times New Roman" w:cs="Times New Roman"/>
          </w:rPr>
          <w:t>this</w:t>
        </w:r>
        <w:r w:rsidR="005747C8" w:rsidRPr="00070B79">
          <w:rPr>
            <w:rFonts w:ascii="Times New Roman" w:hAnsi="Times New Roman" w:cs="Times New Roman"/>
          </w:rPr>
          <w:t xml:space="preserve"> </w:t>
        </w:r>
      </w:ins>
      <w:r w:rsidR="008231EE" w:rsidRPr="00070B79">
        <w:rPr>
          <w:rFonts w:ascii="Times New Roman" w:hAnsi="Times New Roman" w:cs="Times New Roman"/>
        </w:rPr>
        <w:t>time</w:t>
      </w:r>
      <w:del w:id="590" w:author="Sally Thompson" w:date="2019-05-22T15:25:00Z">
        <w:r w:rsidR="008231EE" w:rsidRPr="00070B79" w:rsidDel="005747C8">
          <w:rPr>
            <w:rFonts w:ascii="Times New Roman" w:hAnsi="Times New Roman" w:cs="Times New Roman"/>
          </w:rPr>
          <w:delText xml:space="preserve"> the stations were non-operational</w:delText>
        </w:r>
      </w:del>
      <w:r w:rsidR="008231EE" w:rsidRPr="00070B79">
        <w:rPr>
          <w:rFonts w:ascii="Times New Roman" w:hAnsi="Times New Roman" w:cs="Times New Roman"/>
        </w:rPr>
        <w:t xml:space="preserve">. </w:t>
      </w:r>
      <w:r w:rsidR="008231EE">
        <w:rPr>
          <w:rFonts w:ascii="Times New Roman" w:hAnsi="Times New Roman" w:cs="Times New Roman"/>
        </w:rPr>
        <w:t xml:space="preserve">Comparing the weather station precipitation estimates to PRISM data </w:t>
      </w:r>
      <w:r w:rsidR="008E5EA9">
        <w:rPr>
          <w:rFonts w:ascii="Times New Roman" w:hAnsi="Times New Roman" w:cs="Times New Roman"/>
        </w:rPr>
        <w:t>(</w:t>
      </w:r>
      <w:r w:rsidR="006509C3">
        <w:fldChar w:fldCharType="begin"/>
      </w:r>
      <w:r w:rsidR="006509C3">
        <w:instrText xml:space="preserve"> HYPERLINK "http://www.prism.oregonstate.edu" </w:instrText>
      </w:r>
      <w:r w:rsidR="006509C3">
        <w:fldChar w:fldCharType="separate"/>
      </w:r>
      <w:r w:rsidR="008E5EA9" w:rsidRPr="00D90D8C">
        <w:rPr>
          <w:rStyle w:val="Hyperlink"/>
          <w:rFonts w:ascii="Times New Roman" w:hAnsi="Times New Roman" w:cs="Times New Roman"/>
        </w:rPr>
        <w:t>http://www.prism.oregonstate.edu</w:t>
      </w:r>
      <w:r w:rsidR="006509C3">
        <w:rPr>
          <w:rStyle w:val="Hyperlink"/>
          <w:rFonts w:ascii="Times New Roman" w:hAnsi="Times New Roman" w:cs="Times New Roman"/>
        </w:rPr>
        <w:fldChar w:fldCharType="end"/>
      </w:r>
      <w:r w:rsidR="008E5EA9">
        <w:rPr>
          <w:rFonts w:ascii="Times New Roman" w:hAnsi="Times New Roman" w:cs="Times New Roman"/>
        </w:rPr>
        <w:t xml:space="preserve">) </w:t>
      </w:r>
      <w:r w:rsidR="008231EE">
        <w:rPr>
          <w:rFonts w:ascii="Times New Roman" w:hAnsi="Times New Roman" w:cs="Times New Roman"/>
        </w:rPr>
        <w:t xml:space="preserve">at the same locations shows the same general trends in space and time, giving us confidence in </w:t>
      </w:r>
      <w:r w:rsidR="003303F7">
        <w:rPr>
          <w:rFonts w:ascii="Times New Roman" w:hAnsi="Times New Roman" w:cs="Times New Roman"/>
        </w:rPr>
        <w:t>our estimate</w:t>
      </w:r>
      <w:r w:rsidR="008231EE">
        <w:rPr>
          <w:rFonts w:ascii="Times New Roman" w:hAnsi="Times New Roman" w:cs="Times New Roman"/>
        </w:rPr>
        <w:t>s</w:t>
      </w:r>
      <w:r w:rsidR="003303F7">
        <w:rPr>
          <w:rFonts w:ascii="Times New Roman" w:hAnsi="Times New Roman" w:cs="Times New Roman"/>
        </w:rPr>
        <w:t xml:space="preserve"> of the relative differences in precipitation between the basins,</w:t>
      </w:r>
      <w:r w:rsidR="008231EE">
        <w:rPr>
          <w:rFonts w:ascii="Times New Roman" w:hAnsi="Times New Roman" w:cs="Times New Roman"/>
        </w:rPr>
        <w:t xml:space="preserve"> even if the exact values do not agree (Table </w:t>
      </w:r>
      <w:r w:rsidR="003D164C">
        <w:rPr>
          <w:rFonts w:ascii="Times New Roman" w:hAnsi="Times New Roman" w:cs="Times New Roman"/>
        </w:rPr>
        <w:t>B</w:t>
      </w:r>
      <w:r w:rsidR="008231EE">
        <w:rPr>
          <w:rFonts w:ascii="Times New Roman" w:hAnsi="Times New Roman" w:cs="Times New Roman"/>
        </w:rPr>
        <w:t xml:space="preserve">2). </w:t>
      </w:r>
      <w:commentRangeStart w:id="591"/>
      <w:r w:rsidR="008231EE">
        <w:rPr>
          <w:rFonts w:ascii="Times New Roman" w:hAnsi="Times New Roman" w:cs="Times New Roman"/>
        </w:rPr>
        <w:t xml:space="preserve">PRISM precipitation is highly uncertain in the Sierra Nevada, and the differences in annual total precipitation </w:t>
      </w:r>
      <w:ins w:id="592" w:author="Sally Thompson" w:date="2019-05-22T15:25:00Z">
        <w:r w:rsidR="005747C8">
          <w:rPr>
            <w:rFonts w:ascii="Times New Roman" w:hAnsi="Times New Roman" w:cs="Times New Roman"/>
          </w:rPr>
          <w:t xml:space="preserve">do not </w:t>
        </w:r>
      </w:ins>
      <w:del w:id="593" w:author="Sally Thompson" w:date="2019-05-22T15:25:00Z">
        <w:r w:rsidR="008231EE" w:rsidDel="005747C8">
          <w:rPr>
            <w:rFonts w:ascii="Times New Roman" w:hAnsi="Times New Roman" w:cs="Times New Roman"/>
          </w:rPr>
          <w:delText xml:space="preserve">necessarily </w:delText>
        </w:r>
      </w:del>
      <w:r w:rsidR="008231EE">
        <w:rPr>
          <w:rFonts w:ascii="Times New Roman" w:hAnsi="Times New Roman" w:cs="Times New Roman"/>
        </w:rPr>
        <w:t xml:space="preserve">indicate </w:t>
      </w:r>
      <w:del w:id="594" w:author="Sally Thompson" w:date="2019-05-22T15:25:00Z">
        <w:r w:rsidR="008231EE" w:rsidDel="005747C8">
          <w:rPr>
            <w:rFonts w:ascii="Times New Roman" w:hAnsi="Times New Roman" w:cs="Times New Roman"/>
          </w:rPr>
          <w:delText xml:space="preserve">an </w:delText>
        </w:r>
      </w:del>
      <w:ins w:id="595" w:author="Sally Thompson" w:date="2019-05-22T15:25:00Z">
        <w:r w:rsidR="005747C8">
          <w:rPr>
            <w:rFonts w:ascii="Times New Roman" w:hAnsi="Times New Roman" w:cs="Times New Roman"/>
          </w:rPr>
          <w:t xml:space="preserve">that ICB/SCB measurements are </w:t>
        </w:r>
      </w:ins>
      <w:r w:rsidR="008231EE">
        <w:rPr>
          <w:rFonts w:ascii="Times New Roman" w:hAnsi="Times New Roman" w:cs="Times New Roman"/>
        </w:rPr>
        <w:t>erro</w:t>
      </w:r>
      <w:ins w:id="596" w:author="Sally Thompson" w:date="2019-05-22T15:25:00Z">
        <w:r w:rsidR="005747C8">
          <w:rPr>
            <w:rFonts w:ascii="Times New Roman" w:hAnsi="Times New Roman" w:cs="Times New Roman"/>
          </w:rPr>
          <w:t>neous</w:t>
        </w:r>
      </w:ins>
      <w:del w:id="597" w:author="Sally Thompson" w:date="2019-05-22T15:25:00Z">
        <w:r w:rsidR="008231EE" w:rsidDel="005747C8">
          <w:rPr>
            <w:rFonts w:ascii="Times New Roman" w:hAnsi="Times New Roman" w:cs="Times New Roman"/>
          </w:rPr>
          <w:delText>r in our measurements</w:delText>
        </w:r>
      </w:del>
      <w:r w:rsidR="003D164C">
        <w:rPr>
          <w:rFonts w:ascii="Times New Roman" w:hAnsi="Times New Roman" w:cs="Times New Roman"/>
        </w:rPr>
        <w:t xml:space="preserve"> </w:t>
      </w:r>
      <w:r w:rsidR="003D164C">
        <w:rPr>
          <w:rFonts w:ascii="Times New Roman" w:hAnsi="Times New Roman" w:cs="Times New Roman"/>
        </w:rPr>
        <w:fldChar w:fldCharType="begin"/>
      </w:r>
      <w:r w:rsidR="003D164C">
        <w:rPr>
          <w:rFonts w:ascii="Times New Roman" w:hAnsi="Times New Roman" w:cs="Times New Roman"/>
        </w:rPr>
        <w:instrText xml:space="preserve"> ADDIN EN.CITE &lt;EndNote&gt;&lt;Cite&gt;&lt;Author&gt;Henn&lt;/Author&gt;&lt;Year&gt;2018&lt;/Year&gt;&lt;RecNum&gt;3765&lt;/RecNum&gt;&lt;DisplayText&gt;(Henn et al. 2018)&lt;/DisplayText&gt;&lt;record&gt;&lt;rec-number&gt;3765&lt;/rec-number&gt;&lt;foreign-keys&gt;&lt;key app="EN" db-id="w0ppaavf8t2zvwe9f0oxa5rcervz0wedp050" timestamp="1556563626"&gt;3765&lt;/key&gt;&lt;/foreign-keys&gt;&lt;ref-type name="Journal Article"&gt;17&lt;/ref-type&gt;&lt;contributors&gt;&lt;authors&gt;&lt;author&gt;Henn, Brian&lt;/author&gt;&lt;author&gt;Newman, Andrew J.&lt;/author&gt;&lt;author&gt;Livneh, Ben&lt;/author&gt;&lt;author&gt;Daly, Christopher&lt;/author&gt;&lt;author&gt;Lundquist, Jessica D.&lt;/author&gt;&lt;/authors&gt;&lt;/contributors&gt;&lt;titles&gt;&lt;title&gt;An assessment of differences in gridded precipitation datasets in complex terrain&lt;/title&gt;&lt;secondary-title&gt;Journal of Hydrology&lt;/secondary-title&gt;&lt;/titles&gt;&lt;periodical&gt;&lt;full-title&gt;Journal of Hydrology&lt;/full-title&gt;&lt;/periodical&gt;&lt;pages&gt;1205-1219&lt;/pages&gt;&lt;volume&gt;556&lt;/volume&gt;&lt;keywords&gt;&lt;keyword&gt;Precipitation&lt;/keyword&gt;&lt;keyword&gt;Hydroclimatology&lt;/keyword&gt;&lt;keyword&gt;Gridded forcing data&lt;/keyword&gt;&lt;keyword&gt;Orographic enhancement&lt;/keyword&gt;&lt;keyword&gt;Uncertainty&lt;/keyword&gt;&lt;keyword&gt;Climate trends&lt;/keyword&gt;&lt;/keywords&gt;&lt;dates&gt;&lt;year&gt;2018&lt;/year&gt;&lt;pub-dates&gt;&lt;date&gt;2018/01/01/&lt;/date&gt;&lt;/pub-dates&gt;&lt;/dates&gt;&lt;isbn&gt;0022-1694&lt;/isbn&gt;&lt;urls&gt;&lt;related-urls&gt;&lt;url&gt;http://www.sciencedirect.com/science/article/pii/S0022169417301452&lt;/url&gt;&lt;/related-urls&gt;&lt;/urls&gt;&lt;electronic-resource-num&gt;https://doi.org/10.1016/j.jhydrol.2017.03.008&lt;/electronic-resource-num&gt;&lt;/record&gt;&lt;/Cite&gt;&lt;/EndNote&gt;</w:instrText>
      </w:r>
      <w:r w:rsidR="003D164C">
        <w:rPr>
          <w:rFonts w:ascii="Times New Roman" w:hAnsi="Times New Roman" w:cs="Times New Roman"/>
        </w:rPr>
        <w:fldChar w:fldCharType="separate"/>
      </w:r>
      <w:r w:rsidR="003D164C">
        <w:rPr>
          <w:rFonts w:ascii="Times New Roman" w:hAnsi="Times New Roman" w:cs="Times New Roman"/>
          <w:noProof/>
        </w:rPr>
        <w:t>(Henn et al. 2018)</w:t>
      </w:r>
      <w:r w:rsidR="003D164C">
        <w:rPr>
          <w:rFonts w:ascii="Times New Roman" w:hAnsi="Times New Roman" w:cs="Times New Roman"/>
        </w:rPr>
        <w:fldChar w:fldCharType="end"/>
      </w:r>
      <w:r w:rsidR="008231EE">
        <w:rPr>
          <w:rFonts w:ascii="Times New Roman" w:hAnsi="Times New Roman" w:cs="Times New Roman"/>
        </w:rPr>
        <w:t xml:space="preserve">. </w:t>
      </w:r>
      <w:commentRangeEnd w:id="591"/>
      <w:r w:rsidR="0036311B">
        <w:rPr>
          <w:rStyle w:val="CommentReference"/>
        </w:rPr>
        <w:commentReference w:id="591"/>
      </w:r>
      <w:del w:id="598" w:author="Sally Thompson" w:date="2019-05-22T15:26:00Z">
        <w:r w:rsidR="003303F7" w:rsidDel="005747C8">
          <w:rPr>
            <w:rFonts w:ascii="Times New Roman" w:hAnsi="Times New Roman" w:cs="Times New Roman"/>
          </w:rPr>
          <w:delText>O</w:delText>
        </w:r>
        <w:r w:rsidR="008231EE" w:rsidDel="005747C8">
          <w:rPr>
            <w:rFonts w:ascii="Times New Roman" w:hAnsi="Times New Roman" w:cs="Times New Roman"/>
          </w:rPr>
          <w:delText>ur weather stations consistently estimated less precipitation than PRISM</w:delText>
        </w:r>
        <w:r w:rsidR="003303F7" w:rsidDel="005747C8">
          <w:rPr>
            <w:rFonts w:ascii="Times New Roman" w:hAnsi="Times New Roman" w:cs="Times New Roman"/>
          </w:rPr>
          <w:delText>, which could be attributed to missing events</w:delText>
        </w:r>
        <w:r w:rsidR="008231EE" w:rsidDel="005747C8">
          <w:rPr>
            <w:rFonts w:ascii="Times New Roman" w:hAnsi="Times New Roman" w:cs="Times New Roman"/>
          </w:rPr>
          <w:delText>.</w:delText>
        </w:r>
      </w:del>
    </w:p>
    <w:p w14:paraId="2C8FC134" w14:textId="7D6CC819" w:rsidR="008231EE" w:rsidRPr="000B70F7" w:rsidRDefault="003D164C" w:rsidP="003D164C">
      <w:pPr>
        <w:rPr>
          <w:rFonts w:ascii="Times New Roman" w:hAnsi="Times New Roman" w:cs="Times New Roman"/>
        </w:rPr>
      </w:pPr>
      <w:r>
        <w:rPr>
          <w:rFonts w:ascii="Times New Roman" w:hAnsi="Times New Roman" w:cs="Times New Roman"/>
          <w:i/>
        </w:rPr>
        <w:t xml:space="preserve">Table B2. Annual precipitation estimates for water years (WY) </w:t>
      </w:r>
      <w:del w:id="599" w:author="Gabrielle" w:date="2019-05-24T19:38:00Z">
        <w:r w:rsidDel="00B5689D">
          <w:rPr>
            <w:rFonts w:ascii="Times New Roman" w:hAnsi="Times New Roman" w:cs="Times New Roman"/>
            <w:i/>
          </w:rPr>
          <w:delText>2017 and</w:delText>
        </w:r>
      </w:del>
      <w:ins w:id="600" w:author="Gabrielle" w:date="2019-05-24T19:38:00Z">
        <w:r w:rsidR="00B5689D">
          <w:rPr>
            <w:rFonts w:ascii="Times New Roman" w:hAnsi="Times New Roman" w:cs="Times New Roman"/>
            <w:i/>
          </w:rPr>
          <w:t>2016 through</w:t>
        </w:r>
      </w:ins>
      <w:r>
        <w:rPr>
          <w:rFonts w:ascii="Times New Roman" w:hAnsi="Times New Roman" w:cs="Times New Roman"/>
          <w:i/>
        </w:rPr>
        <w:t xml:space="preserve"> 2018. Weather station estimates are averaged between the non-forest stations at each watershed (ICB and SCB) as these stations should not experience interception losses. The ratio of precipitation between sites and between datasets show that for 2016-2018 ICB always received more annual precipitation than SCB (regardless of dataset), and PRISM always estimated higher precipitation than our weather stations.</w:t>
      </w:r>
    </w:p>
    <w:p w14:paraId="60156C8D" w14:textId="77777777" w:rsidR="003D164C" w:rsidRPr="003D164C" w:rsidRDefault="003D164C" w:rsidP="003D164C">
      <w:pPr>
        <w:rPr>
          <w:rFonts w:ascii="Times New Roman" w:hAnsi="Times New Roman" w:cs="Times New Roman"/>
          <w:i/>
        </w:rPr>
      </w:pPr>
    </w:p>
    <w:tbl>
      <w:tblPr>
        <w:tblStyle w:val="TableGrid"/>
        <w:tblW w:w="0" w:type="auto"/>
        <w:tblLook w:val="04A0" w:firstRow="1" w:lastRow="0" w:firstColumn="1" w:lastColumn="0" w:noHBand="0" w:noVBand="1"/>
      </w:tblPr>
      <w:tblGrid>
        <w:gridCol w:w="2785"/>
        <w:gridCol w:w="1530"/>
        <w:gridCol w:w="1710"/>
        <w:gridCol w:w="1620"/>
      </w:tblGrid>
      <w:tr w:rsidR="005E034E" w:rsidRPr="003303F7" w14:paraId="6724A683" w14:textId="77777777" w:rsidTr="00641B54">
        <w:tc>
          <w:tcPr>
            <w:tcW w:w="2785" w:type="dxa"/>
          </w:tcPr>
          <w:p w14:paraId="1C24154E" w14:textId="77777777" w:rsidR="005E034E" w:rsidRPr="0021536B" w:rsidRDefault="005E034E" w:rsidP="006E43F2">
            <w:pPr>
              <w:rPr>
                <w:rFonts w:ascii="Times New Roman" w:hAnsi="Times New Roman" w:cs="Times New Roman"/>
              </w:rPr>
            </w:pPr>
          </w:p>
        </w:tc>
        <w:tc>
          <w:tcPr>
            <w:tcW w:w="1530" w:type="dxa"/>
          </w:tcPr>
          <w:p w14:paraId="031A3B0A" w14:textId="407D9049" w:rsidR="005E034E" w:rsidRPr="0021536B" w:rsidRDefault="005E034E" w:rsidP="0021536B">
            <w:pPr>
              <w:jc w:val="center"/>
              <w:rPr>
                <w:rFonts w:ascii="Times New Roman" w:hAnsi="Times New Roman" w:cs="Times New Roman"/>
                <w:b/>
              </w:rPr>
            </w:pPr>
            <w:r w:rsidRPr="0021536B">
              <w:rPr>
                <w:rFonts w:ascii="Times New Roman" w:hAnsi="Times New Roman" w:cs="Times New Roman"/>
                <w:b/>
              </w:rPr>
              <w:t>WY 2016</w:t>
            </w:r>
          </w:p>
        </w:tc>
        <w:tc>
          <w:tcPr>
            <w:tcW w:w="1710" w:type="dxa"/>
          </w:tcPr>
          <w:p w14:paraId="2F520497" w14:textId="48A1D2A1" w:rsidR="005E034E" w:rsidRPr="0021536B" w:rsidRDefault="005E034E" w:rsidP="0021536B">
            <w:pPr>
              <w:jc w:val="center"/>
              <w:rPr>
                <w:rFonts w:ascii="Times New Roman" w:hAnsi="Times New Roman" w:cs="Times New Roman"/>
                <w:b/>
              </w:rPr>
            </w:pPr>
            <w:r w:rsidRPr="0021536B">
              <w:rPr>
                <w:rFonts w:ascii="Times New Roman" w:hAnsi="Times New Roman" w:cs="Times New Roman"/>
                <w:b/>
              </w:rPr>
              <w:t>WY 2017</w:t>
            </w:r>
          </w:p>
        </w:tc>
        <w:tc>
          <w:tcPr>
            <w:tcW w:w="1620" w:type="dxa"/>
          </w:tcPr>
          <w:p w14:paraId="7886D19F" w14:textId="7C5B2F3C" w:rsidR="005E034E" w:rsidRPr="0021536B" w:rsidRDefault="005E034E" w:rsidP="0021536B">
            <w:pPr>
              <w:jc w:val="center"/>
              <w:rPr>
                <w:rFonts w:ascii="Times New Roman" w:hAnsi="Times New Roman" w:cs="Times New Roman"/>
                <w:b/>
              </w:rPr>
            </w:pPr>
            <w:r w:rsidRPr="0021536B">
              <w:rPr>
                <w:rFonts w:ascii="Times New Roman" w:hAnsi="Times New Roman" w:cs="Times New Roman"/>
                <w:b/>
              </w:rPr>
              <w:t>WY 2018</w:t>
            </w:r>
          </w:p>
        </w:tc>
      </w:tr>
      <w:tr w:rsidR="005E034E" w:rsidRPr="003303F7" w14:paraId="4428E080" w14:textId="77777777" w:rsidTr="00641B54">
        <w:tc>
          <w:tcPr>
            <w:tcW w:w="2785" w:type="dxa"/>
          </w:tcPr>
          <w:p w14:paraId="0414E335"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Weather Station, ICB</w:t>
            </w:r>
          </w:p>
        </w:tc>
        <w:tc>
          <w:tcPr>
            <w:tcW w:w="1530" w:type="dxa"/>
          </w:tcPr>
          <w:p w14:paraId="5E76EC63" w14:textId="01D4C827" w:rsidR="005E034E" w:rsidRPr="0021536B" w:rsidRDefault="00310C77" w:rsidP="0021536B">
            <w:pPr>
              <w:jc w:val="center"/>
              <w:rPr>
                <w:rFonts w:ascii="Times New Roman" w:hAnsi="Times New Roman" w:cs="Times New Roman"/>
              </w:rPr>
            </w:pPr>
            <w:r>
              <w:rPr>
                <w:rFonts w:ascii="Times New Roman" w:hAnsi="Times New Roman" w:cs="Times New Roman"/>
              </w:rPr>
              <w:t>5</w:t>
            </w:r>
            <w:r w:rsidR="00CA3391">
              <w:rPr>
                <w:rFonts w:ascii="Times New Roman" w:hAnsi="Times New Roman" w:cs="Times New Roman"/>
              </w:rPr>
              <w:t>8</w:t>
            </w:r>
            <w:r>
              <w:rPr>
                <w:rFonts w:ascii="Times New Roman" w:hAnsi="Times New Roman" w:cs="Times New Roman"/>
              </w:rPr>
              <w:t>0 mm</w:t>
            </w:r>
          </w:p>
        </w:tc>
        <w:tc>
          <w:tcPr>
            <w:tcW w:w="1710" w:type="dxa"/>
          </w:tcPr>
          <w:p w14:paraId="305D2625" w14:textId="3DBBF1D8"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1130 mm</w:t>
            </w:r>
          </w:p>
        </w:tc>
        <w:tc>
          <w:tcPr>
            <w:tcW w:w="1620" w:type="dxa"/>
          </w:tcPr>
          <w:p w14:paraId="008D34A2"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560 mm</w:t>
            </w:r>
          </w:p>
        </w:tc>
      </w:tr>
      <w:tr w:rsidR="005E034E" w:rsidRPr="003303F7" w14:paraId="33F62C1F" w14:textId="77777777" w:rsidTr="00641B54">
        <w:tc>
          <w:tcPr>
            <w:tcW w:w="2785" w:type="dxa"/>
          </w:tcPr>
          <w:p w14:paraId="6F396A70"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 ICB</w:t>
            </w:r>
          </w:p>
        </w:tc>
        <w:tc>
          <w:tcPr>
            <w:tcW w:w="1530" w:type="dxa"/>
          </w:tcPr>
          <w:p w14:paraId="1C4E09D2" w14:textId="6E39C561" w:rsidR="005E034E" w:rsidRPr="0021536B" w:rsidRDefault="009E3B6B" w:rsidP="0021536B">
            <w:pPr>
              <w:jc w:val="center"/>
              <w:rPr>
                <w:rFonts w:ascii="Times New Roman" w:hAnsi="Times New Roman" w:cs="Times New Roman"/>
              </w:rPr>
            </w:pPr>
            <w:r w:rsidRPr="0021536B">
              <w:rPr>
                <w:rFonts w:ascii="Times New Roman" w:hAnsi="Times New Roman" w:cs="Times New Roman"/>
              </w:rPr>
              <w:t>1028 mm</w:t>
            </w:r>
          </w:p>
        </w:tc>
        <w:tc>
          <w:tcPr>
            <w:tcW w:w="1710" w:type="dxa"/>
          </w:tcPr>
          <w:p w14:paraId="08B52B20" w14:textId="3956193E" w:rsidR="005E034E" w:rsidRPr="0021536B" w:rsidRDefault="005E034E" w:rsidP="0021536B">
            <w:pPr>
              <w:jc w:val="center"/>
              <w:rPr>
                <w:rFonts w:ascii="Times New Roman" w:hAnsi="Times New Roman" w:cs="Times New Roman"/>
              </w:rPr>
            </w:pPr>
            <w:r w:rsidRPr="0021536B">
              <w:rPr>
                <w:rFonts w:ascii="Times New Roman" w:hAnsi="Times New Roman" w:cs="Times New Roman"/>
              </w:rPr>
              <w:t>2017 mm</w:t>
            </w:r>
          </w:p>
        </w:tc>
        <w:tc>
          <w:tcPr>
            <w:tcW w:w="1620" w:type="dxa"/>
          </w:tcPr>
          <w:p w14:paraId="29441569"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797 mm</w:t>
            </w:r>
          </w:p>
        </w:tc>
      </w:tr>
      <w:tr w:rsidR="005E034E" w:rsidRPr="003303F7" w14:paraId="58DC99ED" w14:textId="77777777" w:rsidTr="00641B54">
        <w:tc>
          <w:tcPr>
            <w:tcW w:w="2785" w:type="dxa"/>
          </w:tcPr>
          <w:p w14:paraId="060765FA"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Weather Station, SCB</w:t>
            </w:r>
          </w:p>
        </w:tc>
        <w:tc>
          <w:tcPr>
            <w:tcW w:w="1530" w:type="dxa"/>
          </w:tcPr>
          <w:p w14:paraId="17030F8C" w14:textId="2BCBFB0D" w:rsidR="005E034E" w:rsidRPr="0021536B" w:rsidRDefault="005E034E" w:rsidP="0021536B">
            <w:pPr>
              <w:jc w:val="center"/>
              <w:rPr>
                <w:rFonts w:ascii="Times New Roman" w:hAnsi="Times New Roman" w:cs="Times New Roman"/>
              </w:rPr>
            </w:pPr>
            <w:r w:rsidRPr="0021536B">
              <w:rPr>
                <w:rFonts w:ascii="Times New Roman" w:hAnsi="Times New Roman" w:cs="Times New Roman"/>
              </w:rPr>
              <w:t>NA</w:t>
            </w:r>
          </w:p>
        </w:tc>
        <w:tc>
          <w:tcPr>
            <w:tcW w:w="1710" w:type="dxa"/>
          </w:tcPr>
          <w:p w14:paraId="64DFCA96" w14:textId="00420321" w:rsidR="005E034E" w:rsidRPr="0021536B" w:rsidRDefault="005E034E" w:rsidP="0021536B">
            <w:pPr>
              <w:jc w:val="center"/>
              <w:rPr>
                <w:rFonts w:ascii="Times New Roman" w:hAnsi="Times New Roman" w:cs="Times New Roman"/>
              </w:rPr>
            </w:pPr>
            <w:r w:rsidRPr="0021536B">
              <w:rPr>
                <w:rFonts w:ascii="Times New Roman" w:hAnsi="Times New Roman" w:cs="Times New Roman"/>
              </w:rPr>
              <w:t>7</w:t>
            </w:r>
            <w:r w:rsidR="00A1264F">
              <w:rPr>
                <w:rFonts w:ascii="Times New Roman" w:hAnsi="Times New Roman" w:cs="Times New Roman"/>
              </w:rPr>
              <w:t>6</w:t>
            </w:r>
            <w:r w:rsidRPr="0021536B">
              <w:rPr>
                <w:rFonts w:ascii="Times New Roman" w:hAnsi="Times New Roman" w:cs="Times New Roman"/>
              </w:rPr>
              <w:t>0 mm</w:t>
            </w:r>
          </w:p>
        </w:tc>
        <w:tc>
          <w:tcPr>
            <w:tcW w:w="1620" w:type="dxa"/>
          </w:tcPr>
          <w:p w14:paraId="786BC11E"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490 mm</w:t>
            </w:r>
          </w:p>
        </w:tc>
      </w:tr>
      <w:tr w:rsidR="005E034E" w:rsidRPr="003303F7" w14:paraId="35DE70B4" w14:textId="77777777" w:rsidTr="00641B54">
        <w:tc>
          <w:tcPr>
            <w:tcW w:w="2785" w:type="dxa"/>
          </w:tcPr>
          <w:p w14:paraId="220A0705"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 SCB</w:t>
            </w:r>
          </w:p>
        </w:tc>
        <w:tc>
          <w:tcPr>
            <w:tcW w:w="1530" w:type="dxa"/>
          </w:tcPr>
          <w:p w14:paraId="7E0D8A98" w14:textId="6EA7EBB6" w:rsidR="005E034E" w:rsidRPr="0021536B" w:rsidRDefault="009E3B6B" w:rsidP="0021536B">
            <w:pPr>
              <w:jc w:val="center"/>
              <w:rPr>
                <w:rFonts w:ascii="Times New Roman" w:hAnsi="Times New Roman" w:cs="Times New Roman"/>
              </w:rPr>
            </w:pPr>
            <w:r w:rsidRPr="0021536B">
              <w:rPr>
                <w:rFonts w:ascii="Times New Roman" w:hAnsi="Times New Roman" w:cs="Times New Roman"/>
              </w:rPr>
              <w:t>843 mm</w:t>
            </w:r>
          </w:p>
        </w:tc>
        <w:tc>
          <w:tcPr>
            <w:tcW w:w="1710" w:type="dxa"/>
          </w:tcPr>
          <w:p w14:paraId="75BC1032" w14:textId="371334DE"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1491 mm</w:t>
            </w:r>
          </w:p>
        </w:tc>
        <w:tc>
          <w:tcPr>
            <w:tcW w:w="1620" w:type="dxa"/>
          </w:tcPr>
          <w:p w14:paraId="4AC65602"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673 mm</w:t>
            </w:r>
          </w:p>
        </w:tc>
      </w:tr>
      <w:tr w:rsidR="005E034E" w:rsidRPr="003303F7" w14:paraId="39C30A01" w14:textId="77777777" w:rsidTr="00641B54">
        <w:tc>
          <w:tcPr>
            <w:tcW w:w="2785" w:type="dxa"/>
          </w:tcPr>
          <w:p w14:paraId="31968B66" w14:textId="3918BC40" w:rsidR="005E034E" w:rsidRPr="0021536B" w:rsidRDefault="005E034E" w:rsidP="00641B54">
            <w:pPr>
              <w:rPr>
                <w:rFonts w:ascii="Times New Roman" w:hAnsi="Times New Roman" w:cs="Times New Roman"/>
              </w:rPr>
            </w:pPr>
            <w:r w:rsidRPr="0021536B">
              <w:rPr>
                <w:rFonts w:ascii="Times New Roman" w:hAnsi="Times New Roman" w:cs="Times New Roman"/>
              </w:rPr>
              <w:t xml:space="preserve">ICB/SCB, </w:t>
            </w:r>
            <w:r w:rsidR="00641B54" w:rsidRPr="0021536B">
              <w:rPr>
                <w:rFonts w:ascii="Times New Roman" w:hAnsi="Times New Roman" w:cs="Times New Roman"/>
              </w:rPr>
              <w:t>Weather Stations</w:t>
            </w:r>
            <w:r w:rsidRPr="0021536B">
              <w:rPr>
                <w:rFonts w:ascii="Times New Roman" w:hAnsi="Times New Roman" w:cs="Times New Roman"/>
              </w:rPr>
              <w:t>.</w:t>
            </w:r>
          </w:p>
        </w:tc>
        <w:tc>
          <w:tcPr>
            <w:tcW w:w="1530" w:type="dxa"/>
          </w:tcPr>
          <w:p w14:paraId="36180FBD" w14:textId="5E4AE2A3" w:rsidR="005E034E" w:rsidRPr="0021536B" w:rsidRDefault="005E034E" w:rsidP="0021536B">
            <w:pPr>
              <w:jc w:val="center"/>
              <w:rPr>
                <w:rFonts w:ascii="Times New Roman" w:hAnsi="Times New Roman" w:cs="Times New Roman"/>
              </w:rPr>
            </w:pPr>
            <w:r w:rsidRPr="0021536B">
              <w:rPr>
                <w:rFonts w:ascii="Times New Roman" w:hAnsi="Times New Roman" w:cs="Times New Roman"/>
              </w:rPr>
              <w:t>NA</w:t>
            </w:r>
          </w:p>
        </w:tc>
        <w:tc>
          <w:tcPr>
            <w:tcW w:w="1710" w:type="dxa"/>
          </w:tcPr>
          <w:p w14:paraId="776E9201" w14:textId="39FA4AF6"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1.4</w:t>
            </w:r>
            <w:r w:rsidR="00A1264F">
              <w:rPr>
                <w:rFonts w:ascii="Times New Roman" w:hAnsi="Times New Roman" w:cs="Times New Roman"/>
              </w:rPr>
              <w:t>8</w:t>
            </w:r>
          </w:p>
        </w:tc>
        <w:tc>
          <w:tcPr>
            <w:tcW w:w="1620" w:type="dxa"/>
          </w:tcPr>
          <w:p w14:paraId="67E43B47"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1.14</w:t>
            </w:r>
          </w:p>
        </w:tc>
      </w:tr>
      <w:tr w:rsidR="005E034E" w:rsidRPr="003303F7" w14:paraId="71367599" w14:textId="77777777" w:rsidTr="00641B54">
        <w:tc>
          <w:tcPr>
            <w:tcW w:w="2785" w:type="dxa"/>
          </w:tcPr>
          <w:p w14:paraId="0A63A1D5"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ICB/SCB, PRISM</w:t>
            </w:r>
          </w:p>
        </w:tc>
        <w:tc>
          <w:tcPr>
            <w:tcW w:w="1530" w:type="dxa"/>
          </w:tcPr>
          <w:p w14:paraId="00D0777B" w14:textId="5DC35DCE" w:rsidR="005E034E" w:rsidRPr="0021536B" w:rsidRDefault="009E3B6B" w:rsidP="0021536B">
            <w:pPr>
              <w:jc w:val="center"/>
              <w:rPr>
                <w:rFonts w:ascii="Times New Roman" w:hAnsi="Times New Roman" w:cs="Times New Roman"/>
              </w:rPr>
            </w:pPr>
            <w:r w:rsidRPr="0021536B">
              <w:rPr>
                <w:rFonts w:ascii="Times New Roman" w:hAnsi="Times New Roman" w:cs="Times New Roman"/>
              </w:rPr>
              <w:t>1.22</w:t>
            </w:r>
          </w:p>
        </w:tc>
        <w:tc>
          <w:tcPr>
            <w:tcW w:w="1710" w:type="dxa"/>
          </w:tcPr>
          <w:p w14:paraId="2B441736" w14:textId="542093BC"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1.35</w:t>
            </w:r>
          </w:p>
        </w:tc>
        <w:tc>
          <w:tcPr>
            <w:tcW w:w="1620" w:type="dxa"/>
          </w:tcPr>
          <w:p w14:paraId="6E3B3A3F"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1.19</w:t>
            </w:r>
          </w:p>
        </w:tc>
      </w:tr>
      <w:tr w:rsidR="005E034E" w:rsidRPr="003303F7" w14:paraId="5B6EE126" w14:textId="77777777" w:rsidTr="00641B54">
        <w:tc>
          <w:tcPr>
            <w:tcW w:w="2785" w:type="dxa"/>
          </w:tcPr>
          <w:p w14:paraId="514A7261"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PRISM/Station, ICB</w:t>
            </w:r>
          </w:p>
        </w:tc>
        <w:tc>
          <w:tcPr>
            <w:tcW w:w="1530" w:type="dxa"/>
          </w:tcPr>
          <w:p w14:paraId="681F2944" w14:textId="22EE8C64" w:rsidR="005E034E" w:rsidRPr="0021536B" w:rsidRDefault="00310C77" w:rsidP="0021536B">
            <w:pPr>
              <w:jc w:val="center"/>
              <w:rPr>
                <w:rFonts w:ascii="Times New Roman" w:hAnsi="Times New Roman" w:cs="Times New Roman"/>
              </w:rPr>
            </w:pPr>
            <w:r>
              <w:rPr>
                <w:rFonts w:ascii="Times New Roman" w:hAnsi="Times New Roman" w:cs="Times New Roman"/>
              </w:rPr>
              <w:t>1.</w:t>
            </w:r>
            <w:r w:rsidR="00CA3391">
              <w:rPr>
                <w:rFonts w:ascii="Times New Roman" w:hAnsi="Times New Roman" w:cs="Times New Roman"/>
              </w:rPr>
              <w:t>77</w:t>
            </w:r>
          </w:p>
        </w:tc>
        <w:tc>
          <w:tcPr>
            <w:tcW w:w="1710" w:type="dxa"/>
          </w:tcPr>
          <w:p w14:paraId="3012E08F" w14:textId="5884578A"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1.78</w:t>
            </w:r>
          </w:p>
        </w:tc>
        <w:tc>
          <w:tcPr>
            <w:tcW w:w="1620" w:type="dxa"/>
          </w:tcPr>
          <w:p w14:paraId="5F3DA850"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1.42</w:t>
            </w:r>
          </w:p>
        </w:tc>
      </w:tr>
      <w:tr w:rsidR="005E034E" w:rsidRPr="003303F7" w14:paraId="20C0775C" w14:textId="77777777" w:rsidTr="00641B54">
        <w:tc>
          <w:tcPr>
            <w:tcW w:w="2785" w:type="dxa"/>
          </w:tcPr>
          <w:p w14:paraId="47C051B6"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PRISM/Station, SCB</w:t>
            </w:r>
          </w:p>
        </w:tc>
        <w:tc>
          <w:tcPr>
            <w:tcW w:w="1530" w:type="dxa"/>
          </w:tcPr>
          <w:p w14:paraId="38B26268" w14:textId="5419A614" w:rsidR="005E034E" w:rsidRPr="0021536B" w:rsidRDefault="005E034E" w:rsidP="0021536B">
            <w:pPr>
              <w:jc w:val="center"/>
              <w:rPr>
                <w:rFonts w:ascii="Times New Roman" w:hAnsi="Times New Roman" w:cs="Times New Roman"/>
              </w:rPr>
            </w:pPr>
            <w:r w:rsidRPr="0021536B">
              <w:rPr>
                <w:rFonts w:ascii="Times New Roman" w:hAnsi="Times New Roman" w:cs="Times New Roman"/>
              </w:rPr>
              <w:t>NA</w:t>
            </w:r>
          </w:p>
        </w:tc>
        <w:tc>
          <w:tcPr>
            <w:tcW w:w="1710" w:type="dxa"/>
          </w:tcPr>
          <w:p w14:paraId="380B83F7" w14:textId="0E7EFCBC"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1.91</w:t>
            </w:r>
          </w:p>
        </w:tc>
        <w:tc>
          <w:tcPr>
            <w:tcW w:w="1620" w:type="dxa"/>
          </w:tcPr>
          <w:p w14:paraId="2CD27432"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1.37</w:t>
            </w:r>
          </w:p>
        </w:tc>
      </w:tr>
    </w:tbl>
    <w:p w14:paraId="2A5536BC" w14:textId="77777777" w:rsidR="00641B54" w:rsidRPr="008E5EA9" w:rsidRDefault="00641B54" w:rsidP="00641B54">
      <w:pPr>
        <w:rPr>
          <w:rFonts w:ascii="Times New Roman" w:hAnsi="Times New Roman" w:cs="Times New Roman"/>
          <w:i/>
        </w:rPr>
      </w:pPr>
    </w:p>
    <w:p w14:paraId="650C33E1" w14:textId="77777777" w:rsidR="000B70F7" w:rsidRDefault="000B70F7" w:rsidP="000B70F7">
      <w:pPr>
        <w:spacing w:line="480" w:lineRule="auto"/>
        <w:ind w:firstLine="720"/>
        <w:rPr>
          <w:rFonts w:ascii="Times New Roman" w:hAnsi="Times New Roman" w:cs="Times New Roman"/>
          <w:color w:val="000000" w:themeColor="text1"/>
        </w:rPr>
      </w:pPr>
    </w:p>
    <w:p w14:paraId="689CFD08" w14:textId="11E46D37" w:rsidR="00CF5D1A" w:rsidRPr="0016288C" w:rsidDel="00E27FF8" w:rsidRDefault="000B70F7" w:rsidP="000B70F7">
      <w:pPr>
        <w:spacing w:line="480" w:lineRule="auto"/>
        <w:ind w:firstLine="720"/>
        <w:rPr>
          <w:del w:id="601" w:author="Sally Thompson" w:date="2019-05-22T15:26:00Z"/>
          <w:rFonts w:ascii="Times New Roman" w:hAnsi="Times New Roman" w:cs="Times New Roman"/>
          <w:color w:val="000000" w:themeColor="text1"/>
        </w:rPr>
      </w:pPr>
      <w:r>
        <w:rPr>
          <w:rFonts w:ascii="Times New Roman" w:hAnsi="Times New Roman" w:cs="Times New Roman"/>
          <w:color w:val="000000" w:themeColor="text1"/>
        </w:rPr>
        <w:t>F</w:t>
      </w:r>
      <w:r w:rsidR="00CF5D1A" w:rsidRPr="0016288C">
        <w:rPr>
          <w:rFonts w:ascii="Times New Roman" w:hAnsi="Times New Roman" w:cs="Times New Roman"/>
          <w:color w:val="000000" w:themeColor="text1"/>
        </w:rPr>
        <w:t xml:space="preserve">igure </w:t>
      </w:r>
      <w:r w:rsidR="003370D0">
        <w:rPr>
          <w:rFonts w:ascii="Times New Roman" w:hAnsi="Times New Roman" w:cs="Times New Roman"/>
          <w:color w:val="000000" w:themeColor="text1"/>
        </w:rPr>
        <w:t>B</w:t>
      </w:r>
      <w:r w:rsidR="0021536B">
        <w:rPr>
          <w:rFonts w:ascii="Times New Roman" w:hAnsi="Times New Roman" w:cs="Times New Roman"/>
          <w:color w:val="000000" w:themeColor="text1"/>
        </w:rPr>
        <w:t>4</w:t>
      </w:r>
      <w:r w:rsidR="00CF5D1A" w:rsidRPr="0016288C">
        <w:rPr>
          <w:rFonts w:ascii="Times New Roman" w:hAnsi="Times New Roman" w:cs="Times New Roman"/>
          <w:color w:val="000000" w:themeColor="text1"/>
        </w:rPr>
        <w:t xml:space="preserve"> </w:t>
      </w:r>
      <w:r w:rsidR="003303F7">
        <w:rPr>
          <w:rFonts w:ascii="Times New Roman" w:hAnsi="Times New Roman" w:cs="Times New Roman"/>
          <w:color w:val="000000" w:themeColor="text1"/>
        </w:rPr>
        <w:t>shows</w:t>
      </w:r>
      <w:r w:rsidR="003303F7" w:rsidRPr="0016288C">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 xml:space="preserve">soil moisture data in ICB at 12, 60, and 100 cm depths as recorded by the wetland, shrub, and forest weather stations. Gray shading signifies </w:t>
      </w:r>
      <w:del w:id="602" w:author="Sally Thompson" w:date="2019-05-22T15:26:00Z">
        <w:r w:rsidR="00CF5D1A" w:rsidRPr="0016288C" w:rsidDel="005747C8">
          <w:rPr>
            <w:rFonts w:ascii="Times New Roman" w:hAnsi="Times New Roman" w:cs="Times New Roman"/>
            <w:color w:val="000000" w:themeColor="text1"/>
          </w:rPr>
          <w:delText xml:space="preserve">presence </w:delText>
        </w:r>
      </w:del>
      <w:ins w:id="603" w:author="Sally Thompson" w:date="2019-05-22T15:26:00Z">
        <w:r w:rsidR="005747C8">
          <w:rPr>
            <w:rFonts w:ascii="Times New Roman" w:hAnsi="Times New Roman" w:cs="Times New Roman"/>
            <w:color w:val="000000" w:themeColor="text1"/>
          </w:rPr>
          <w:t>that</w:t>
        </w:r>
        <w:r w:rsidR="005747C8" w:rsidRPr="0016288C">
          <w:rPr>
            <w:rFonts w:ascii="Times New Roman" w:hAnsi="Times New Roman" w:cs="Times New Roman"/>
            <w:color w:val="000000" w:themeColor="text1"/>
          </w:rPr>
          <w:t xml:space="preserve"> </w:t>
        </w:r>
      </w:ins>
      <w:del w:id="604" w:author="Sally Thompson" w:date="2019-05-22T15:26:00Z">
        <w:r w:rsidR="00CF5D1A" w:rsidRPr="0016288C" w:rsidDel="005747C8">
          <w:rPr>
            <w:rFonts w:ascii="Times New Roman" w:hAnsi="Times New Roman" w:cs="Times New Roman"/>
            <w:color w:val="000000" w:themeColor="text1"/>
          </w:rPr>
          <w:delText xml:space="preserve">of </w:delText>
        </w:r>
      </w:del>
      <w:r w:rsidR="00CF5D1A" w:rsidRPr="0016288C">
        <w:rPr>
          <w:rFonts w:ascii="Times New Roman" w:hAnsi="Times New Roman" w:cs="Times New Roman"/>
          <w:color w:val="000000" w:themeColor="text1"/>
        </w:rPr>
        <w:t xml:space="preserve">snow </w:t>
      </w:r>
      <w:del w:id="605" w:author="Sally Thompson" w:date="2019-05-22T15:26:00Z">
        <w:r w:rsidR="00CF5D1A" w:rsidRPr="0016288C" w:rsidDel="005747C8">
          <w:rPr>
            <w:rFonts w:ascii="Times New Roman" w:hAnsi="Times New Roman" w:cs="Times New Roman"/>
            <w:color w:val="000000" w:themeColor="text1"/>
          </w:rPr>
          <w:delText xml:space="preserve">around </w:delText>
        </w:r>
      </w:del>
      <w:ins w:id="606" w:author="Sally Thompson" w:date="2019-05-22T15:26:00Z">
        <w:r w:rsidR="005747C8">
          <w:rPr>
            <w:rFonts w:ascii="Times New Roman" w:hAnsi="Times New Roman" w:cs="Times New Roman"/>
            <w:color w:val="000000" w:themeColor="text1"/>
          </w:rPr>
          <w:t>was present at the</w:t>
        </w:r>
        <w:r w:rsidR="005747C8" w:rsidRPr="0016288C">
          <w:rPr>
            <w:rFonts w:ascii="Times New Roman" w:hAnsi="Times New Roman" w:cs="Times New Roman"/>
            <w:color w:val="000000" w:themeColor="text1"/>
          </w:rPr>
          <w:t xml:space="preserve"> </w:t>
        </w:r>
      </w:ins>
      <w:r w:rsidR="00CF5D1A" w:rsidRPr="0016288C">
        <w:rPr>
          <w:rFonts w:ascii="Times New Roman" w:hAnsi="Times New Roman" w:cs="Times New Roman"/>
          <w:color w:val="000000" w:themeColor="text1"/>
        </w:rPr>
        <w:t xml:space="preserve">weather </w:t>
      </w:r>
      <w:del w:id="607" w:author="Sally Thompson" w:date="2019-05-22T15:26:00Z">
        <w:r w:rsidR="00CF5D1A" w:rsidRPr="0016288C" w:rsidDel="005747C8">
          <w:rPr>
            <w:rFonts w:ascii="Times New Roman" w:hAnsi="Times New Roman" w:cs="Times New Roman"/>
            <w:color w:val="000000" w:themeColor="text1"/>
          </w:rPr>
          <w:delText>station’s base for a given time period</w:delText>
        </w:r>
      </w:del>
      <w:ins w:id="608" w:author="Sally Thompson" w:date="2019-05-22T15:26:00Z">
        <w:r w:rsidR="005747C8">
          <w:rPr>
            <w:rFonts w:ascii="Times New Roman" w:hAnsi="Times New Roman" w:cs="Times New Roman"/>
            <w:color w:val="000000" w:themeColor="text1"/>
          </w:rPr>
          <w:t>station</w:t>
        </w:r>
      </w:ins>
      <w:r w:rsidR="00CF5D1A" w:rsidRPr="0016288C">
        <w:rPr>
          <w:rFonts w:ascii="Times New Roman" w:hAnsi="Times New Roman" w:cs="Times New Roman"/>
          <w:color w:val="000000" w:themeColor="text1"/>
        </w:rPr>
        <w:t xml:space="preserve">.  </w:t>
      </w:r>
    </w:p>
    <w:p w14:paraId="10D0FA98" w14:textId="1624C158" w:rsidR="00CF5D1A" w:rsidRPr="0016288C" w:rsidRDefault="00CF5D1A" w:rsidP="00E27FF8">
      <w:pPr>
        <w:spacing w:line="480" w:lineRule="auto"/>
        <w:ind w:firstLine="720"/>
        <w:rPr>
          <w:rFonts w:ascii="Times New Roman" w:hAnsi="Times New Roman" w:cs="Times New Roman"/>
          <w:color w:val="000000" w:themeColor="text1"/>
        </w:rPr>
      </w:pPr>
      <w:del w:id="609" w:author="Sally Thompson" w:date="2019-05-22T15:26:00Z">
        <w:r w:rsidRPr="0016288C" w:rsidDel="00E27FF8">
          <w:rPr>
            <w:rFonts w:ascii="Times New Roman" w:hAnsi="Times New Roman" w:cs="Times New Roman"/>
            <w:color w:val="000000" w:themeColor="text1"/>
          </w:rPr>
          <w:delText xml:space="preserve">For both ICB and SCB, </w:delText>
        </w:r>
        <w:r w:rsidR="007549F4" w:rsidDel="00E27FF8">
          <w:rPr>
            <w:rFonts w:ascii="Times New Roman" w:hAnsi="Times New Roman" w:cs="Times New Roman"/>
            <w:color w:val="000000" w:themeColor="text1"/>
          </w:rPr>
          <w:delText xml:space="preserve">the </w:delText>
        </w:r>
        <w:r w:rsidRPr="0016288C" w:rsidDel="00E27FF8">
          <w:rPr>
            <w:rFonts w:ascii="Times New Roman" w:hAnsi="Times New Roman" w:cs="Times New Roman"/>
            <w:color w:val="000000" w:themeColor="text1"/>
          </w:rPr>
          <w:delText>majority of the</w:delText>
        </w:r>
      </w:del>
      <w:ins w:id="610" w:author="Sally Thompson" w:date="2019-05-22T15:26:00Z">
        <w:r w:rsidR="00E27FF8">
          <w:rPr>
            <w:rFonts w:ascii="Times New Roman" w:hAnsi="Times New Roman" w:cs="Times New Roman"/>
            <w:color w:val="000000" w:themeColor="text1"/>
          </w:rPr>
          <w:t>Most</w:t>
        </w:r>
      </w:ins>
      <w:r w:rsidRPr="0016288C">
        <w:rPr>
          <w:rFonts w:ascii="Times New Roman" w:hAnsi="Times New Roman" w:cs="Times New Roman"/>
          <w:color w:val="000000" w:themeColor="text1"/>
        </w:rPr>
        <w:t xml:space="preserve"> precipitation</w:t>
      </w:r>
      <w:ins w:id="611" w:author="Sally Thompson" w:date="2019-05-22T15:26:00Z">
        <w:r w:rsidR="00E27FF8">
          <w:rPr>
            <w:rFonts w:ascii="Times New Roman" w:hAnsi="Times New Roman" w:cs="Times New Roman"/>
            <w:color w:val="000000" w:themeColor="text1"/>
          </w:rPr>
          <w:t xml:space="preserve"> in both basins</w:t>
        </w:r>
      </w:ins>
      <w:r w:rsidRPr="0016288C">
        <w:rPr>
          <w:rFonts w:ascii="Times New Roman" w:hAnsi="Times New Roman" w:cs="Times New Roman"/>
          <w:color w:val="000000" w:themeColor="text1"/>
        </w:rPr>
        <w:t xml:space="preserve"> is in the form of snow</w:t>
      </w:r>
      <w:ins w:id="612" w:author="Sally Thompson" w:date="2019-05-22T15:27:00Z">
        <w:r w:rsidR="00E27FF8">
          <w:rPr>
            <w:rFonts w:ascii="Times New Roman" w:hAnsi="Times New Roman" w:cs="Times New Roman"/>
            <w:color w:val="000000" w:themeColor="text1"/>
          </w:rPr>
          <w:t xml:space="preserve">, and the basins had different </w:t>
        </w:r>
      </w:ins>
      <w:del w:id="613" w:author="Sally Thompson" w:date="2019-05-22T15:27:00Z">
        <w:r w:rsidRPr="0016288C" w:rsidDel="00E27FF8">
          <w:rPr>
            <w:rFonts w:ascii="Times New Roman" w:hAnsi="Times New Roman" w:cs="Times New Roman"/>
            <w:color w:val="000000" w:themeColor="text1"/>
          </w:rPr>
          <w:delText xml:space="preserve">. Differences in </w:delText>
        </w:r>
      </w:del>
      <w:r w:rsidRPr="0016288C">
        <w:rPr>
          <w:rFonts w:ascii="Times New Roman" w:hAnsi="Times New Roman" w:cs="Times New Roman"/>
          <w:color w:val="000000" w:themeColor="text1"/>
        </w:rPr>
        <w:t>snowpack depth</w:t>
      </w:r>
      <w:ins w:id="614" w:author="Sally Thompson" w:date="2019-05-22T15:27:00Z">
        <w:r w:rsidR="00E27FF8">
          <w:rPr>
            <w:rFonts w:ascii="Times New Roman" w:hAnsi="Times New Roman" w:cs="Times New Roman"/>
            <w:color w:val="000000" w:themeColor="text1"/>
          </w:rPr>
          <w:t>s</w:t>
        </w:r>
      </w:ins>
      <w:r w:rsidRPr="0016288C">
        <w:rPr>
          <w:rFonts w:ascii="Times New Roman" w:hAnsi="Times New Roman" w:cs="Times New Roman"/>
          <w:color w:val="000000" w:themeColor="text1"/>
        </w:rPr>
        <w:t xml:space="preserve"> </w:t>
      </w:r>
      <w:del w:id="615" w:author="Sally Thompson" w:date="2019-05-22T15:27:00Z">
        <w:r w:rsidRPr="0016288C" w:rsidDel="00E27FF8">
          <w:rPr>
            <w:rFonts w:ascii="Times New Roman" w:hAnsi="Times New Roman" w:cs="Times New Roman"/>
            <w:color w:val="000000" w:themeColor="text1"/>
          </w:rPr>
          <w:delText xml:space="preserve">between the three stations </w:delText>
        </w:r>
        <w:r w:rsidR="000B70F7" w:rsidDel="00E27FF8">
          <w:rPr>
            <w:rFonts w:ascii="Times New Roman" w:hAnsi="Times New Roman" w:cs="Times New Roman"/>
            <w:color w:val="000000" w:themeColor="text1"/>
          </w:rPr>
          <w:delText>were</w:delText>
        </w:r>
        <w:r w:rsidRPr="0016288C" w:rsidDel="00E27FF8">
          <w:rPr>
            <w:rFonts w:ascii="Times New Roman" w:hAnsi="Times New Roman" w:cs="Times New Roman"/>
            <w:color w:val="000000" w:themeColor="text1"/>
          </w:rPr>
          <w:delText xml:space="preserve"> observed </w:delText>
        </w:r>
      </w:del>
      <w:r w:rsidRPr="0016288C">
        <w:rPr>
          <w:rFonts w:ascii="Times New Roman" w:hAnsi="Times New Roman" w:cs="Times New Roman"/>
          <w:color w:val="000000" w:themeColor="text1"/>
        </w:rPr>
        <w:t xml:space="preserve">(Figure </w:t>
      </w:r>
      <w:r w:rsidR="000B70F7">
        <w:rPr>
          <w:rFonts w:ascii="Times New Roman" w:hAnsi="Times New Roman" w:cs="Times New Roman"/>
          <w:color w:val="000000" w:themeColor="text1"/>
        </w:rPr>
        <w:t>B</w:t>
      </w:r>
      <w:r w:rsidR="0036311B">
        <w:rPr>
          <w:rFonts w:ascii="Times New Roman" w:hAnsi="Times New Roman" w:cs="Times New Roman"/>
          <w:color w:val="000000" w:themeColor="text1"/>
        </w:rPr>
        <w:t>2</w:t>
      </w:r>
      <w:r w:rsidRPr="0016288C">
        <w:rPr>
          <w:rFonts w:ascii="Times New Roman" w:hAnsi="Times New Roman" w:cs="Times New Roman"/>
          <w:color w:val="000000" w:themeColor="text1"/>
        </w:rPr>
        <w:t xml:space="preserve">). </w:t>
      </w:r>
      <w:del w:id="616" w:author="Sally Thompson" w:date="2019-05-22T15:27:00Z">
        <w:r w:rsidRPr="0016288C" w:rsidDel="00E27FF8">
          <w:rPr>
            <w:rFonts w:ascii="Times New Roman" w:hAnsi="Times New Roman" w:cs="Times New Roman"/>
            <w:color w:val="000000" w:themeColor="text1"/>
          </w:rPr>
          <w:delText>Sugarloaf has missing s</w:delText>
        </w:r>
      </w:del>
      <w:ins w:id="617" w:author="Sally Thompson" w:date="2019-05-22T15:27:00Z">
        <w:r w:rsidR="00E27FF8">
          <w:rPr>
            <w:rFonts w:ascii="Times New Roman" w:hAnsi="Times New Roman" w:cs="Times New Roman"/>
            <w:color w:val="000000" w:themeColor="text1"/>
          </w:rPr>
          <w:t>S</w:t>
        </w:r>
      </w:ins>
      <w:r w:rsidRPr="0016288C">
        <w:rPr>
          <w:rFonts w:ascii="Times New Roman" w:hAnsi="Times New Roman" w:cs="Times New Roman"/>
          <w:color w:val="000000" w:themeColor="text1"/>
        </w:rPr>
        <w:t xml:space="preserve">now </w:t>
      </w:r>
      <w:del w:id="618" w:author="Sally Thompson" w:date="2019-05-22T15:27:00Z">
        <w:r w:rsidRPr="0016288C" w:rsidDel="00E27FF8">
          <w:rPr>
            <w:rFonts w:ascii="Times New Roman" w:hAnsi="Times New Roman" w:cs="Times New Roman"/>
            <w:color w:val="000000" w:themeColor="text1"/>
          </w:rPr>
          <w:delText xml:space="preserve">depth </w:delText>
        </w:r>
      </w:del>
      <w:r w:rsidR="007549F4">
        <w:rPr>
          <w:rFonts w:ascii="Times New Roman" w:hAnsi="Times New Roman" w:cs="Times New Roman"/>
          <w:color w:val="000000" w:themeColor="text1"/>
        </w:rPr>
        <w:t>data</w:t>
      </w:r>
      <w:r w:rsidRPr="0016288C">
        <w:rPr>
          <w:rFonts w:ascii="Times New Roman" w:hAnsi="Times New Roman" w:cs="Times New Roman"/>
          <w:color w:val="000000" w:themeColor="text1"/>
        </w:rPr>
        <w:t xml:space="preserve"> </w:t>
      </w:r>
      <w:ins w:id="619" w:author="Sally Thompson" w:date="2019-05-22T15:27:00Z">
        <w:r w:rsidR="00E27FF8">
          <w:rPr>
            <w:rFonts w:ascii="Times New Roman" w:hAnsi="Times New Roman" w:cs="Times New Roman"/>
            <w:color w:val="000000" w:themeColor="text1"/>
          </w:rPr>
          <w:t xml:space="preserve">in 2017 are incomplete for SCB because </w:t>
        </w:r>
      </w:ins>
      <w:ins w:id="620" w:author="Sally Thompson" w:date="2019-05-22T15:28:00Z">
        <w:r w:rsidR="00E27FF8">
          <w:rPr>
            <w:rFonts w:ascii="Times New Roman" w:hAnsi="Times New Roman" w:cs="Times New Roman"/>
            <w:color w:val="000000" w:themeColor="text1"/>
          </w:rPr>
          <w:t xml:space="preserve">of periods of time when the </w:t>
        </w:r>
      </w:ins>
      <w:ins w:id="621" w:author="Sally Thompson" w:date="2019-05-22T15:27:00Z">
        <w:r w:rsidR="00E27FF8">
          <w:rPr>
            <w:rFonts w:ascii="Times New Roman" w:hAnsi="Times New Roman" w:cs="Times New Roman"/>
            <w:color w:val="000000" w:themeColor="text1"/>
          </w:rPr>
          <w:t xml:space="preserve">snowpack covered the </w:t>
        </w:r>
      </w:ins>
      <w:del w:id="622" w:author="Sally Thompson" w:date="2019-05-22T15:27:00Z">
        <w:r w:rsidRPr="0016288C" w:rsidDel="00E27FF8">
          <w:rPr>
            <w:rFonts w:ascii="Times New Roman" w:hAnsi="Times New Roman" w:cs="Times New Roman"/>
            <w:color w:val="000000" w:themeColor="text1"/>
          </w:rPr>
          <w:delText xml:space="preserve">due to </w:delText>
        </w:r>
      </w:del>
      <w:r w:rsidRPr="0016288C">
        <w:rPr>
          <w:rFonts w:ascii="Times New Roman" w:hAnsi="Times New Roman" w:cs="Times New Roman"/>
          <w:color w:val="000000" w:themeColor="text1"/>
        </w:rPr>
        <w:t xml:space="preserve">cameras </w:t>
      </w:r>
      <w:del w:id="623" w:author="Sally Thompson" w:date="2019-05-22T15:27:00Z">
        <w:r w:rsidRPr="0016288C" w:rsidDel="00E27FF8">
          <w:rPr>
            <w:rFonts w:ascii="Times New Roman" w:hAnsi="Times New Roman" w:cs="Times New Roman"/>
            <w:color w:val="000000" w:themeColor="text1"/>
          </w:rPr>
          <w:delText xml:space="preserve">being </w:delText>
        </w:r>
      </w:del>
      <w:del w:id="624" w:author="Sally Thompson" w:date="2019-05-22T15:28:00Z">
        <w:r w:rsidRPr="0016288C" w:rsidDel="00E27FF8">
          <w:rPr>
            <w:rFonts w:ascii="Times New Roman" w:hAnsi="Times New Roman" w:cs="Times New Roman"/>
            <w:color w:val="000000" w:themeColor="text1"/>
          </w:rPr>
          <w:delText xml:space="preserve">covered </w:delText>
        </w:r>
      </w:del>
      <w:del w:id="625" w:author="Sally Thompson" w:date="2019-05-22T15:27:00Z">
        <w:r w:rsidRPr="0016288C" w:rsidDel="00E27FF8">
          <w:rPr>
            <w:rFonts w:ascii="Times New Roman" w:hAnsi="Times New Roman" w:cs="Times New Roman"/>
            <w:color w:val="000000" w:themeColor="text1"/>
          </w:rPr>
          <w:delText xml:space="preserve">with snow </w:delText>
        </w:r>
      </w:del>
      <w:del w:id="626" w:author="Sally Thompson" w:date="2019-05-22T15:28:00Z">
        <w:r w:rsidRPr="0016288C" w:rsidDel="00E27FF8">
          <w:rPr>
            <w:rFonts w:ascii="Times New Roman" w:hAnsi="Times New Roman" w:cs="Times New Roman"/>
            <w:color w:val="000000" w:themeColor="text1"/>
          </w:rPr>
          <w:delText>for much of the 2017 WY</w:delText>
        </w:r>
      </w:del>
      <w:r w:rsidRPr="0016288C">
        <w:rPr>
          <w:rFonts w:ascii="Times New Roman" w:hAnsi="Times New Roman" w:cs="Times New Roman"/>
          <w:color w:val="000000" w:themeColor="text1"/>
        </w:rPr>
        <w:t xml:space="preserve">. </w:t>
      </w:r>
      <w:del w:id="627" w:author="Sally Thompson" w:date="2019-05-22T15:28:00Z">
        <w:r w:rsidR="0036311B" w:rsidDel="00E27FF8">
          <w:rPr>
            <w:rFonts w:ascii="Times New Roman" w:hAnsi="Times New Roman" w:cs="Times New Roman"/>
            <w:color w:val="000000" w:themeColor="text1"/>
          </w:rPr>
          <w:delText>Despite the missing record,</w:delText>
        </w:r>
      </w:del>
      <w:ins w:id="628" w:author="Sally Thompson" w:date="2019-05-22T15:28:00Z">
        <w:r w:rsidR="00E27FF8">
          <w:rPr>
            <w:rFonts w:ascii="Times New Roman" w:hAnsi="Times New Roman" w:cs="Times New Roman"/>
            <w:color w:val="000000" w:themeColor="text1"/>
          </w:rPr>
          <w:t>Nonetheless, we estimate that</w:t>
        </w:r>
      </w:ins>
      <w:r w:rsidR="0036311B">
        <w:rPr>
          <w:rFonts w:ascii="Times New Roman" w:hAnsi="Times New Roman" w:cs="Times New Roman"/>
          <w:color w:val="000000" w:themeColor="text1"/>
        </w:rPr>
        <w:t xml:space="preserve"> s</w:t>
      </w:r>
      <w:r w:rsidRPr="0016288C">
        <w:rPr>
          <w:rFonts w:ascii="Times New Roman" w:hAnsi="Times New Roman" w:cs="Times New Roman"/>
          <w:color w:val="000000" w:themeColor="text1"/>
        </w:rPr>
        <w:t xml:space="preserve">now depth was </w:t>
      </w:r>
      <w:del w:id="629" w:author="Sally Thompson" w:date="2019-05-22T15:28:00Z">
        <w:r w:rsidRPr="0016288C" w:rsidDel="00E27FF8">
          <w:rPr>
            <w:rFonts w:ascii="Times New Roman" w:hAnsi="Times New Roman" w:cs="Times New Roman"/>
            <w:color w:val="000000" w:themeColor="text1"/>
          </w:rPr>
          <w:delText xml:space="preserve">comparable </w:delText>
        </w:r>
      </w:del>
      <w:ins w:id="630" w:author="Sally Thompson" w:date="2019-05-22T15:28:00Z">
        <w:r w:rsidR="00E27FF8">
          <w:rPr>
            <w:rFonts w:ascii="Times New Roman" w:hAnsi="Times New Roman" w:cs="Times New Roman"/>
            <w:color w:val="000000" w:themeColor="text1"/>
          </w:rPr>
          <w:t>similar</w:t>
        </w:r>
        <w:r w:rsidR="00E27FF8" w:rsidRPr="0016288C">
          <w:rPr>
            <w:rFonts w:ascii="Times New Roman" w:hAnsi="Times New Roman" w:cs="Times New Roman"/>
            <w:color w:val="000000" w:themeColor="text1"/>
          </w:rPr>
          <w:t xml:space="preserve"> </w:t>
        </w:r>
      </w:ins>
      <w:r w:rsidRPr="0016288C">
        <w:rPr>
          <w:rFonts w:ascii="Times New Roman" w:hAnsi="Times New Roman" w:cs="Times New Roman"/>
          <w:color w:val="000000" w:themeColor="text1"/>
        </w:rPr>
        <w:t xml:space="preserve">between the two sites during </w:t>
      </w:r>
      <w:ins w:id="631" w:author="Sally Thompson" w:date="2019-05-22T15:28:00Z">
        <w:r w:rsidR="00E27FF8">
          <w:rPr>
            <w:rFonts w:ascii="Times New Roman" w:hAnsi="Times New Roman" w:cs="Times New Roman"/>
            <w:color w:val="000000" w:themeColor="text1"/>
          </w:rPr>
          <w:t xml:space="preserve">the </w:t>
        </w:r>
      </w:ins>
      <w:del w:id="632" w:author="Sally Thompson" w:date="2019-05-22T15:28:00Z">
        <w:r w:rsidR="0036311B" w:rsidDel="00E27FF8">
          <w:rPr>
            <w:rFonts w:ascii="Times New Roman" w:hAnsi="Times New Roman" w:cs="Times New Roman"/>
            <w:color w:val="000000" w:themeColor="text1"/>
          </w:rPr>
          <w:delText xml:space="preserve">both </w:delText>
        </w:r>
      </w:del>
      <w:r w:rsidR="0036311B">
        <w:rPr>
          <w:rFonts w:ascii="Times New Roman" w:hAnsi="Times New Roman" w:cs="Times New Roman"/>
          <w:color w:val="000000" w:themeColor="text1"/>
        </w:rPr>
        <w:t xml:space="preserve">2017 and </w:t>
      </w:r>
      <w:r w:rsidRPr="0016288C">
        <w:rPr>
          <w:rFonts w:ascii="Times New Roman" w:hAnsi="Times New Roman" w:cs="Times New Roman"/>
          <w:color w:val="000000" w:themeColor="text1"/>
        </w:rPr>
        <w:t>2018 WY</w:t>
      </w:r>
      <w:r w:rsidR="0036311B">
        <w:rPr>
          <w:rFonts w:ascii="Times New Roman" w:hAnsi="Times New Roman" w:cs="Times New Roman"/>
          <w:color w:val="000000" w:themeColor="text1"/>
        </w:rPr>
        <w:t>s</w:t>
      </w:r>
      <w:r w:rsidRPr="0016288C">
        <w:rPr>
          <w:rFonts w:ascii="Times New Roman" w:hAnsi="Times New Roman" w:cs="Times New Roman"/>
          <w:color w:val="000000" w:themeColor="text1"/>
        </w:rPr>
        <w:t>.  In ICB manual snow depth measurements were taken in a grid around each weather station in March 2016, January and April 2017, and March 2018 (</w:t>
      </w:r>
      <w:r w:rsidR="000B70F7">
        <w:rPr>
          <w:rFonts w:ascii="Times New Roman" w:hAnsi="Times New Roman" w:cs="Times New Roman"/>
          <w:color w:val="000000" w:themeColor="text1"/>
        </w:rPr>
        <w:t xml:space="preserve">points and error bars on </w:t>
      </w:r>
      <w:r w:rsidRPr="0016288C">
        <w:rPr>
          <w:rFonts w:ascii="Times New Roman" w:hAnsi="Times New Roman" w:cs="Times New Roman"/>
          <w:color w:val="000000" w:themeColor="text1"/>
        </w:rPr>
        <w:t xml:space="preserve">Figure </w:t>
      </w:r>
      <w:r w:rsidR="000B70F7">
        <w:rPr>
          <w:rFonts w:ascii="Times New Roman" w:hAnsi="Times New Roman" w:cs="Times New Roman"/>
          <w:color w:val="000000" w:themeColor="text1"/>
        </w:rPr>
        <w:t>B</w:t>
      </w:r>
      <w:r w:rsidR="008F1C2F">
        <w:rPr>
          <w:rFonts w:ascii="Times New Roman" w:hAnsi="Times New Roman" w:cs="Times New Roman"/>
          <w:color w:val="000000" w:themeColor="text1"/>
        </w:rPr>
        <w:t>2</w:t>
      </w:r>
      <w:r w:rsidR="000B70F7">
        <w:rPr>
          <w:rFonts w:ascii="Times New Roman" w:hAnsi="Times New Roman" w:cs="Times New Roman"/>
          <w:color w:val="000000" w:themeColor="text1"/>
        </w:rPr>
        <w:t xml:space="preserve"> for ICB</w:t>
      </w:r>
      <w:r w:rsidRPr="0016288C">
        <w:rPr>
          <w:rFonts w:ascii="Times New Roman" w:hAnsi="Times New Roman" w:cs="Times New Roman"/>
          <w:color w:val="000000" w:themeColor="text1"/>
        </w:rPr>
        <w:t>)</w:t>
      </w:r>
      <w:r w:rsidR="000B70F7">
        <w:rPr>
          <w:rFonts w:ascii="Times New Roman" w:hAnsi="Times New Roman" w:cs="Times New Roman"/>
          <w:color w:val="000000" w:themeColor="text1"/>
        </w:rPr>
        <w:t xml:space="preserve">, but manual </w:t>
      </w:r>
      <w:r w:rsidR="000B70F7">
        <w:rPr>
          <w:rFonts w:ascii="Times New Roman" w:hAnsi="Times New Roman" w:cs="Times New Roman"/>
          <w:color w:val="000000" w:themeColor="text1"/>
        </w:rPr>
        <w:lastRenderedPageBreak/>
        <w:t>measurements were not made at SCB because the site was inaccessible in the winter</w:t>
      </w:r>
      <w:r w:rsidRPr="0016288C">
        <w:rPr>
          <w:rFonts w:ascii="Times New Roman" w:hAnsi="Times New Roman" w:cs="Times New Roman"/>
          <w:color w:val="000000" w:themeColor="text1"/>
        </w:rPr>
        <w:t xml:space="preserve">. For both locations and all water years, the wetland station </w:t>
      </w:r>
      <w:del w:id="633" w:author="Sally Thompson" w:date="2019-05-22T15:28:00Z">
        <w:r w:rsidRPr="0016288C" w:rsidDel="00E27FF8">
          <w:rPr>
            <w:rFonts w:ascii="Times New Roman" w:hAnsi="Times New Roman" w:cs="Times New Roman"/>
            <w:color w:val="000000" w:themeColor="text1"/>
          </w:rPr>
          <w:delText xml:space="preserve">on average </w:delText>
        </w:r>
      </w:del>
      <w:r w:rsidRPr="0016288C">
        <w:rPr>
          <w:rFonts w:ascii="Times New Roman" w:hAnsi="Times New Roman" w:cs="Times New Roman"/>
          <w:color w:val="000000" w:themeColor="text1"/>
        </w:rPr>
        <w:t>had the greatest snow</w:t>
      </w:r>
      <w:ins w:id="634" w:author="Sally Thompson" w:date="2019-05-22T15:29:00Z">
        <w:r w:rsidR="00E27FF8">
          <w:rPr>
            <w:rFonts w:ascii="Times New Roman" w:hAnsi="Times New Roman" w:cs="Times New Roman"/>
            <w:color w:val="000000" w:themeColor="text1"/>
          </w:rPr>
          <w:t>pack</w:t>
        </w:r>
      </w:ins>
      <w:r w:rsidRPr="0016288C">
        <w:rPr>
          <w:rFonts w:ascii="Times New Roman" w:hAnsi="Times New Roman" w:cs="Times New Roman"/>
          <w:color w:val="000000" w:themeColor="text1"/>
        </w:rPr>
        <w:t xml:space="preserve"> depth </w:t>
      </w:r>
      <w:del w:id="635" w:author="Sally Thompson" w:date="2019-05-22T15:28:00Z">
        <w:r w:rsidRPr="0016288C" w:rsidDel="00E27FF8">
          <w:rPr>
            <w:rFonts w:ascii="Times New Roman" w:hAnsi="Times New Roman" w:cs="Times New Roman"/>
            <w:color w:val="000000" w:themeColor="text1"/>
          </w:rPr>
          <w:delText xml:space="preserve">with </w:delText>
        </w:r>
      </w:del>
      <w:ins w:id="636" w:author="Sally Thompson" w:date="2019-05-22T15:28:00Z">
        <w:r w:rsidR="00E27FF8">
          <w:rPr>
            <w:rFonts w:ascii="Times New Roman" w:hAnsi="Times New Roman" w:cs="Times New Roman"/>
            <w:color w:val="000000" w:themeColor="text1"/>
          </w:rPr>
          <w:t>and</w:t>
        </w:r>
        <w:r w:rsidR="00E27FF8" w:rsidRPr="0016288C">
          <w:rPr>
            <w:rFonts w:ascii="Times New Roman" w:hAnsi="Times New Roman" w:cs="Times New Roman"/>
            <w:color w:val="000000" w:themeColor="text1"/>
          </w:rPr>
          <w:t xml:space="preserve"> </w:t>
        </w:r>
      </w:ins>
      <w:r w:rsidRPr="0016288C">
        <w:rPr>
          <w:rFonts w:ascii="Times New Roman" w:hAnsi="Times New Roman" w:cs="Times New Roman"/>
          <w:color w:val="000000" w:themeColor="text1"/>
        </w:rPr>
        <w:t>the latest melt date,</w:t>
      </w:r>
      <w:del w:id="637" w:author="Sally Thompson" w:date="2019-05-22T15:28:00Z">
        <w:r w:rsidRPr="0016288C" w:rsidDel="00E27FF8">
          <w:rPr>
            <w:rFonts w:ascii="Times New Roman" w:hAnsi="Times New Roman" w:cs="Times New Roman"/>
            <w:color w:val="000000" w:themeColor="text1"/>
          </w:rPr>
          <w:delText xml:space="preserve"> followed by the shrub station.</w:delText>
        </w:r>
      </w:del>
      <w:ins w:id="638" w:author="Sally Thompson" w:date="2019-05-22T15:28:00Z">
        <w:r w:rsidR="00E27FF8">
          <w:rPr>
            <w:rFonts w:ascii="Times New Roman" w:hAnsi="Times New Roman" w:cs="Times New Roman"/>
            <w:color w:val="000000" w:themeColor="text1"/>
          </w:rPr>
          <w:t xml:space="preserve"> and t</w:t>
        </w:r>
      </w:ins>
      <w:del w:id="639" w:author="Sally Thompson" w:date="2019-05-22T15:28:00Z">
        <w:r w:rsidRPr="0016288C" w:rsidDel="00E27FF8">
          <w:rPr>
            <w:rFonts w:ascii="Times New Roman" w:hAnsi="Times New Roman" w:cs="Times New Roman"/>
            <w:color w:val="000000" w:themeColor="text1"/>
          </w:rPr>
          <w:delText xml:space="preserve"> </w:delText>
        </w:r>
        <w:r w:rsidR="000B70F7" w:rsidDel="00E27FF8">
          <w:rPr>
            <w:rFonts w:ascii="Times New Roman" w:hAnsi="Times New Roman" w:cs="Times New Roman"/>
            <w:color w:val="000000" w:themeColor="text1"/>
          </w:rPr>
          <w:delText>T</w:delText>
        </w:r>
      </w:del>
      <w:r w:rsidR="000B70F7">
        <w:rPr>
          <w:rFonts w:ascii="Times New Roman" w:hAnsi="Times New Roman" w:cs="Times New Roman"/>
          <w:color w:val="000000" w:themeColor="text1"/>
        </w:rPr>
        <w:t>he f</w:t>
      </w:r>
      <w:r w:rsidRPr="0016288C">
        <w:rPr>
          <w:rFonts w:ascii="Times New Roman" w:hAnsi="Times New Roman" w:cs="Times New Roman"/>
          <w:color w:val="000000" w:themeColor="text1"/>
        </w:rPr>
        <w:t>orest station had the lowest snowpack depth and earliest melt date</w:t>
      </w:r>
      <w:del w:id="640" w:author="Sally Thompson" w:date="2019-05-22T15:29:00Z">
        <w:r w:rsidR="000B70F7" w:rsidDel="00E27FF8">
          <w:rPr>
            <w:rFonts w:ascii="Times New Roman" w:hAnsi="Times New Roman" w:cs="Times New Roman"/>
            <w:color w:val="000000" w:themeColor="text1"/>
          </w:rPr>
          <w:delText xml:space="preserve"> at both sites</w:delText>
        </w:r>
      </w:del>
      <w:r w:rsidRPr="0016288C">
        <w:rPr>
          <w:rFonts w:ascii="Times New Roman" w:hAnsi="Times New Roman" w:cs="Times New Roman"/>
          <w:color w:val="000000" w:themeColor="text1"/>
        </w:rPr>
        <w:t xml:space="preserve">. </w:t>
      </w:r>
    </w:p>
    <w:p w14:paraId="3C2A4607" w14:textId="77777777" w:rsidR="00CF5D1A" w:rsidRPr="0016288C" w:rsidRDefault="00CF5D1A" w:rsidP="00CF5D1A">
      <w:pPr>
        <w:rPr>
          <w:rFonts w:ascii="Times New Roman" w:hAnsi="Times New Roman" w:cs="Times New Roman"/>
          <w:color w:val="000000" w:themeColor="text1"/>
        </w:rPr>
      </w:pPr>
    </w:p>
    <w:p w14:paraId="3CCD45D9" w14:textId="77777777" w:rsidR="00CF5D1A" w:rsidRPr="0016288C" w:rsidRDefault="00CF5D1A" w:rsidP="000B70F7">
      <w:pPr>
        <w:keepNext/>
        <w:spacing w:line="480" w:lineRule="auto"/>
        <w:rPr>
          <w:rFonts w:ascii="Times New Roman" w:hAnsi="Times New Roman" w:cs="Times New Roman"/>
          <w:color w:val="000000" w:themeColor="text1"/>
        </w:rPr>
      </w:pPr>
      <w:r w:rsidRPr="0016288C">
        <w:rPr>
          <w:rFonts w:ascii="Times New Roman" w:hAnsi="Times New Roman" w:cs="Times New Roman"/>
          <w:i/>
          <w:noProof/>
          <w:color w:val="000000" w:themeColor="text1"/>
          <w:lang w:eastAsia="en-US"/>
        </w:rPr>
        <w:drawing>
          <wp:inline distT="0" distB="0" distL="0" distR="0" wp14:anchorId="68DE6143" wp14:editId="10EBEC88">
            <wp:extent cx="5579957" cy="31844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85" b="-1"/>
                    <a:stretch/>
                  </pic:blipFill>
                  <pic:spPr bwMode="auto">
                    <a:xfrm>
                      <a:off x="0" y="0"/>
                      <a:ext cx="5580394" cy="318468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1D6FA81" w14:textId="246E5AE3" w:rsidR="00CF5D1A" w:rsidRPr="00DB5B05" w:rsidRDefault="00CF5D1A" w:rsidP="00DB5B05">
      <w:pPr>
        <w:pStyle w:val="Caption"/>
        <w:rPr>
          <w:rFonts w:ascii="Times New Roman" w:hAnsi="Times New Roman" w:cs="Times New Roman"/>
          <w:color w:val="000000" w:themeColor="text1"/>
          <w:sz w:val="24"/>
          <w:szCs w:val="24"/>
        </w:rPr>
      </w:pPr>
      <w:bookmarkStart w:id="641" w:name="_Ref534405756"/>
      <w:commentRangeStart w:id="642"/>
      <w:r w:rsidRPr="000B70F7">
        <w:rPr>
          <w:rFonts w:ascii="Times New Roman" w:hAnsi="Times New Roman" w:cs="Times New Roman"/>
          <w:color w:val="000000" w:themeColor="text1"/>
          <w:sz w:val="24"/>
          <w:szCs w:val="24"/>
        </w:rPr>
        <w:t xml:space="preserve">Figure </w:t>
      </w:r>
      <w:bookmarkEnd w:id="641"/>
      <w:r w:rsidR="000B70F7">
        <w:rPr>
          <w:rFonts w:ascii="Times New Roman" w:hAnsi="Times New Roman" w:cs="Times New Roman"/>
          <w:noProof/>
          <w:color w:val="000000" w:themeColor="text1"/>
          <w:sz w:val="24"/>
          <w:szCs w:val="24"/>
        </w:rPr>
        <w:t>B</w:t>
      </w:r>
      <w:r w:rsidR="0036311B">
        <w:rPr>
          <w:rFonts w:ascii="Times New Roman" w:hAnsi="Times New Roman" w:cs="Times New Roman"/>
          <w:noProof/>
          <w:color w:val="000000" w:themeColor="text1"/>
          <w:sz w:val="24"/>
          <w:szCs w:val="24"/>
        </w:rPr>
        <w:t>2</w:t>
      </w:r>
      <w:r w:rsidRPr="000B70F7">
        <w:rPr>
          <w:rFonts w:ascii="Times New Roman" w:hAnsi="Times New Roman" w:cs="Times New Roman"/>
          <w:color w:val="000000" w:themeColor="text1"/>
          <w:sz w:val="24"/>
          <w:szCs w:val="24"/>
        </w:rPr>
        <w:t xml:space="preserve">: Snow depth (in mm) for Sugarloaf Creek Basin (top) and </w:t>
      </w:r>
      <w:proofErr w:type="spellStart"/>
      <w:r w:rsidRPr="000B70F7">
        <w:rPr>
          <w:rFonts w:ascii="Times New Roman" w:hAnsi="Times New Roman" w:cs="Times New Roman"/>
          <w:color w:val="000000" w:themeColor="text1"/>
          <w:sz w:val="24"/>
          <w:szCs w:val="24"/>
        </w:rPr>
        <w:t>Illilouette</w:t>
      </w:r>
      <w:proofErr w:type="spellEnd"/>
      <w:r w:rsidRPr="000B70F7">
        <w:rPr>
          <w:rFonts w:ascii="Times New Roman" w:hAnsi="Times New Roman" w:cs="Times New Roman"/>
          <w:color w:val="000000" w:themeColor="text1"/>
          <w:sz w:val="24"/>
          <w:szCs w:val="24"/>
        </w:rPr>
        <w:t xml:space="preserve"> Creek Basin (bottom) as measured from images taken four times each day at wetland, shrub, and forest weather station sites. Additionally, error bars (squares indicating mean, and bars indicating standard deviation) are shown for manually measured snow depths in ICB.</w:t>
      </w:r>
      <w:r w:rsidR="008A7EA4">
        <w:rPr>
          <w:rFonts w:ascii="Times New Roman" w:hAnsi="Times New Roman" w:cs="Times New Roman"/>
          <w:color w:val="000000" w:themeColor="text1"/>
          <w:sz w:val="24"/>
          <w:szCs w:val="24"/>
        </w:rPr>
        <w:t xml:space="preserve"> Due to peak snowpack </w:t>
      </w:r>
      <w:proofErr w:type="gramStart"/>
      <w:r w:rsidR="008A7EA4">
        <w:rPr>
          <w:rFonts w:ascii="Times New Roman" w:hAnsi="Times New Roman" w:cs="Times New Roman"/>
          <w:color w:val="000000" w:themeColor="text1"/>
          <w:sz w:val="24"/>
          <w:szCs w:val="24"/>
        </w:rPr>
        <w:t>during</w:t>
      </w:r>
      <w:proofErr w:type="gramEnd"/>
      <w:r w:rsidR="008A7EA4">
        <w:rPr>
          <w:rFonts w:ascii="Times New Roman" w:hAnsi="Times New Roman" w:cs="Times New Roman"/>
          <w:color w:val="000000" w:themeColor="text1"/>
          <w:sz w:val="24"/>
          <w:szCs w:val="24"/>
        </w:rPr>
        <w:t xml:space="preserve"> 2017-2018 winter. In SCB, cameras were covered during peak snowpack for 2017-18 winter, resulting in missing data. Same winter shrub camera has stopped working before </w:t>
      </w:r>
      <w:r w:rsidR="00DB5B05">
        <w:rPr>
          <w:rFonts w:ascii="Times New Roman" w:hAnsi="Times New Roman" w:cs="Times New Roman"/>
          <w:color w:val="000000" w:themeColor="text1"/>
          <w:sz w:val="24"/>
          <w:szCs w:val="24"/>
        </w:rPr>
        <w:t xml:space="preserve">full snowmelt. </w:t>
      </w:r>
      <w:r w:rsidR="008A7EA4">
        <w:rPr>
          <w:rFonts w:ascii="Times New Roman" w:hAnsi="Times New Roman" w:cs="Times New Roman"/>
          <w:color w:val="000000" w:themeColor="text1"/>
          <w:sz w:val="24"/>
          <w:szCs w:val="24"/>
        </w:rPr>
        <w:t xml:space="preserve">  </w:t>
      </w:r>
      <w:r w:rsidRPr="000B70F7">
        <w:rPr>
          <w:rFonts w:ascii="Times New Roman" w:hAnsi="Times New Roman" w:cs="Times New Roman"/>
          <w:color w:val="000000" w:themeColor="text1"/>
          <w:sz w:val="24"/>
          <w:szCs w:val="24"/>
        </w:rPr>
        <w:t xml:space="preserve"> </w:t>
      </w:r>
      <w:commentRangeEnd w:id="642"/>
      <w:r w:rsidRPr="000B70F7">
        <w:rPr>
          <w:rStyle w:val="CommentReference"/>
          <w:i w:val="0"/>
          <w:iCs w:val="0"/>
          <w:color w:val="000000" w:themeColor="text1"/>
          <w:sz w:val="24"/>
          <w:szCs w:val="24"/>
        </w:rPr>
        <w:commentReference w:id="642"/>
      </w:r>
      <w:r w:rsidRPr="0016288C">
        <w:rPr>
          <w:rFonts w:ascii="Times New Roman" w:hAnsi="Times New Roman" w:cs="Times New Roman"/>
          <w:color w:val="000000" w:themeColor="text1"/>
        </w:rPr>
        <w:br w:type="page"/>
      </w:r>
    </w:p>
    <w:p w14:paraId="0F551DED" w14:textId="013E1E68" w:rsidR="00CF5D1A" w:rsidRPr="0016288C" w:rsidRDefault="00CF5D1A" w:rsidP="00CF5D1A">
      <w:pPr>
        <w:pStyle w:val="Heading1"/>
        <w:rPr>
          <w:rFonts w:ascii="Times New Roman" w:hAnsi="Times New Roman" w:cs="Times New Roman"/>
          <w:color w:val="000000" w:themeColor="text1"/>
        </w:rPr>
      </w:pPr>
      <w:r w:rsidRPr="0016288C">
        <w:rPr>
          <w:rFonts w:ascii="Times New Roman" w:hAnsi="Times New Roman" w:cs="Times New Roman"/>
          <w:color w:val="000000" w:themeColor="text1"/>
        </w:rPr>
        <w:lastRenderedPageBreak/>
        <w:t xml:space="preserve">Appendix </w:t>
      </w:r>
      <w:r w:rsidR="00DB5B05">
        <w:rPr>
          <w:rFonts w:ascii="Times New Roman" w:hAnsi="Times New Roman" w:cs="Times New Roman"/>
          <w:color w:val="000000" w:themeColor="text1"/>
        </w:rPr>
        <w:t>C</w:t>
      </w:r>
      <w:r w:rsidRPr="0016288C">
        <w:rPr>
          <w:rFonts w:ascii="Times New Roman" w:hAnsi="Times New Roman" w:cs="Times New Roman"/>
          <w:color w:val="000000" w:themeColor="text1"/>
        </w:rPr>
        <w:t xml:space="preserve">: </w:t>
      </w:r>
      <w:r w:rsidR="007549F4">
        <w:rPr>
          <w:rFonts w:ascii="Times New Roman" w:hAnsi="Times New Roman" w:cs="Times New Roman"/>
          <w:color w:val="000000" w:themeColor="text1"/>
        </w:rPr>
        <w:t>Detailed soil moisture model results</w:t>
      </w:r>
    </w:p>
    <w:p w14:paraId="4F69D8A0" w14:textId="77777777" w:rsidR="00CF5D1A" w:rsidRPr="0016288C" w:rsidRDefault="00CF5D1A" w:rsidP="00CF5D1A">
      <w:pPr>
        <w:spacing w:line="480" w:lineRule="auto"/>
        <w:rPr>
          <w:rFonts w:ascii="Times New Roman" w:hAnsi="Times New Roman" w:cs="Times New Roman"/>
          <w:color w:val="000000" w:themeColor="text1"/>
        </w:rPr>
      </w:pPr>
    </w:p>
    <w:p w14:paraId="2AA84F90" w14:textId="26A3B686" w:rsidR="00CF5D1A" w:rsidRPr="0016288C" w:rsidRDefault="00CF5D1A" w:rsidP="00CF5D1A">
      <w:pPr>
        <w:keepNext/>
        <w:spacing w:line="480" w:lineRule="auto"/>
        <w:rPr>
          <w:rFonts w:ascii="Times New Roman" w:hAnsi="Times New Roman" w:cs="Times New Roman"/>
          <w:color w:val="000000" w:themeColor="text1"/>
        </w:rPr>
      </w:pPr>
      <w:del w:id="644" w:author="Gabrielle Boisrame" w:date="2019-06-12T10:29:00Z">
        <w:r w:rsidRPr="0016288C" w:rsidDel="003B15AA">
          <w:rPr>
            <w:rFonts w:ascii="Times New Roman" w:hAnsi="Times New Roman" w:cs="Times New Roman"/>
            <w:noProof/>
            <w:color w:val="000000" w:themeColor="text1"/>
            <w:lang w:eastAsia="en-US"/>
          </w:rPr>
          <w:drawing>
            <wp:inline distT="0" distB="0" distL="0" distR="0" wp14:anchorId="571DC6B1" wp14:editId="719E09F8">
              <wp:extent cx="6305945" cy="321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3223" b="6014"/>
                      <a:stretch/>
                    </pic:blipFill>
                    <pic:spPr bwMode="auto">
                      <a:xfrm>
                        <a:off x="0" y="0"/>
                        <a:ext cx="6307242" cy="322011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del>
    </w:p>
    <w:p w14:paraId="6A8CB6AA" w14:textId="57EF3D4A" w:rsidR="005D4B59" w:rsidRDefault="005D4B59" w:rsidP="005D4B59">
      <w:r w:rsidRPr="005D4B59">
        <w:rPr>
          <w:noProof/>
          <w:lang w:eastAsia="en-US"/>
        </w:rPr>
        <w:drawing>
          <wp:inline distT="0" distB="0" distL="0" distR="0" wp14:anchorId="5478536B" wp14:editId="5C27C9B5">
            <wp:extent cx="5829300" cy="582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829740" cy="582974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886DA01" w14:textId="627C3741" w:rsidR="0060035F" w:rsidRDefault="0060035F" w:rsidP="0060035F">
      <w:pPr>
        <w:pStyle w:val="Caption"/>
        <w:rPr>
          <w:rFonts w:ascii="Times New Roman" w:hAnsi="Times New Roman" w:cs="Times New Roman"/>
          <w:color w:val="000000" w:themeColor="text1"/>
        </w:rPr>
      </w:pPr>
      <w:bookmarkStart w:id="645" w:name="_Ref534405156"/>
      <w:r w:rsidRPr="0016288C">
        <w:rPr>
          <w:rFonts w:ascii="Times New Roman" w:hAnsi="Times New Roman" w:cs="Times New Roman"/>
          <w:color w:val="000000" w:themeColor="text1"/>
        </w:rPr>
        <w:t xml:space="preserve">Figure </w:t>
      </w:r>
      <w:bookmarkEnd w:id="645"/>
      <w:r w:rsidR="008F1C2F">
        <w:rPr>
          <w:rFonts w:ascii="Times New Roman" w:hAnsi="Times New Roman" w:cs="Times New Roman"/>
          <w:noProof/>
          <w:color w:val="000000" w:themeColor="text1"/>
        </w:rPr>
        <w:t>C</w:t>
      </w:r>
      <w:r w:rsidRPr="0016288C">
        <w:rPr>
          <w:rFonts w:ascii="Times New Roman" w:hAnsi="Times New Roman" w:cs="Times New Roman"/>
          <w:noProof/>
          <w:color w:val="000000" w:themeColor="text1"/>
        </w:rPr>
        <w:t>1</w:t>
      </w:r>
      <w:r w:rsidRPr="0016288C">
        <w:rPr>
          <w:rFonts w:ascii="Times New Roman" w:hAnsi="Times New Roman" w:cs="Times New Roman"/>
          <w:color w:val="000000" w:themeColor="text1"/>
        </w:rPr>
        <w:t>: Relative importance of each variable in predicting plot-level soil moisture</w:t>
      </w:r>
      <w:r>
        <w:rPr>
          <w:rFonts w:ascii="Times New Roman" w:hAnsi="Times New Roman" w:cs="Times New Roman"/>
          <w:color w:val="000000" w:themeColor="text1"/>
        </w:rPr>
        <w:t xml:space="preserve"> for Sugarloaf Creek Basin (</w:t>
      </w:r>
      <w:r w:rsidR="003B15AA">
        <w:rPr>
          <w:rFonts w:ascii="Times New Roman" w:hAnsi="Times New Roman" w:cs="Times New Roman"/>
          <w:color w:val="000000" w:themeColor="text1"/>
        </w:rPr>
        <w:t>A</w:t>
      </w:r>
      <w:r>
        <w:rPr>
          <w:rFonts w:ascii="Times New Roman" w:hAnsi="Times New Roman" w:cs="Times New Roman"/>
          <w:color w:val="000000" w:themeColor="text1"/>
        </w:rPr>
        <w:t xml:space="preserve">) and </w:t>
      </w:r>
      <w:proofErr w:type="spellStart"/>
      <w:r>
        <w:rPr>
          <w:rFonts w:ascii="Times New Roman" w:hAnsi="Times New Roman" w:cs="Times New Roman"/>
          <w:color w:val="000000" w:themeColor="text1"/>
        </w:rPr>
        <w:t>Illilouette</w:t>
      </w:r>
      <w:proofErr w:type="spellEnd"/>
      <w:r>
        <w:rPr>
          <w:rFonts w:ascii="Times New Roman" w:hAnsi="Times New Roman" w:cs="Times New Roman"/>
          <w:color w:val="000000" w:themeColor="text1"/>
        </w:rPr>
        <w:t xml:space="preserve"> Creek Basin (</w:t>
      </w:r>
      <w:r w:rsidR="003B15AA">
        <w:rPr>
          <w:rFonts w:ascii="Times New Roman" w:hAnsi="Times New Roman" w:cs="Times New Roman"/>
          <w:color w:val="000000" w:themeColor="text1"/>
        </w:rPr>
        <w:t>B</w:t>
      </w:r>
      <w:r>
        <w:rPr>
          <w:rFonts w:ascii="Times New Roman" w:hAnsi="Times New Roman" w:cs="Times New Roman"/>
          <w:color w:val="000000" w:themeColor="text1"/>
        </w:rPr>
        <w:t>)</w:t>
      </w:r>
      <w:r w:rsidRPr="0016288C">
        <w:rPr>
          <w:rFonts w:ascii="Times New Roman" w:hAnsi="Times New Roman" w:cs="Times New Roman"/>
          <w:color w:val="000000" w:themeColor="text1"/>
        </w:rPr>
        <w:t>.</w:t>
      </w:r>
      <w:r>
        <w:rPr>
          <w:rFonts w:ascii="Times New Roman" w:hAnsi="Times New Roman" w:cs="Times New Roman"/>
          <w:color w:val="000000" w:themeColor="text1"/>
        </w:rPr>
        <w:t xml:space="preserve"> Variables include 2014 vegetation (Current Veg), Distance from nearest stream, </w:t>
      </w:r>
      <w:r w:rsidR="000563B2">
        <w:rPr>
          <w:rFonts w:ascii="Times New Roman" w:hAnsi="Times New Roman" w:cs="Times New Roman"/>
          <w:color w:val="000000" w:themeColor="text1"/>
        </w:rPr>
        <w:t xml:space="preserve">1973 vegetation, </w:t>
      </w:r>
      <w:r>
        <w:rPr>
          <w:rFonts w:ascii="Times New Roman" w:hAnsi="Times New Roman" w:cs="Times New Roman"/>
          <w:color w:val="000000" w:themeColor="text1"/>
        </w:rPr>
        <w:t>topographic wetness index at a 10m resolution (TWI), Upslope contributing area, topographic position index calculated at a scale of 300m (TPI), aspect, elevation, slope, maximum fire severity, days since January 1 for the measurement (Day of Year), years since fire, times burned, and year of the measurement.</w:t>
      </w:r>
    </w:p>
    <w:p w14:paraId="0D6FC98F" w14:textId="77777777" w:rsidR="005D4B59" w:rsidRPr="005D4B59" w:rsidRDefault="005D4B59" w:rsidP="005D4B59"/>
    <w:p w14:paraId="693B03A9" w14:textId="77777777" w:rsidR="00842327" w:rsidRDefault="00842327" w:rsidP="00CF5D1A">
      <w:pPr>
        <w:rPr>
          <w:rFonts w:ascii="Times New Roman" w:hAnsi="Times New Roman" w:cs="Times New Roman"/>
          <w:color w:val="000000" w:themeColor="text1"/>
        </w:rPr>
      </w:pPr>
    </w:p>
    <w:p w14:paraId="2BC8AF59" w14:textId="404C350F" w:rsidR="00842327" w:rsidRDefault="00842327" w:rsidP="00CF5D1A">
      <w:pPr>
        <w:rPr>
          <w:rFonts w:ascii="Times New Roman" w:hAnsi="Times New Roman" w:cs="Times New Roman"/>
          <w:i/>
          <w:color w:val="000000" w:themeColor="text1"/>
          <w:sz w:val="18"/>
          <w:szCs w:val="18"/>
        </w:rPr>
      </w:pPr>
      <w:r>
        <w:rPr>
          <w:rFonts w:ascii="Times New Roman" w:hAnsi="Times New Roman" w:cs="Times New Roman"/>
          <w:i/>
          <w:noProof/>
          <w:color w:val="000000" w:themeColor="text1"/>
          <w:sz w:val="18"/>
          <w:szCs w:val="18"/>
          <w:lang w:eastAsia="en-US"/>
        </w:rPr>
        <w:lastRenderedPageBreak/>
        <w:drawing>
          <wp:inline distT="0" distB="0" distL="0" distR="0" wp14:anchorId="0DCBC0B6" wp14:editId="158F917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ialPlotsLine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842327">
        <w:rPr>
          <w:rFonts w:ascii="Times New Roman" w:hAnsi="Times New Roman" w:cs="Times New Roman"/>
          <w:i/>
          <w:color w:val="000000" w:themeColor="text1"/>
          <w:sz w:val="18"/>
          <w:szCs w:val="18"/>
        </w:rPr>
        <w:t xml:space="preserve">Figure </w:t>
      </w:r>
      <w:r w:rsidR="008F1C2F">
        <w:rPr>
          <w:rFonts w:ascii="Times New Roman" w:hAnsi="Times New Roman" w:cs="Times New Roman"/>
          <w:i/>
          <w:noProof/>
          <w:color w:val="000000" w:themeColor="text1"/>
          <w:sz w:val="18"/>
          <w:szCs w:val="18"/>
        </w:rPr>
        <w:t>C</w:t>
      </w:r>
      <w:r w:rsidRPr="00842327">
        <w:rPr>
          <w:rFonts w:ascii="Times New Roman" w:hAnsi="Times New Roman" w:cs="Times New Roman"/>
          <w:i/>
          <w:noProof/>
          <w:color w:val="000000" w:themeColor="text1"/>
          <w:sz w:val="18"/>
          <w:szCs w:val="18"/>
        </w:rPr>
        <w:t>2</w:t>
      </w:r>
      <w:r w:rsidRPr="00842327">
        <w:rPr>
          <w:rFonts w:ascii="Times New Roman" w:hAnsi="Times New Roman" w:cs="Times New Roman"/>
          <w:i/>
          <w:color w:val="000000" w:themeColor="text1"/>
          <w:sz w:val="18"/>
          <w:szCs w:val="18"/>
        </w:rPr>
        <w:t>: Partial plots showing how the mean soil moisture (across all other possible variable values) varies with each topographic variable.</w:t>
      </w:r>
    </w:p>
    <w:p w14:paraId="61430609" w14:textId="76471031" w:rsidR="00842327" w:rsidRDefault="00842327" w:rsidP="00CF5D1A">
      <w:pPr>
        <w:rPr>
          <w:rFonts w:ascii="Times New Roman" w:hAnsi="Times New Roman" w:cs="Times New Roman"/>
          <w:i/>
          <w:color w:val="000000" w:themeColor="text1"/>
          <w:sz w:val="18"/>
          <w:szCs w:val="18"/>
        </w:rPr>
      </w:pPr>
    </w:p>
    <w:p w14:paraId="1F451B6B" w14:textId="77777777" w:rsidR="00842327" w:rsidRDefault="00842327" w:rsidP="00CF5D1A">
      <w:pPr>
        <w:rPr>
          <w:rFonts w:ascii="Times New Roman" w:hAnsi="Times New Roman" w:cs="Times New Roman"/>
          <w:i/>
          <w:color w:val="000000" w:themeColor="text1"/>
          <w:sz w:val="18"/>
          <w:szCs w:val="18"/>
        </w:rPr>
      </w:pPr>
    </w:p>
    <w:p w14:paraId="418A678F" w14:textId="38AC171B" w:rsidR="00CF5D1A" w:rsidRPr="00842327" w:rsidRDefault="00842327" w:rsidP="00CF5D1A">
      <w:pPr>
        <w:rPr>
          <w:rFonts w:ascii="Times New Roman" w:hAnsi="Times New Roman" w:cs="Times New Roman"/>
          <w:i/>
          <w:color w:val="000000" w:themeColor="text1"/>
          <w:sz w:val="18"/>
          <w:szCs w:val="18"/>
        </w:rPr>
      </w:pPr>
      <w:r>
        <w:rPr>
          <w:rFonts w:ascii="Times New Roman" w:hAnsi="Times New Roman" w:cs="Times New Roman"/>
          <w:i/>
          <w:noProof/>
          <w:color w:val="000000" w:themeColor="text1"/>
          <w:sz w:val="18"/>
          <w:szCs w:val="18"/>
          <w:lang w:eastAsia="en-US"/>
        </w:rPr>
        <w:drawing>
          <wp:inline distT="0" distB="0" distL="0" distR="0" wp14:anchorId="7D5FB7A1" wp14:editId="29E292F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ialPlotsBars.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842327">
        <w:rPr>
          <w:rFonts w:ascii="Times New Roman" w:hAnsi="Times New Roman" w:cs="Times New Roman"/>
          <w:i/>
          <w:color w:val="000000" w:themeColor="text1"/>
          <w:sz w:val="18"/>
          <w:szCs w:val="18"/>
        </w:rPr>
        <w:t xml:space="preserve">Figure </w:t>
      </w:r>
      <w:r w:rsidR="008F1C2F">
        <w:rPr>
          <w:rFonts w:ascii="Times New Roman" w:hAnsi="Times New Roman" w:cs="Times New Roman"/>
          <w:i/>
          <w:noProof/>
          <w:color w:val="000000" w:themeColor="text1"/>
          <w:sz w:val="18"/>
          <w:szCs w:val="18"/>
        </w:rPr>
        <w:t>C</w:t>
      </w:r>
      <w:r>
        <w:rPr>
          <w:rFonts w:ascii="Times New Roman" w:hAnsi="Times New Roman" w:cs="Times New Roman"/>
          <w:i/>
          <w:noProof/>
          <w:color w:val="000000" w:themeColor="text1"/>
          <w:sz w:val="18"/>
          <w:szCs w:val="18"/>
        </w:rPr>
        <w:t>3</w:t>
      </w:r>
      <w:r w:rsidRPr="00842327">
        <w:rPr>
          <w:rFonts w:ascii="Times New Roman" w:hAnsi="Times New Roman" w:cs="Times New Roman"/>
          <w:i/>
          <w:color w:val="000000" w:themeColor="text1"/>
          <w:sz w:val="18"/>
          <w:szCs w:val="18"/>
        </w:rPr>
        <w:t xml:space="preserve">: Partial plots showing how the mean soil moisture (across all other possible variable values) varies with each </w:t>
      </w:r>
      <w:r>
        <w:rPr>
          <w:rFonts w:ascii="Times New Roman" w:hAnsi="Times New Roman" w:cs="Times New Roman"/>
          <w:i/>
          <w:color w:val="000000" w:themeColor="text1"/>
          <w:sz w:val="18"/>
          <w:szCs w:val="18"/>
        </w:rPr>
        <w:t>variable. Those variables treated as factors rather than numbers in the model are shown as bar plots</w:t>
      </w:r>
      <w:r w:rsidRPr="00842327">
        <w:rPr>
          <w:rFonts w:ascii="Times New Roman" w:hAnsi="Times New Roman" w:cs="Times New Roman"/>
          <w:i/>
          <w:color w:val="000000" w:themeColor="text1"/>
          <w:sz w:val="18"/>
          <w:szCs w:val="18"/>
        </w:rPr>
        <w:t>.</w:t>
      </w:r>
      <w:r w:rsidR="00687F5B">
        <w:rPr>
          <w:rFonts w:ascii="Times New Roman" w:hAnsi="Times New Roman" w:cs="Times New Roman"/>
          <w:i/>
          <w:color w:val="000000" w:themeColor="text1"/>
          <w:sz w:val="18"/>
          <w:szCs w:val="18"/>
        </w:rPr>
        <w:t xml:space="preserve"> Number of fires varied moisture by less than </w:t>
      </w:r>
      <w:proofErr w:type="gramStart"/>
      <w:r w:rsidR="00687F5B">
        <w:rPr>
          <w:rFonts w:ascii="Times New Roman" w:hAnsi="Times New Roman" w:cs="Times New Roman"/>
          <w:i/>
          <w:color w:val="000000" w:themeColor="text1"/>
          <w:sz w:val="18"/>
          <w:szCs w:val="18"/>
        </w:rPr>
        <w:t>0.4%, and</w:t>
      </w:r>
      <w:proofErr w:type="gramEnd"/>
      <w:r w:rsidR="00687F5B">
        <w:rPr>
          <w:rFonts w:ascii="Times New Roman" w:hAnsi="Times New Roman" w:cs="Times New Roman"/>
          <w:i/>
          <w:color w:val="000000" w:themeColor="text1"/>
          <w:sz w:val="18"/>
          <w:szCs w:val="18"/>
        </w:rPr>
        <w:t xml:space="preserve"> is not shown.</w:t>
      </w:r>
      <w:r w:rsidR="00CF5D1A" w:rsidRPr="00842327">
        <w:rPr>
          <w:rFonts w:ascii="Times New Roman" w:hAnsi="Times New Roman" w:cs="Times New Roman"/>
          <w:i/>
          <w:color w:val="000000" w:themeColor="text1"/>
          <w:sz w:val="18"/>
          <w:szCs w:val="18"/>
        </w:rPr>
        <w:br w:type="page"/>
      </w:r>
    </w:p>
    <w:p w14:paraId="75B3B927" w14:textId="77777777" w:rsidR="00CF5D1A" w:rsidRPr="0016288C" w:rsidRDefault="00CF5D1A" w:rsidP="00CF5D1A">
      <w:pPr>
        <w:keepNext/>
        <w:rPr>
          <w:rFonts w:ascii="Times New Roman" w:hAnsi="Times New Roman" w:cs="Times New Roman"/>
          <w:color w:val="000000" w:themeColor="text1"/>
        </w:rPr>
      </w:pPr>
      <w:r w:rsidRPr="0016288C">
        <w:rPr>
          <w:rFonts w:ascii="Times New Roman" w:hAnsi="Times New Roman" w:cs="Times New Roman"/>
          <w:noProof/>
          <w:color w:val="000000" w:themeColor="text1"/>
          <w:lang w:eastAsia="en-US"/>
        </w:rPr>
        <w:lastRenderedPageBreak/>
        <w:drawing>
          <wp:inline distT="0" distB="0" distL="0" distR="0" wp14:anchorId="6C84C8DE" wp14:editId="3D1AE3DC">
            <wp:extent cx="3304830" cy="295684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8658" cy="2969217"/>
                    </a:xfrm>
                    <a:prstGeom prst="rect">
                      <a:avLst/>
                    </a:prstGeom>
                  </pic:spPr>
                </pic:pic>
              </a:graphicData>
            </a:graphic>
          </wp:inline>
        </w:drawing>
      </w:r>
    </w:p>
    <w:p w14:paraId="0AD31611" w14:textId="6BF9EFD3" w:rsidR="00CF5D1A" w:rsidRPr="0016288C" w:rsidRDefault="00CF5D1A" w:rsidP="00CF5D1A">
      <w:pPr>
        <w:pStyle w:val="Caption"/>
        <w:rPr>
          <w:rFonts w:ascii="Times New Roman" w:hAnsi="Times New Roman" w:cs="Times New Roman"/>
          <w:color w:val="000000" w:themeColor="text1"/>
        </w:rPr>
      </w:pPr>
      <w:bookmarkStart w:id="646" w:name="_Ref189030"/>
      <w:r w:rsidRPr="0016288C">
        <w:rPr>
          <w:rFonts w:ascii="Times New Roman" w:hAnsi="Times New Roman" w:cs="Times New Roman"/>
          <w:color w:val="000000" w:themeColor="text1"/>
        </w:rPr>
        <w:t xml:space="preserve">Figure </w:t>
      </w:r>
      <w:bookmarkEnd w:id="646"/>
      <w:r w:rsidR="008F1C2F">
        <w:rPr>
          <w:rFonts w:ascii="Times New Roman" w:hAnsi="Times New Roman" w:cs="Times New Roman"/>
          <w:noProof/>
          <w:color w:val="000000" w:themeColor="text1"/>
        </w:rPr>
        <w:t>C</w:t>
      </w:r>
      <w:r w:rsidR="008607A1">
        <w:rPr>
          <w:rFonts w:ascii="Times New Roman" w:hAnsi="Times New Roman" w:cs="Times New Roman"/>
          <w:noProof/>
          <w:color w:val="000000" w:themeColor="text1"/>
        </w:rPr>
        <w:t>4</w:t>
      </w:r>
      <w:r w:rsidRPr="0016288C">
        <w:rPr>
          <w:rFonts w:ascii="Times New Roman" w:hAnsi="Times New Roman" w:cs="Times New Roman"/>
          <w:color w:val="000000" w:themeColor="text1"/>
        </w:rPr>
        <w:t>. Modeled versus measured soil moisture in SCB (site means). Red points are calculated using a model trained on ICB data; black points are from a model trained on SCB data.</w:t>
      </w:r>
    </w:p>
    <w:p w14:paraId="5F023841" w14:textId="77777777" w:rsidR="00CF5D1A" w:rsidRPr="0016288C" w:rsidRDefault="00CF5D1A" w:rsidP="00CF5D1A">
      <w:pPr>
        <w:rPr>
          <w:rFonts w:ascii="Times New Roman" w:hAnsi="Times New Roman" w:cs="Times New Roman"/>
          <w:color w:val="000000" w:themeColor="text1"/>
        </w:rPr>
      </w:pPr>
    </w:p>
    <w:p w14:paraId="73350AA6" w14:textId="77777777" w:rsidR="00CF5D1A" w:rsidRPr="0016288C" w:rsidRDefault="00CF5D1A" w:rsidP="00CF5D1A">
      <w:pPr>
        <w:keepNext/>
        <w:rPr>
          <w:rFonts w:ascii="Times New Roman" w:hAnsi="Times New Roman" w:cs="Times New Roman"/>
          <w:color w:val="000000" w:themeColor="text1"/>
        </w:rPr>
      </w:pPr>
      <w:r w:rsidRPr="0016288C">
        <w:rPr>
          <w:rFonts w:ascii="Times New Roman" w:hAnsi="Times New Roman" w:cs="Times New Roman"/>
          <w:noProof/>
          <w:color w:val="000000" w:themeColor="text1"/>
          <w:lang w:eastAsia="en-US"/>
        </w:rPr>
        <w:drawing>
          <wp:inline distT="0" distB="0" distL="0" distR="0" wp14:anchorId="4BA44876" wp14:editId="787CB307">
            <wp:extent cx="3631963" cy="2945538"/>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0916" cy="2960909"/>
                    </a:xfrm>
                    <a:prstGeom prst="rect">
                      <a:avLst/>
                    </a:prstGeom>
                  </pic:spPr>
                </pic:pic>
              </a:graphicData>
            </a:graphic>
          </wp:inline>
        </w:drawing>
      </w:r>
    </w:p>
    <w:p w14:paraId="1AFC1737" w14:textId="34B101D9" w:rsidR="007549F4" w:rsidRDefault="00CF5D1A" w:rsidP="007549F4">
      <w:pPr>
        <w:pStyle w:val="Caption"/>
        <w:rPr>
          <w:rFonts w:ascii="Times New Roman" w:hAnsi="Times New Roman" w:cs="Times New Roman"/>
          <w:color w:val="000000" w:themeColor="text1"/>
        </w:rPr>
      </w:pPr>
      <w:bookmarkStart w:id="647" w:name="_Ref2328677"/>
      <w:r w:rsidRPr="0016288C">
        <w:rPr>
          <w:rFonts w:ascii="Times New Roman" w:hAnsi="Times New Roman" w:cs="Times New Roman"/>
          <w:color w:val="000000" w:themeColor="text1"/>
        </w:rPr>
        <w:t xml:space="preserve">Figure </w:t>
      </w:r>
      <w:bookmarkEnd w:id="647"/>
      <w:r w:rsidR="008F1C2F">
        <w:rPr>
          <w:rFonts w:ascii="Times New Roman" w:hAnsi="Times New Roman" w:cs="Times New Roman"/>
          <w:noProof/>
          <w:color w:val="000000" w:themeColor="text1"/>
        </w:rPr>
        <w:t>C</w:t>
      </w:r>
      <w:r w:rsidR="008607A1">
        <w:rPr>
          <w:rFonts w:ascii="Times New Roman" w:hAnsi="Times New Roman" w:cs="Times New Roman"/>
          <w:noProof/>
          <w:color w:val="000000" w:themeColor="text1"/>
        </w:rPr>
        <w:t>5</w:t>
      </w:r>
      <w:r w:rsidRPr="0016288C">
        <w:rPr>
          <w:rFonts w:ascii="Times New Roman" w:hAnsi="Times New Roman" w:cs="Times New Roman"/>
          <w:color w:val="000000" w:themeColor="text1"/>
        </w:rPr>
        <w:t xml:space="preserve">. Errors in predicting </w:t>
      </w:r>
      <w:r w:rsidR="003303F7">
        <w:rPr>
          <w:rFonts w:ascii="Times New Roman" w:hAnsi="Times New Roman" w:cs="Times New Roman"/>
          <w:color w:val="000000" w:themeColor="text1"/>
        </w:rPr>
        <w:t>SCB</w:t>
      </w:r>
      <w:r w:rsidRPr="0016288C">
        <w:rPr>
          <w:rFonts w:ascii="Times New Roman" w:hAnsi="Times New Roman" w:cs="Times New Roman"/>
          <w:color w:val="000000" w:themeColor="text1"/>
        </w:rPr>
        <w:t xml:space="preserve"> soil moisture using a model trained on </w:t>
      </w:r>
      <w:r w:rsidR="003303F7">
        <w:rPr>
          <w:rFonts w:ascii="Times New Roman" w:hAnsi="Times New Roman" w:cs="Times New Roman"/>
          <w:color w:val="000000" w:themeColor="text1"/>
        </w:rPr>
        <w:t>SCB</w:t>
      </w:r>
      <w:r w:rsidRPr="0016288C">
        <w:rPr>
          <w:rFonts w:ascii="Times New Roman" w:hAnsi="Times New Roman" w:cs="Times New Roman"/>
          <w:color w:val="000000" w:themeColor="text1"/>
        </w:rPr>
        <w:t xml:space="preserve"> data (grey) and on ICB data (red).</w:t>
      </w:r>
    </w:p>
    <w:p w14:paraId="6151DF7E" w14:textId="36C3E37F" w:rsidR="00962E8F" w:rsidRDefault="00962E8F" w:rsidP="00962E8F"/>
    <w:p w14:paraId="13FB3DEE" w14:textId="4E1C9360" w:rsidR="00962E8F" w:rsidRDefault="00962E8F" w:rsidP="00962E8F"/>
    <w:p w14:paraId="394EA0A5" w14:textId="628DFFF4" w:rsidR="00962E8F" w:rsidRDefault="00962E8F">
      <w:r>
        <w:br w:type="page"/>
      </w:r>
    </w:p>
    <w:p w14:paraId="7CA110EC" w14:textId="5EF94517" w:rsidR="00962E8F" w:rsidRPr="00641B54" w:rsidRDefault="00962E8F" w:rsidP="00962E8F">
      <w:pPr>
        <w:outlineLvl w:val="0"/>
        <w:rPr>
          <w:rFonts w:ascii="Times New Roman" w:hAnsi="Times New Roman" w:cs="Times New Roman"/>
          <w:sz w:val="32"/>
          <w:szCs w:val="32"/>
        </w:rPr>
      </w:pPr>
      <w:r w:rsidRPr="00641B54">
        <w:rPr>
          <w:rFonts w:ascii="Times New Roman" w:hAnsi="Times New Roman" w:cs="Times New Roman"/>
          <w:sz w:val="32"/>
          <w:szCs w:val="32"/>
        </w:rPr>
        <w:lastRenderedPageBreak/>
        <w:t xml:space="preserve">Appendix </w:t>
      </w:r>
      <w:r w:rsidR="00DB5B05">
        <w:rPr>
          <w:rFonts w:ascii="Times New Roman" w:hAnsi="Times New Roman" w:cs="Times New Roman"/>
          <w:sz w:val="32"/>
          <w:szCs w:val="32"/>
        </w:rPr>
        <w:t>D</w:t>
      </w:r>
      <w:r w:rsidRPr="00641B54">
        <w:rPr>
          <w:rFonts w:ascii="Times New Roman" w:hAnsi="Times New Roman" w:cs="Times New Roman"/>
          <w:sz w:val="32"/>
          <w:szCs w:val="32"/>
        </w:rPr>
        <w:t>: Details of landscape changes</w:t>
      </w:r>
    </w:p>
    <w:p w14:paraId="7C9AB6E7" w14:textId="0E4DB210" w:rsidR="00962E8F" w:rsidRDefault="00962E8F" w:rsidP="00962E8F">
      <w:pPr>
        <w:rPr>
          <w:rFonts w:ascii="Times New Roman" w:hAnsi="Times New Roman" w:cs="Times New Roman"/>
        </w:rPr>
      </w:pPr>
    </w:p>
    <w:p w14:paraId="55B4DB1D" w14:textId="12D28176" w:rsidR="004778A9" w:rsidRPr="004778A9" w:rsidRDefault="004778A9" w:rsidP="00962E8F">
      <w:pPr>
        <w:rPr>
          <w:rFonts w:ascii="Times New Roman" w:hAnsi="Times New Roman" w:cs="Times New Roman"/>
          <w:b/>
        </w:rPr>
      </w:pPr>
      <w:r w:rsidRPr="004778A9">
        <w:rPr>
          <w:rFonts w:ascii="Times New Roman" w:hAnsi="Times New Roman" w:cs="Times New Roman"/>
          <w:b/>
        </w:rPr>
        <w:t>Methods:</w:t>
      </w:r>
    </w:p>
    <w:p w14:paraId="30BD4BC8" w14:textId="77777777" w:rsidR="004778A9" w:rsidRPr="00962E8F" w:rsidRDefault="004778A9" w:rsidP="00962E8F">
      <w:pPr>
        <w:rPr>
          <w:rFonts w:ascii="Times New Roman" w:hAnsi="Times New Roman" w:cs="Times New Roman"/>
        </w:rPr>
      </w:pPr>
    </w:p>
    <w:p w14:paraId="2CEB1862" w14:textId="0987A997" w:rsidR="00962E8F" w:rsidRPr="00962E8F" w:rsidDel="00E27FF8" w:rsidRDefault="00962E8F" w:rsidP="00E27FF8">
      <w:pPr>
        <w:ind w:firstLine="720"/>
        <w:rPr>
          <w:del w:id="648" w:author="Sally Thompson" w:date="2019-05-22T15:31:00Z"/>
          <w:rFonts w:ascii="Times New Roman" w:hAnsi="Times New Roman" w:cs="Times New Roman"/>
        </w:rPr>
      </w:pPr>
      <w:del w:id="649" w:author="Sally Thompson" w:date="2019-05-22T15:29:00Z">
        <w:r w:rsidRPr="00962E8F" w:rsidDel="00E27FF8">
          <w:rPr>
            <w:rFonts w:ascii="Times New Roman" w:hAnsi="Times New Roman" w:cs="Times New Roman"/>
          </w:rPr>
          <w:delText>In order t</w:delText>
        </w:r>
      </w:del>
      <w:ins w:id="650" w:author="Sally Thompson" w:date="2019-05-22T15:29:00Z">
        <w:r w:rsidR="00E27FF8">
          <w:rPr>
            <w:rFonts w:ascii="Times New Roman" w:hAnsi="Times New Roman" w:cs="Times New Roman"/>
          </w:rPr>
          <w:t>We</w:t>
        </w:r>
      </w:ins>
      <w:del w:id="651" w:author="Sally Thompson" w:date="2019-05-22T15:29:00Z">
        <w:r w:rsidRPr="00962E8F" w:rsidDel="00E27FF8">
          <w:rPr>
            <w:rFonts w:ascii="Times New Roman" w:hAnsi="Times New Roman" w:cs="Times New Roman"/>
          </w:rPr>
          <w:delText>o quantify landscape changes in SCB, as well as compare these changes to ICB, we</w:delText>
        </w:r>
      </w:del>
      <w:r w:rsidRPr="00962E8F">
        <w:rPr>
          <w:rFonts w:ascii="Times New Roman" w:hAnsi="Times New Roman" w:cs="Times New Roman"/>
        </w:rPr>
        <w:t xml:space="preserve"> used the FRAGSTATS package to calculate </w:t>
      </w:r>
      <w:del w:id="652" w:author="Sally Thompson" w:date="2019-05-22T15:29:00Z">
        <w:r w:rsidRPr="00962E8F" w:rsidDel="00E27FF8">
          <w:rPr>
            <w:rFonts w:ascii="Times New Roman" w:hAnsi="Times New Roman" w:cs="Times New Roman"/>
          </w:rPr>
          <w:delText xml:space="preserve">various </w:delText>
        </w:r>
      </w:del>
      <w:r w:rsidRPr="00962E8F">
        <w:rPr>
          <w:rFonts w:ascii="Times New Roman" w:hAnsi="Times New Roman" w:cs="Times New Roman"/>
        </w:rPr>
        <w:t>land cover metrics</w:t>
      </w:r>
      <w:ins w:id="653" w:author="Sally Thompson" w:date="2019-05-22T15:29:00Z">
        <w:r w:rsidR="00E27FF8">
          <w:rPr>
            <w:rFonts w:ascii="Times New Roman" w:hAnsi="Times New Roman" w:cs="Times New Roman"/>
          </w:rPr>
          <w:t xml:space="preserve"> for ICB and SCB on vegetation maps created from </w:t>
        </w:r>
      </w:ins>
      <w:ins w:id="654" w:author="Sally Thompson" w:date="2019-05-22T15:30:00Z">
        <w:del w:id="655" w:author="Gabrielle" w:date="2019-05-26T22:42:00Z">
          <w:r w:rsidR="00E27FF8" w:rsidDel="00287B33">
            <w:rPr>
              <w:rFonts w:ascii="Times New Roman" w:hAnsi="Times New Roman" w:cs="Times New Roman"/>
            </w:rPr>
            <w:delText xml:space="preserve">from </w:delText>
          </w:r>
        </w:del>
        <w:r w:rsidR="00E27FF8">
          <w:rPr>
            <w:rFonts w:ascii="Times New Roman" w:hAnsi="Times New Roman" w:cs="Times New Roman"/>
          </w:rPr>
          <w:t>images taken in 1973 and 2014 (SCB) and from images taken in 1969/70, 1987, 1997, 2005, and 2012 for ICB</w:t>
        </w:r>
      </w:ins>
      <w:r w:rsidRPr="00962E8F">
        <w:rPr>
          <w:rFonts w:ascii="Times New Roman" w:hAnsi="Times New Roman" w:cs="Times New Roman"/>
        </w:rPr>
        <w:t xml:space="preserve">. </w:t>
      </w:r>
      <w:ins w:id="656" w:author="Sally Thompson" w:date="2019-05-22T15:30:00Z">
        <w:r w:rsidR="00E27FF8">
          <w:rPr>
            <w:rFonts w:ascii="Times New Roman" w:hAnsi="Times New Roman" w:cs="Times New Roman"/>
          </w:rPr>
          <w:t xml:space="preserve"> For both watersheds, the first year of imagery (either 1973 or 1969/70) coincided with the end of a long period of fire </w:t>
        </w:r>
        <w:proofErr w:type="gramStart"/>
        <w:r w:rsidR="00E27FF8">
          <w:rPr>
            <w:rFonts w:ascii="Times New Roman" w:hAnsi="Times New Roman" w:cs="Times New Roman"/>
          </w:rPr>
          <w:t>suppression, and</w:t>
        </w:r>
        <w:proofErr w:type="gramEnd"/>
        <w:r w:rsidR="00E27FF8">
          <w:rPr>
            <w:rFonts w:ascii="Times New Roman" w:hAnsi="Times New Roman" w:cs="Times New Roman"/>
          </w:rPr>
          <w:t xml:space="preserve"> represents vegetation before the first fire in the managed wildfire era.</w:t>
        </w:r>
      </w:ins>
      <w:ins w:id="657" w:author="Sally Thompson" w:date="2019-05-22T15:31:00Z">
        <w:r w:rsidR="00E27FF8">
          <w:rPr>
            <w:rFonts w:ascii="Times New Roman" w:hAnsi="Times New Roman" w:cs="Times New Roman"/>
          </w:rPr>
          <w:t xml:space="preserve">  The vegetation maps divided land cover into </w:t>
        </w:r>
      </w:ins>
    </w:p>
    <w:p w14:paraId="5213394F" w14:textId="0F0B8E0C" w:rsidR="00962E8F" w:rsidRDefault="00962E8F" w:rsidP="00E27FF8">
      <w:pPr>
        <w:ind w:firstLine="720"/>
        <w:rPr>
          <w:rFonts w:ascii="Times New Roman" w:hAnsi="Times New Roman" w:cs="Times New Roman"/>
        </w:rPr>
      </w:pPr>
      <w:del w:id="658" w:author="Sally Thompson" w:date="2019-05-22T15:31:00Z">
        <w:r w:rsidRPr="00962E8F" w:rsidDel="00E27FF8">
          <w:rPr>
            <w:rFonts w:ascii="Times New Roman" w:hAnsi="Times New Roman" w:cs="Times New Roman"/>
          </w:rPr>
          <w:delText>For both ICB and and SCB, the land cover was div</w:delText>
        </w:r>
        <w:r w:rsidDel="00E27FF8">
          <w:rPr>
            <w:rFonts w:ascii="Times New Roman" w:hAnsi="Times New Roman" w:cs="Times New Roman"/>
          </w:rPr>
          <w:delText xml:space="preserve">ided into </w:delText>
        </w:r>
      </w:del>
      <w:r>
        <w:rPr>
          <w:rFonts w:ascii="Times New Roman" w:hAnsi="Times New Roman" w:cs="Times New Roman"/>
        </w:rPr>
        <w:t xml:space="preserve">four </w:t>
      </w:r>
      <w:del w:id="659" w:author="Sally Thompson" w:date="2019-05-22T15:31:00Z">
        <w:r w:rsidDel="00E27FF8">
          <w:rPr>
            <w:rFonts w:ascii="Times New Roman" w:hAnsi="Times New Roman" w:cs="Times New Roman"/>
          </w:rPr>
          <w:delText xml:space="preserve">broad </w:delText>
        </w:r>
      </w:del>
      <w:r>
        <w:rPr>
          <w:rFonts w:ascii="Times New Roman" w:hAnsi="Times New Roman" w:cs="Times New Roman"/>
        </w:rPr>
        <w:t xml:space="preserve">vegetation </w:t>
      </w:r>
      <w:r w:rsidRPr="00962E8F">
        <w:rPr>
          <w:rFonts w:ascii="Times New Roman" w:hAnsi="Times New Roman" w:cs="Times New Roman"/>
        </w:rPr>
        <w:t xml:space="preserve">classes: forest, shrub, sparse meadow, and dense meadow. </w:t>
      </w:r>
      <w:ins w:id="660" w:author="Gabrielle" w:date="2019-05-26T22:43:00Z">
        <w:r w:rsidR="00287B33">
          <w:rPr>
            <w:rFonts w:ascii="Times New Roman" w:hAnsi="Times New Roman" w:cs="Times New Roman"/>
          </w:rPr>
          <w:t>For SCB, a</w:t>
        </w:r>
      </w:ins>
      <w:commentRangeStart w:id="661"/>
      <w:commentRangeStart w:id="662"/>
      <w:del w:id="663" w:author="Gabrielle" w:date="2019-05-26T22:43:00Z">
        <w:r w:rsidR="004778A9" w:rsidDel="00287B33">
          <w:rPr>
            <w:rFonts w:ascii="Times New Roman" w:hAnsi="Times New Roman" w:cs="Times New Roman"/>
          </w:rPr>
          <w:delText>A</w:delText>
        </w:r>
      </w:del>
      <w:r w:rsidR="004778A9">
        <w:rPr>
          <w:rFonts w:ascii="Times New Roman" w:hAnsi="Times New Roman" w:cs="Times New Roman"/>
        </w:rPr>
        <w:t>reas south of the southernmost extent of historical fires were removed from the landscape change analysis, since this area consisted mostly of isolated patches of vegetation surrounded by rock and caused misleading values</w:t>
      </w:r>
      <w:commentRangeEnd w:id="661"/>
      <w:r w:rsidR="00E27FF8">
        <w:rPr>
          <w:rStyle w:val="CommentReference"/>
        </w:rPr>
        <w:commentReference w:id="661"/>
      </w:r>
      <w:commentRangeEnd w:id="662"/>
      <w:ins w:id="664" w:author="Gabrielle" w:date="2019-05-31T10:43:00Z">
        <w:r w:rsidR="00385943">
          <w:rPr>
            <w:rFonts w:ascii="Times New Roman" w:hAnsi="Times New Roman" w:cs="Times New Roman"/>
          </w:rPr>
          <w:t xml:space="preserve"> (this was not necessary for ICB, which contained very little mapped vegetation in the rocky high-elevation areas)</w:t>
        </w:r>
      </w:ins>
      <w:r w:rsidR="00287B33">
        <w:rPr>
          <w:rStyle w:val="CommentReference"/>
        </w:rPr>
        <w:commentReference w:id="662"/>
      </w:r>
      <w:r w:rsidR="004778A9">
        <w:rPr>
          <w:rFonts w:ascii="Times New Roman" w:hAnsi="Times New Roman" w:cs="Times New Roman"/>
        </w:rPr>
        <w:t xml:space="preserve">. </w:t>
      </w:r>
      <w:commentRangeStart w:id="665"/>
      <w:commentRangeStart w:id="666"/>
      <w:r w:rsidR="004778A9">
        <w:rPr>
          <w:rFonts w:ascii="Times New Roman" w:hAnsi="Times New Roman" w:cs="Times New Roman"/>
        </w:rPr>
        <w:t xml:space="preserve">Isolated pixels surrounded by different vegetation types were removed from the maps before processing by merging them with the surrounding vegetation type; </w:t>
      </w:r>
      <w:proofErr w:type="gramStart"/>
      <w:r w:rsidR="004778A9">
        <w:rPr>
          <w:rFonts w:ascii="Times New Roman" w:hAnsi="Times New Roman" w:cs="Times New Roman"/>
        </w:rPr>
        <w:t>this minimized differences</w:t>
      </w:r>
      <w:proofErr w:type="gramEnd"/>
      <w:r w:rsidR="004778A9">
        <w:rPr>
          <w:rFonts w:ascii="Times New Roman" w:hAnsi="Times New Roman" w:cs="Times New Roman"/>
        </w:rPr>
        <w:t xml:space="preserve"> caused by small isolated patches that were likely due to classification error or would be difficult to capture the same way using two sets of imagery.</w:t>
      </w:r>
      <w:commentRangeEnd w:id="665"/>
      <w:r w:rsidR="00E27FF8">
        <w:rPr>
          <w:rStyle w:val="CommentReference"/>
        </w:rPr>
        <w:commentReference w:id="665"/>
      </w:r>
      <w:commentRangeEnd w:id="666"/>
      <w:r w:rsidR="00B02C80">
        <w:rPr>
          <w:rStyle w:val="CommentReference"/>
        </w:rPr>
        <w:commentReference w:id="666"/>
      </w:r>
    </w:p>
    <w:p w14:paraId="37648798" w14:textId="41A31391" w:rsidR="001956EB" w:rsidRPr="00962E8F" w:rsidRDefault="001956EB" w:rsidP="00962E8F">
      <w:pPr>
        <w:ind w:firstLine="720"/>
        <w:rPr>
          <w:rFonts w:ascii="Times New Roman" w:hAnsi="Times New Roman" w:cs="Times New Roman"/>
        </w:rPr>
      </w:pPr>
      <w:r>
        <w:rPr>
          <w:rFonts w:ascii="Times New Roman" w:hAnsi="Times New Roman" w:cs="Times New Roman"/>
        </w:rPr>
        <w:t xml:space="preserve"> </w:t>
      </w:r>
      <w:del w:id="667" w:author="Sally Thompson" w:date="2019-05-22T15:30:00Z">
        <w:r w:rsidDel="00E27FF8">
          <w:rPr>
            <w:rFonts w:ascii="Times New Roman" w:hAnsi="Times New Roman" w:cs="Times New Roman"/>
          </w:rPr>
          <w:delText>For S</w:delText>
        </w:r>
        <w:r w:rsidR="00A944A8" w:rsidDel="00E27FF8">
          <w:rPr>
            <w:rFonts w:ascii="Times New Roman" w:hAnsi="Times New Roman" w:cs="Times New Roman"/>
          </w:rPr>
          <w:delText>C</w:delText>
        </w:r>
        <w:r w:rsidDel="00E27FF8">
          <w:rPr>
            <w:rFonts w:ascii="Times New Roman" w:hAnsi="Times New Roman" w:cs="Times New Roman"/>
          </w:rPr>
          <w:delText xml:space="preserve">B, calculations were performed on vegetation maps created from images taken in 1973 and 2014. For ICB, the imagery dates from 1969/70, 1987, 1997, </w:delText>
        </w:r>
        <w:r w:rsidR="002D25B9" w:rsidDel="00E27FF8">
          <w:rPr>
            <w:rFonts w:ascii="Times New Roman" w:hAnsi="Times New Roman" w:cs="Times New Roman"/>
          </w:rPr>
          <w:delText xml:space="preserve">2005, </w:delText>
        </w:r>
        <w:r w:rsidDel="00E27FF8">
          <w:rPr>
            <w:rFonts w:ascii="Times New Roman" w:hAnsi="Times New Roman" w:cs="Times New Roman"/>
          </w:rPr>
          <w:delText>and 20</w:delText>
        </w:r>
        <w:r w:rsidR="002D25B9" w:rsidDel="00E27FF8">
          <w:rPr>
            <w:rFonts w:ascii="Times New Roman" w:hAnsi="Times New Roman" w:cs="Times New Roman"/>
          </w:rPr>
          <w:delText>12</w:delText>
        </w:r>
        <w:r w:rsidDel="00E27FF8">
          <w:rPr>
            <w:rFonts w:ascii="Times New Roman" w:hAnsi="Times New Roman" w:cs="Times New Roman"/>
          </w:rPr>
          <w:delText xml:space="preserve">. </w:delText>
        </w:r>
        <w:r w:rsidR="002D25B9" w:rsidDel="00E27FF8">
          <w:rPr>
            <w:rFonts w:ascii="Times New Roman" w:hAnsi="Times New Roman" w:cs="Times New Roman"/>
          </w:rPr>
          <w:delText>For both watersheds, the first year of imagery (either 1973 or 1969/70) coincides with the end of a long period of fire suppression, prior to the use of managed wildfire.</w:delText>
        </w:r>
      </w:del>
    </w:p>
    <w:p w14:paraId="7012FDC5" w14:textId="77777777" w:rsidR="00962E8F" w:rsidRDefault="00962E8F" w:rsidP="00962E8F">
      <w:pPr>
        <w:rPr>
          <w:rFonts w:ascii="Times New Roman" w:hAnsi="Times New Roman" w:cs="Times New Roman"/>
        </w:rPr>
      </w:pPr>
    </w:p>
    <w:p w14:paraId="468A7BC1" w14:textId="1AD3494B" w:rsidR="00962E8F" w:rsidRPr="00E27FF8" w:rsidDel="00E27FF8" w:rsidRDefault="004778A9" w:rsidP="00962E8F">
      <w:pPr>
        <w:rPr>
          <w:del w:id="668" w:author="Sally Thompson" w:date="2019-05-22T15:32:00Z"/>
          <w:rFonts w:ascii="Times New Roman" w:hAnsi="Times New Roman" w:cs="Times New Roman"/>
          <w:b/>
          <w:rPrChange w:id="669" w:author="Sally Thompson" w:date="2019-05-22T15:32:00Z">
            <w:rPr>
              <w:del w:id="670" w:author="Sally Thompson" w:date="2019-05-22T15:32:00Z"/>
              <w:rFonts w:ascii="Times New Roman" w:hAnsi="Times New Roman" w:cs="Times New Roman"/>
            </w:rPr>
          </w:rPrChange>
        </w:rPr>
      </w:pPr>
      <w:r w:rsidRPr="00E27FF8">
        <w:rPr>
          <w:rFonts w:ascii="Times New Roman" w:hAnsi="Times New Roman" w:cs="Times New Roman"/>
          <w:b/>
          <w:rPrChange w:id="671" w:author="Sally Thompson" w:date="2019-05-22T15:32:00Z">
            <w:rPr>
              <w:rFonts w:ascii="Times New Roman" w:hAnsi="Times New Roman" w:cs="Times New Roman"/>
            </w:rPr>
          </w:rPrChange>
        </w:rPr>
        <w:t>Landscape Metrics:</w:t>
      </w:r>
    </w:p>
    <w:p w14:paraId="58829AE7" w14:textId="77777777" w:rsidR="004778A9" w:rsidRPr="00962E8F" w:rsidRDefault="004778A9" w:rsidP="00962E8F">
      <w:pPr>
        <w:rPr>
          <w:rFonts w:ascii="Times New Roman" w:hAnsi="Times New Roman" w:cs="Times New Roman"/>
        </w:rPr>
      </w:pPr>
    </w:p>
    <w:p w14:paraId="49BA7A6C" w14:textId="63E4988C" w:rsidR="00962E8F" w:rsidRPr="00962E8F" w:rsidRDefault="00962E8F" w:rsidP="00962E8F">
      <w:pPr>
        <w:ind w:firstLine="720"/>
        <w:rPr>
          <w:rFonts w:ascii="Times New Roman" w:hAnsi="Times New Roman" w:cs="Times New Roman"/>
        </w:rPr>
      </w:pPr>
      <w:r w:rsidRPr="00962E8F">
        <w:rPr>
          <w:rFonts w:ascii="Times New Roman" w:hAnsi="Times New Roman" w:cs="Times New Roman"/>
        </w:rPr>
        <w:t xml:space="preserve">Diversity indices </w:t>
      </w:r>
      <w:ins w:id="672" w:author="Sally Thompson" w:date="2019-05-22T15:32:00Z">
        <w:r w:rsidR="00E27FF8" w:rsidRPr="00962E8F">
          <w:rPr>
            <w:rFonts w:ascii="Times New Roman" w:hAnsi="Times New Roman" w:cs="Times New Roman"/>
          </w:rPr>
          <w:t xml:space="preserve">describe heterogeneity by measuring how patches of vegetation are distributed spatially across the landscape </w:t>
        </w:r>
        <w:r w:rsidR="00E27FF8">
          <w:rPr>
            <w:rFonts w:ascii="Times New Roman" w:hAnsi="Times New Roman" w:cs="Times New Roman"/>
          </w:rPr>
          <w:t xml:space="preserve">and </w:t>
        </w:r>
      </w:ins>
      <w:del w:id="673" w:author="Sally Thompson" w:date="2019-05-22T15:32:00Z">
        <w:r w:rsidRPr="00962E8F" w:rsidDel="00E27FF8">
          <w:rPr>
            <w:rFonts w:ascii="Times New Roman" w:hAnsi="Times New Roman" w:cs="Times New Roman"/>
          </w:rPr>
          <w:delText xml:space="preserve">have been shown to </w:delText>
        </w:r>
      </w:del>
      <w:r w:rsidRPr="00962E8F">
        <w:rPr>
          <w:rFonts w:ascii="Times New Roman" w:hAnsi="Times New Roman" w:cs="Times New Roman"/>
        </w:rPr>
        <w:t>capture fire-related landscape changes well (</w:t>
      </w:r>
      <w:commentRangeStart w:id="674"/>
      <w:proofErr w:type="spellStart"/>
      <w:r w:rsidRPr="008203BD">
        <w:rPr>
          <w:rFonts w:ascii="Times New Roman" w:hAnsi="Times New Roman" w:cs="Times New Roman"/>
          <w:color w:val="FF0000"/>
        </w:rPr>
        <w:t>Romme</w:t>
      </w:r>
      <w:proofErr w:type="spellEnd"/>
      <w:r w:rsidRPr="008203BD">
        <w:rPr>
          <w:rFonts w:ascii="Times New Roman" w:hAnsi="Times New Roman" w:cs="Times New Roman"/>
          <w:color w:val="FF0000"/>
        </w:rPr>
        <w:t>, 1982</w:t>
      </w:r>
      <w:r w:rsidRPr="00962E8F">
        <w:rPr>
          <w:rFonts w:ascii="Times New Roman" w:hAnsi="Times New Roman" w:cs="Times New Roman"/>
        </w:rPr>
        <w:t xml:space="preserve">). </w:t>
      </w:r>
      <w:commentRangeEnd w:id="674"/>
      <w:r w:rsidR="008203BD">
        <w:rPr>
          <w:rStyle w:val="CommentReference"/>
        </w:rPr>
        <w:commentReference w:id="674"/>
      </w:r>
      <w:del w:id="675" w:author="Sally Thompson" w:date="2019-05-22T15:32:00Z">
        <w:r w:rsidRPr="00962E8F" w:rsidDel="00E27FF8">
          <w:rPr>
            <w:rFonts w:ascii="Times New Roman" w:hAnsi="Times New Roman" w:cs="Times New Roman"/>
          </w:rPr>
          <w:delText>They describe heterogeneity by measuring how patches of vegetation are distributed spatially across the landscape.</w:delText>
        </w:r>
      </w:del>
      <w:r w:rsidRPr="00962E8F">
        <w:rPr>
          <w:rFonts w:ascii="Times New Roman" w:hAnsi="Times New Roman" w:cs="Times New Roman"/>
        </w:rPr>
        <w:t xml:space="preserve"> We evaluated the following diversity metrics:</w:t>
      </w:r>
    </w:p>
    <w:p w14:paraId="11F75CE0" w14:textId="78D86FD4" w:rsidR="00962E8F" w:rsidRPr="00962E8F" w:rsidRDefault="00962E8F" w:rsidP="00962E8F">
      <w:pPr>
        <w:ind w:firstLine="720"/>
        <w:rPr>
          <w:rFonts w:ascii="Times New Roman" w:hAnsi="Times New Roman" w:cs="Times New Roman"/>
        </w:rPr>
      </w:pPr>
      <w:r w:rsidRPr="00E27FF8">
        <w:rPr>
          <w:rFonts w:ascii="Times New Roman" w:hAnsi="Times New Roman" w:cs="Times New Roman"/>
          <w:i/>
          <w:rPrChange w:id="676" w:author="Sally Thompson" w:date="2019-05-22T15:32:00Z">
            <w:rPr>
              <w:rFonts w:ascii="Times New Roman" w:hAnsi="Times New Roman" w:cs="Times New Roman"/>
            </w:rPr>
          </w:rPrChange>
        </w:rPr>
        <w:t>Shannon’s Evenness Index</w:t>
      </w:r>
      <w:r w:rsidRPr="00962E8F">
        <w:rPr>
          <w:rFonts w:ascii="Times New Roman" w:hAnsi="Times New Roman" w:cs="Times New Roman"/>
        </w:rPr>
        <w:t xml:space="preserve"> (SHEI) is the </w:t>
      </w:r>
      <w:r w:rsidRPr="00E27FF8">
        <w:rPr>
          <w:rFonts w:ascii="Times New Roman" w:hAnsi="Times New Roman" w:cs="Times New Roman"/>
          <w:i/>
          <w:rPrChange w:id="677" w:author="Sally Thompson" w:date="2019-05-22T15:32:00Z">
            <w:rPr>
              <w:rFonts w:ascii="Times New Roman" w:hAnsi="Times New Roman" w:cs="Times New Roman"/>
            </w:rPr>
          </w:rPrChange>
        </w:rPr>
        <w:t>Shannon’s Diversity Index</w:t>
      </w:r>
      <w:r w:rsidRPr="00962E8F">
        <w:rPr>
          <w:rFonts w:ascii="Times New Roman" w:hAnsi="Times New Roman" w:cs="Times New Roman"/>
        </w:rPr>
        <w:t xml:space="preserve"> (calculated using information theory) divided by the maximum diversity given the number of cover types present (</w:t>
      </w:r>
      <w:proofErr w:type="spellStart"/>
      <w:r w:rsidRPr="008203BD">
        <w:rPr>
          <w:rFonts w:ascii="Times New Roman" w:hAnsi="Times New Roman" w:cs="Times New Roman"/>
          <w:color w:val="FF0000"/>
        </w:rPr>
        <w:t>McGarigal</w:t>
      </w:r>
      <w:proofErr w:type="spellEnd"/>
      <w:r w:rsidRPr="008203BD">
        <w:rPr>
          <w:rFonts w:ascii="Times New Roman" w:hAnsi="Times New Roman" w:cs="Times New Roman"/>
          <w:color w:val="FF0000"/>
        </w:rPr>
        <w:t xml:space="preserve"> et al., 2012</w:t>
      </w:r>
      <w:r w:rsidRPr="00962E8F">
        <w:rPr>
          <w:rFonts w:ascii="Times New Roman" w:hAnsi="Times New Roman" w:cs="Times New Roman"/>
        </w:rPr>
        <w:t xml:space="preserve">). An evenness index of 1 </w:t>
      </w:r>
      <w:del w:id="678" w:author="Sally Thompson" w:date="2019-05-22T15:32:00Z">
        <w:r w:rsidRPr="00962E8F" w:rsidDel="00E27FF8">
          <w:rPr>
            <w:rFonts w:ascii="Times New Roman" w:hAnsi="Times New Roman" w:cs="Times New Roman"/>
          </w:rPr>
          <w:delText xml:space="preserve">would </w:delText>
        </w:r>
      </w:del>
      <w:r w:rsidRPr="00962E8F">
        <w:rPr>
          <w:rFonts w:ascii="Times New Roman" w:hAnsi="Times New Roman" w:cs="Times New Roman"/>
        </w:rPr>
        <w:t>mean</w:t>
      </w:r>
      <w:ins w:id="679" w:author="Sally Thompson" w:date="2019-05-22T15:32:00Z">
        <w:r w:rsidR="00E27FF8">
          <w:rPr>
            <w:rFonts w:ascii="Times New Roman" w:hAnsi="Times New Roman" w:cs="Times New Roman"/>
          </w:rPr>
          <w:t>s</w:t>
        </w:r>
      </w:ins>
      <w:r w:rsidRPr="00962E8F">
        <w:rPr>
          <w:rFonts w:ascii="Times New Roman" w:hAnsi="Times New Roman" w:cs="Times New Roman"/>
        </w:rPr>
        <w:t xml:space="preserve"> that all vegetation types </w:t>
      </w:r>
      <w:ins w:id="680" w:author="Sally Thompson" w:date="2019-05-22T15:32:00Z">
        <w:r w:rsidR="00E27FF8">
          <w:rPr>
            <w:rFonts w:ascii="Times New Roman" w:hAnsi="Times New Roman" w:cs="Times New Roman"/>
          </w:rPr>
          <w:t>a</w:t>
        </w:r>
      </w:ins>
      <w:del w:id="681" w:author="Sally Thompson" w:date="2019-05-22T15:32:00Z">
        <w:r w:rsidRPr="00962E8F" w:rsidDel="00E27FF8">
          <w:rPr>
            <w:rFonts w:ascii="Times New Roman" w:hAnsi="Times New Roman" w:cs="Times New Roman"/>
          </w:rPr>
          <w:delText xml:space="preserve">were </w:delText>
        </w:r>
      </w:del>
      <w:ins w:id="682" w:author="Sally Thompson" w:date="2019-05-22T15:32:00Z">
        <w:r w:rsidR="00E27FF8">
          <w:rPr>
            <w:rFonts w:ascii="Times New Roman" w:hAnsi="Times New Roman" w:cs="Times New Roman"/>
          </w:rPr>
          <w:t>re</w:t>
        </w:r>
        <w:r w:rsidR="00E27FF8" w:rsidRPr="00962E8F">
          <w:rPr>
            <w:rFonts w:ascii="Times New Roman" w:hAnsi="Times New Roman" w:cs="Times New Roman"/>
          </w:rPr>
          <w:t xml:space="preserve"> </w:t>
        </w:r>
      </w:ins>
      <w:r w:rsidRPr="00962E8F">
        <w:rPr>
          <w:rFonts w:ascii="Times New Roman" w:hAnsi="Times New Roman" w:cs="Times New Roman"/>
        </w:rPr>
        <w:t xml:space="preserve">equally represented in the landscape; higher evenness </w:t>
      </w:r>
      <w:del w:id="683" w:author="Sally Thompson" w:date="2019-05-22T15:32:00Z">
        <w:r w:rsidRPr="00962E8F" w:rsidDel="00E27FF8">
          <w:rPr>
            <w:rFonts w:ascii="Times New Roman" w:hAnsi="Times New Roman" w:cs="Times New Roman"/>
          </w:rPr>
          <w:delText xml:space="preserve">means </w:delText>
        </w:r>
      </w:del>
      <w:ins w:id="684" w:author="Sally Thompson" w:date="2019-05-22T15:32:00Z">
        <w:r w:rsidR="00E27FF8">
          <w:rPr>
            <w:rFonts w:ascii="Times New Roman" w:hAnsi="Times New Roman" w:cs="Times New Roman"/>
          </w:rPr>
          <w:t>indicates</w:t>
        </w:r>
        <w:r w:rsidR="00E27FF8" w:rsidRPr="00962E8F">
          <w:rPr>
            <w:rFonts w:ascii="Times New Roman" w:hAnsi="Times New Roman" w:cs="Times New Roman"/>
          </w:rPr>
          <w:t xml:space="preserve"> </w:t>
        </w:r>
      </w:ins>
      <w:del w:id="685" w:author="Sally Thompson" w:date="2019-05-22T15:33:00Z">
        <w:r w:rsidRPr="00962E8F" w:rsidDel="00E27FF8">
          <w:rPr>
            <w:rFonts w:ascii="Times New Roman" w:hAnsi="Times New Roman" w:cs="Times New Roman"/>
          </w:rPr>
          <w:delText xml:space="preserve">more </w:delText>
        </w:r>
      </w:del>
      <w:ins w:id="686" w:author="Sally Thompson" w:date="2019-05-22T15:33:00Z">
        <w:r w:rsidR="00E27FF8">
          <w:rPr>
            <w:rFonts w:ascii="Times New Roman" w:hAnsi="Times New Roman" w:cs="Times New Roman"/>
          </w:rPr>
          <w:t>greater</w:t>
        </w:r>
        <w:r w:rsidR="00E27FF8" w:rsidRPr="00962E8F">
          <w:rPr>
            <w:rFonts w:ascii="Times New Roman" w:hAnsi="Times New Roman" w:cs="Times New Roman"/>
          </w:rPr>
          <w:t xml:space="preserve"> </w:t>
        </w:r>
      </w:ins>
      <w:r w:rsidRPr="00962E8F">
        <w:rPr>
          <w:rFonts w:ascii="Times New Roman" w:hAnsi="Times New Roman" w:cs="Times New Roman"/>
        </w:rPr>
        <w:t>landscape diversity.</w:t>
      </w:r>
    </w:p>
    <w:p w14:paraId="59B2B678" w14:textId="3E4F8AC5" w:rsidR="00962E8F" w:rsidRPr="00962E8F" w:rsidRDefault="00962E8F" w:rsidP="00962E8F">
      <w:pPr>
        <w:ind w:firstLine="720"/>
        <w:rPr>
          <w:rFonts w:ascii="Times New Roman" w:hAnsi="Times New Roman" w:cs="Times New Roman"/>
        </w:rPr>
      </w:pPr>
      <w:r w:rsidRPr="00E27FF8">
        <w:rPr>
          <w:rFonts w:ascii="Times New Roman" w:hAnsi="Times New Roman" w:cs="Times New Roman"/>
          <w:i/>
          <w:rPrChange w:id="687" w:author="Sally Thompson" w:date="2019-05-22T15:33:00Z">
            <w:rPr>
              <w:rFonts w:ascii="Times New Roman" w:hAnsi="Times New Roman" w:cs="Times New Roman"/>
            </w:rPr>
          </w:rPrChange>
        </w:rPr>
        <w:t>Simpson’s Evenness Index</w:t>
      </w:r>
      <w:r w:rsidRPr="00962E8F">
        <w:rPr>
          <w:rFonts w:ascii="Times New Roman" w:hAnsi="Times New Roman" w:cs="Times New Roman"/>
        </w:rPr>
        <w:t xml:space="preserve"> (SIEI) is </w:t>
      </w:r>
      <w:proofErr w:type="gramStart"/>
      <w:r w:rsidRPr="00962E8F">
        <w:rPr>
          <w:rFonts w:ascii="Times New Roman" w:hAnsi="Times New Roman" w:cs="Times New Roman"/>
        </w:rPr>
        <w:t>similar, but</w:t>
      </w:r>
      <w:proofErr w:type="gramEnd"/>
      <w:r w:rsidRPr="00962E8F">
        <w:rPr>
          <w:rFonts w:ascii="Times New Roman" w:hAnsi="Times New Roman" w:cs="Times New Roman"/>
        </w:rPr>
        <w:t xml:space="preserve"> is calculated using the probability that any two cells selected at random would be different patch types (</w:t>
      </w:r>
      <w:proofErr w:type="spellStart"/>
      <w:r w:rsidRPr="008203BD">
        <w:rPr>
          <w:rFonts w:ascii="Times New Roman" w:hAnsi="Times New Roman" w:cs="Times New Roman"/>
          <w:color w:val="FF0000"/>
        </w:rPr>
        <w:t>McGarigal</w:t>
      </w:r>
      <w:proofErr w:type="spellEnd"/>
      <w:r w:rsidRPr="008203BD">
        <w:rPr>
          <w:rFonts w:ascii="Times New Roman" w:hAnsi="Times New Roman" w:cs="Times New Roman"/>
          <w:color w:val="FF0000"/>
        </w:rPr>
        <w:t xml:space="preserve"> et al., 2012</w:t>
      </w:r>
      <w:r w:rsidRPr="00962E8F">
        <w:rPr>
          <w:rFonts w:ascii="Times New Roman" w:hAnsi="Times New Roman" w:cs="Times New Roman"/>
        </w:rPr>
        <w:t xml:space="preserve">). Again, a value of 1 </w:t>
      </w:r>
      <w:del w:id="688" w:author="Sally Thompson" w:date="2019-05-22T15:33:00Z">
        <w:r w:rsidRPr="00962E8F" w:rsidDel="00E27FF8">
          <w:rPr>
            <w:rFonts w:ascii="Times New Roman" w:hAnsi="Times New Roman" w:cs="Times New Roman"/>
          </w:rPr>
          <w:delText xml:space="preserve">would </w:delText>
        </w:r>
      </w:del>
      <w:r w:rsidRPr="00962E8F">
        <w:rPr>
          <w:rFonts w:ascii="Times New Roman" w:hAnsi="Times New Roman" w:cs="Times New Roman"/>
        </w:rPr>
        <w:t>mean</w:t>
      </w:r>
      <w:ins w:id="689" w:author="Sally Thompson" w:date="2019-05-22T15:33:00Z">
        <w:r w:rsidR="00E27FF8">
          <w:rPr>
            <w:rFonts w:ascii="Times New Roman" w:hAnsi="Times New Roman" w:cs="Times New Roman"/>
          </w:rPr>
          <w:t>s</w:t>
        </w:r>
      </w:ins>
      <w:r w:rsidRPr="00962E8F">
        <w:rPr>
          <w:rFonts w:ascii="Times New Roman" w:hAnsi="Times New Roman" w:cs="Times New Roman"/>
        </w:rPr>
        <w:t xml:space="preserve"> </w:t>
      </w:r>
      <w:del w:id="690" w:author="Sally Thompson" w:date="2019-05-22T15:33:00Z">
        <w:r w:rsidRPr="00962E8F" w:rsidDel="00E27FF8">
          <w:rPr>
            <w:rFonts w:ascii="Times New Roman" w:hAnsi="Times New Roman" w:cs="Times New Roman"/>
          </w:rPr>
          <w:delText xml:space="preserve">that </w:delText>
        </w:r>
      </w:del>
      <w:r w:rsidRPr="00962E8F">
        <w:rPr>
          <w:rFonts w:ascii="Times New Roman" w:hAnsi="Times New Roman" w:cs="Times New Roman"/>
        </w:rPr>
        <w:t xml:space="preserve">all patch types cover an equal area, </w:t>
      </w:r>
      <w:del w:id="691" w:author="Sally Thompson" w:date="2019-05-22T15:33:00Z">
        <w:r w:rsidRPr="00962E8F" w:rsidDel="00E27FF8">
          <w:rPr>
            <w:rFonts w:ascii="Times New Roman" w:hAnsi="Times New Roman" w:cs="Times New Roman"/>
          </w:rPr>
          <w:delText xml:space="preserve">and </w:delText>
        </w:r>
      </w:del>
      <w:ins w:id="692" w:author="Sally Thompson" w:date="2019-05-22T15:33:00Z">
        <w:r w:rsidR="00E27FF8">
          <w:rPr>
            <w:rFonts w:ascii="Times New Roman" w:hAnsi="Times New Roman" w:cs="Times New Roman"/>
          </w:rPr>
          <w:t>while</w:t>
        </w:r>
        <w:r w:rsidR="00E27FF8" w:rsidRPr="00962E8F">
          <w:rPr>
            <w:rFonts w:ascii="Times New Roman" w:hAnsi="Times New Roman" w:cs="Times New Roman"/>
          </w:rPr>
          <w:t xml:space="preserve"> </w:t>
        </w:r>
      </w:ins>
      <w:r w:rsidRPr="00962E8F">
        <w:rPr>
          <w:rFonts w:ascii="Times New Roman" w:hAnsi="Times New Roman" w:cs="Times New Roman"/>
        </w:rPr>
        <w:t xml:space="preserve">a value near 0 </w:t>
      </w:r>
      <w:del w:id="693" w:author="Sally Thompson" w:date="2019-05-22T15:33:00Z">
        <w:r w:rsidRPr="00962E8F" w:rsidDel="00E27FF8">
          <w:rPr>
            <w:rFonts w:ascii="Times New Roman" w:hAnsi="Times New Roman" w:cs="Times New Roman"/>
          </w:rPr>
          <w:delText xml:space="preserve">would </w:delText>
        </w:r>
      </w:del>
      <w:r w:rsidRPr="00962E8F">
        <w:rPr>
          <w:rFonts w:ascii="Times New Roman" w:hAnsi="Times New Roman" w:cs="Times New Roman"/>
        </w:rPr>
        <w:t>mean</w:t>
      </w:r>
      <w:ins w:id="694" w:author="Sally Thompson" w:date="2019-05-22T15:33:00Z">
        <w:r w:rsidR="00E27FF8">
          <w:rPr>
            <w:rFonts w:ascii="Times New Roman" w:hAnsi="Times New Roman" w:cs="Times New Roman"/>
          </w:rPr>
          <w:t>s</w:t>
        </w:r>
      </w:ins>
      <w:r w:rsidRPr="00962E8F">
        <w:rPr>
          <w:rFonts w:ascii="Times New Roman" w:hAnsi="Times New Roman" w:cs="Times New Roman"/>
        </w:rPr>
        <w:t xml:space="preserve"> that one type dominated nearly all of the landscape. We include both evenness indices in order to verify that the exact method of calculating evenness does not affect our results.</w:t>
      </w:r>
    </w:p>
    <w:p w14:paraId="380F032B" w14:textId="77777777" w:rsidR="00962E8F" w:rsidRPr="00962E8F" w:rsidRDefault="00962E8F" w:rsidP="00962E8F">
      <w:pPr>
        <w:ind w:firstLine="720"/>
        <w:rPr>
          <w:rFonts w:ascii="Times New Roman" w:hAnsi="Times New Roman" w:cs="Times New Roman"/>
        </w:rPr>
      </w:pPr>
      <w:r w:rsidRPr="00E27FF8">
        <w:rPr>
          <w:rFonts w:ascii="Times New Roman" w:hAnsi="Times New Roman" w:cs="Times New Roman"/>
          <w:i/>
          <w:rPrChange w:id="695" w:author="Sally Thompson" w:date="2019-05-22T15:33:00Z">
            <w:rPr>
              <w:rFonts w:ascii="Times New Roman" w:hAnsi="Times New Roman" w:cs="Times New Roman"/>
            </w:rPr>
          </w:rPrChange>
        </w:rPr>
        <w:t>Aggregation Index</w:t>
      </w:r>
      <w:r w:rsidRPr="00962E8F">
        <w:rPr>
          <w:rFonts w:ascii="Times New Roman" w:hAnsi="Times New Roman" w:cs="Times New Roman"/>
        </w:rPr>
        <w:t xml:space="preserve"> (AI) is a measure of how much each vegetation type is clumped into a few large groups (high aggregation) or spread into many small groups (low aggregation).</w:t>
      </w:r>
    </w:p>
    <w:p w14:paraId="457D2CFD" w14:textId="77777777" w:rsidR="00962E8F" w:rsidRDefault="00962E8F" w:rsidP="00962E8F">
      <w:pPr>
        <w:rPr>
          <w:rFonts w:ascii="Times New Roman" w:hAnsi="Times New Roman" w:cs="Times New Roman"/>
        </w:rPr>
      </w:pPr>
    </w:p>
    <w:p w14:paraId="32F95FD7" w14:textId="0C24E60E" w:rsidR="00962E8F" w:rsidRPr="00E27FF8" w:rsidDel="00E27FF8" w:rsidRDefault="00962E8F" w:rsidP="00962E8F">
      <w:pPr>
        <w:rPr>
          <w:del w:id="696" w:author="Sally Thompson" w:date="2019-05-22T15:33:00Z"/>
          <w:rFonts w:ascii="Times New Roman" w:hAnsi="Times New Roman" w:cs="Times New Roman"/>
          <w:b/>
          <w:rPrChange w:id="697" w:author="Sally Thompson" w:date="2019-05-22T15:32:00Z">
            <w:rPr>
              <w:del w:id="698" w:author="Sally Thompson" w:date="2019-05-22T15:33:00Z"/>
              <w:rFonts w:ascii="Times New Roman" w:hAnsi="Times New Roman" w:cs="Times New Roman"/>
            </w:rPr>
          </w:rPrChange>
        </w:rPr>
      </w:pPr>
      <w:r w:rsidRPr="00E27FF8">
        <w:rPr>
          <w:rFonts w:ascii="Times New Roman" w:hAnsi="Times New Roman" w:cs="Times New Roman"/>
          <w:b/>
          <w:rPrChange w:id="699" w:author="Sally Thompson" w:date="2019-05-22T15:32:00Z">
            <w:rPr>
              <w:rFonts w:ascii="Times New Roman" w:hAnsi="Times New Roman" w:cs="Times New Roman"/>
            </w:rPr>
          </w:rPrChange>
        </w:rPr>
        <w:t>Pat</w:t>
      </w:r>
      <w:r w:rsidR="004778A9" w:rsidRPr="00E27FF8">
        <w:rPr>
          <w:rFonts w:ascii="Times New Roman" w:hAnsi="Times New Roman" w:cs="Times New Roman"/>
          <w:b/>
          <w:rPrChange w:id="700" w:author="Sally Thompson" w:date="2019-05-22T15:32:00Z">
            <w:rPr>
              <w:rFonts w:ascii="Times New Roman" w:hAnsi="Times New Roman" w:cs="Times New Roman"/>
            </w:rPr>
          </w:rPrChange>
        </w:rPr>
        <w:t>ch properties within each class:</w:t>
      </w:r>
    </w:p>
    <w:p w14:paraId="30582BEF" w14:textId="77777777" w:rsidR="004778A9" w:rsidRPr="00962E8F" w:rsidRDefault="004778A9" w:rsidP="00962E8F">
      <w:pPr>
        <w:rPr>
          <w:rFonts w:ascii="Times New Roman" w:hAnsi="Times New Roman" w:cs="Times New Roman"/>
        </w:rPr>
      </w:pPr>
    </w:p>
    <w:p w14:paraId="23DE7F11" w14:textId="23F66D4C" w:rsidR="00962E8F" w:rsidRPr="00962E8F" w:rsidRDefault="00962E8F" w:rsidP="00962E8F">
      <w:pPr>
        <w:ind w:firstLine="720"/>
        <w:rPr>
          <w:rFonts w:ascii="Times New Roman" w:hAnsi="Times New Roman" w:cs="Times New Roman"/>
        </w:rPr>
      </w:pPr>
      <w:r w:rsidRPr="00962E8F">
        <w:rPr>
          <w:rFonts w:ascii="Times New Roman" w:hAnsi="Times New Roman" w:cs="Times New Roman"/>
        </w:rPr>
        <w:t xml:space="preserve">Patch properties describe local-scale heterogeneity and the size and shape of individual vegetation patches. For this study, we </w:t>
      </w:r>
      <w:del w:id="701" w:author="Sally Thompson" w:date="2019-05-22T15:33:00Z">
        <w:r w:rsidRPr="00962E8F" w:rsidDel="00E27FF8">
          <w:rPr>
            <w:rFonts w:ascii="Times New Roman" w:hAnsi="Times New Roman" w:cs="Times New Roman"/>
          </w:rPr>
          <w:delText xml:space="preserve">selected </w:delText>
        </w:r>
      </w:del>
      <w:ins w:id="702" w:author="Sally Thompson" w:date="2019-05-22T15:33:00Z">
        <w:r w:rsidR="00E27FF8">
          <w:rPr>
            <w:rFonts w:ascii="Times New Roman" w:hAnsi="Times New Roman" w:cs="Times New Roman"/>
          </w:rPr>
          <w:t>used</w:t>
        </w:r>
        <w:r w:rsidR="00E27FF8" w:rsidRPr="00962E8F">
          <w:rPr>
            <w:rFonts w:ascii="Times New Roman" w:hAnsi="Times New Roman" w:cs="Times New Roman"/>
          </w:rPr>
          <w:t xml:space="preserve"> </w:t>
        </w:r>
      </w:ins>
      <w:r w:rsidRPr="00962E8F">
        <w:rPr>
          <w:rFonts w:ascii="Times New Roman" w:hAnsi="Times New Roman" w:cs="Times New Roman"/>
        </w:rPr>
        <w:t>metrics which have been shown to be consistent across many different landscapes (</w:t>
      </w:r>
      <w:r w:rsidRPr="008203BD">
        <w:rPr>
          <w:rFonts w:ascii="Times New Roman" w:hAnsi="Times New Roman" w:cs="Times New Roman"/>
          <w:color w:val="FF0000"/>
        </w:rPr>
        <w:t>Cushman et al., 2008</w:t>
      </w:r>
      <w:r w:rsidRPr="00962E8F">
        <w:rPr>
          <w:rFonts w:ascii="Times New Roman" w:hAnsi="Times New Roman" w:cs="Times New Roman"/>
        </w:rPr>
        <w:t>):</w:t>
      </w:r>
    </w:p>
    <w:p w14:paraId="29BD7F5A" w14:textId="77777777" w:rsidR="00962E8F" w:rsidRPr="00962E8F" w:rsidRDefault="00962E8F" w:rsidP="00962E8F">
      <w:pPr>
        <w:ind w:firstLine="720"/>
        <w:rPr>
          <w:rFonts w:ascii="Times New Roman" w:hAnsi="Times New Roman" w:cs="Times New Roman"/>
        </w:rPr>
      </w:pPr>
      <w:r w:rsidRPr="00E27FF8">
        <w:rPr>
          <w:rFonts w:ascii="Times New Roman" w:hAnsi="Times New Roman" w:cs="Times New Roman"/>
          <w:i/>
          <w:rPrChange w:id="703" w:author="Sally Thompson" w:date="2019-05-22T15:33:00Z">
            <w:rPr>
              <w:rFonts w:ascii="Times New Roman" w:hAnsi="Times New Roman" w:cs="Times New Roman"/>
            </w:rPr>
          </w:rPrChange>
        </w:rPr>
        <w:t>Largest patch percent area</w:t>
      </w:r>
      <w:r w:rsidRPr="00962E8F">
        <w:rPr>
          <w:rFonts w:ascii="Times New Roman" w:hAnsi="Times New Roman" w:cs="Times New Roman"/>
        </w:rPr>
        <w:t xml:space="preserve"> (LPI) gives the percent of the total vegetated area taken up by the largest contiguous vegetation patch within each vegetation class. This metric gives an idea of the maximum area dominated by a single type of overstory.</w:t>
      </w:r>
    </w:p>
    <w:p w14:paraId="65CB60CE" w14:textId="77777777" w:rsidR="00962E8F" w:rsidRPr="00962E8F" w:rsidRDefault="00962E8F" w:rsidP="00962E8F">
      <w:pPr>
        <w:ind w:firstLine="720"/>
        <w:rPr>
          <w:rFonts w:ascii="Times New Roman" w:hAnsi="Times New Roman" w:cs="Times New Roman"/>
        </w:rPr>
      </w:pPr>
      <w:r w:rsidRPr="00E27FF8">
        <w:rPr>
          <w:rFonts w:ascii="Times New Roman" w:hAnsi="Times New Roman" w:cs="Times New Roman"/>
          <w:i/>
          <w:rPrChange w:id="704" w:author="Sally Thompson" w:date="2019-05-22T15:33:00Z">
            <w:rPr>
              <w:rFonts w:ascii="Times New Roman" w:hAnsi="Times New Roman" w:cs="Times New Roman"/>
            </w:rPr>
          </w:rPrChange>
        </w:rPr>
        <w:t>Fractal dimension</w:t>
      </w:r>
      <w:r w:rsidRPr="00962E8F">
        <w:rPr>
          <w:rFonts w:ascii="Times New Roman" w:hAnsi="Times New Roman" w:cs="Times New Roman"/>
        </w:rPr>
        <w:t xml:space="preserve"> (FRAC) measures how complex and plane-filling the shapes are by using the relationship between the area and perimeter of a patch. As the dimension approaches 2, perimeter is maximized for a given area of coverage, while for simple geometries such as squares </w:t>
      </w:r>
      <w:r w:rsidRPr="00962E8F">
        <w:rPr>
          <w:rFonts w:ascii="Times New Roman" w:hAnsi="Times New Roman" w:cs="Times New Roman"/>
        </w:rPr>
        <w:lastRenderedPageBreak/>
        <w:t>or circles the dimension is 1 (</w:t>
      </w:r>
      <w:proofErr w:type="spellStart"/>
      <w:r w:rsidRPr="008203BD">
        <w:rPr>
          <w:rFonts w:ascii="Times New Roman" w:hAnsi="Times New Roman" w:cs="Times New Roman"/>
          <w:color w:val="FF0000"/>
        </w:rPr>
        <w:t>McGarigal</w:t>
      </w:r>
      <w:proofErr w:type="spellEnd"/>
      <w:r w:rsidRPr="008203BD">
        <w:rPr>
          <w:rFonts w:ascii="Times New Roman" w:hAnsi="Times New Roman" w:cs="Times New Roman"/>
          <w:color w:val="FF0000"/>
        </w:rPr>
        <w:t xml:space="preserve"> et al., 2012</w:t>
      </w:r>
      <w:r w:rsidRPr="00962E8F">
        <w:rPr>
          <w:rFonts w:ascii="Times New Roman" w:hAnsi="Times New Roman" w:cs="Times New Roman"/>
        </w:rPr>
        <w:t>). For example: a vegetation class with a low fractal dimension whose largest patch covers a large area indicates a spatially homogeneous region. On the other hand, a high fractal dimension suggests an increase in the total length of boundaries between patches of different types, thus increasing local heterogeneity.</w:t>
      </w:r>
    </w:p>
    <w:p w14:paraId="4FB08CB5" w14:textId="286430CA" w:rsidR="00962E8F" w:rsidRDefault="00962E8F" w:rsidP="00962E8F">
      <w:pPr>
        <w:ind w:firstLine="720"/>
        <w:rPr>
          <w:rFonts w:ascii="Times New Roman" w:hAnsi="Times New Roman" w:cs="Times New Roman"/>
        </w:rPr>
      </w:pPr>
      <w:del w:id="705" w:author="Sally Thompson" w:date="2019-05-22T15:33:00Z">
        <w:r w:rsidRPr="00962E8F" w:rsidDel="00E27FF8">
          <w:rPr>
            <w:rFonts w:ascii="Times New Roman" w:hAnsi="Times New Roman" w:cs="Times New Roman"/>
          </w:rPr>
          <w:delText>In addition to these metrics, w</w:delText>
        </w:r>
      </w:del>
      <w:ins w:id="706" w:author="Sally Thompson" w:date="2019-05-22T15:33:00Z">
        <w:r w:rsidR="00E27FF8">
          <w:rPr>
            <w:rFonts w:ascii="Times New Roman" w:hAnsi="Times New Roman" w:cs="Times New Roman"/>
          </w:rPr>
          <w:t>W</w:t>
        </w:r>
      </w:ins>
      <w:r w:rsidRPr="00962E8F">
        <w:rPr>
          <w:rFonts w:ascii="Times New Roman" w:hAnsi="Times New Roman" w:cs="Times New Roman"/>
        </w:rPr>
        <w:t>e</w:t>
      </w:r>
      <w:ins w:id="707" w:author="Sally Thompson" w:date="2019-05-22T15:33:00Z">
        <w:r w:rsidR="00E27FF8">
          <w:rPr>
            <w:rFonts w:ascii="Times New Roman" w:hAnsi="Times New Roman" w:cs="Times New Roman"/>
          </w:rPr>
          <w:t xml:space="preserve"> also</w:t>
        </w:r>
      </w:ins>
      <w:r w:rsidRPr="00962E8F">
        <w:rPr>
          <w:rFonts w:ascii="Times New Roman" w:hAnsi="Times New Roman" w:cs="Times New Roman"/>
        </w:rPr>
        <w:t xml:space="preserve"> calculated the mean and standard deviation of the areas of all patches within each vegetation class. These measures help capture the changes in the distribution of patch sizes.</w:t>
      </w:r>
    </w:p>
    <w:p w14:paraId="0BA364E2" w14:textId="0D24AF68" w:rsidR="004778A9" w:rsidRDefault="004778A9" w:rsidP="00962E8F">
      <w:pPr>
        <w:ind w:firstLine="720"/>
        <w:rPr>
          <w:rFonts w:ascii="Times New Roman" w:hAnsi="Times New Roman" w:cs="Times New Roman"/>
        </w:rPr>
      </w:pPr>
    </w:p>
    <w:p w14:paraId="5369E0FA" w14:textId="168A340E" w:rsidR="004778A9" w:rsidRDefault="004778A9" w:rsidP="00962E8F">
      <w:pPr>
        <w:ind w:firstLine="720"/>
        <w:rPr>
          <w:rFonts w:ascii="Times New Roman" w:hAnsi="Times New Roman" w:cs="Times New Roman"/>
        </w:rPr>
      </w:pPr>
      <w:r>
        <w:rPr>
          <w:rFonts w:ascii="Times New Roman" w:hAnsi="Times New Roman" w:cs="Times New Roman"/>
        </w:rPr>
        <w:t>All calculations were made on a rasterized vegetation map with a spatial resolution of 5 meters. This spatial resolution was chosen to match with calculations made on ICB vegetation (</w:t>
      </w:r>
      <w:r w:rsidRPr="004778A9">
        <w:rPr>
          <w:rFonts w:ascii="Times New Roman" w:hAnsi="Times New Roman" w:cs="Times New Roman"/>
          <w:color w:val="FF0000"/>
        </w:rPr>
        <w:t xml:space="preserve">CITE </w:t>
      </w:r>
      <w:proofErr w:type="spellStart"/>
      <w:r w:rsidRPr="004778A9">
        <w:rPr>
          <w:rFonts w:ascii="Times New Roman" w:hAnsi="Times New Roman" w:cs="Times New Roman"/>
          <w:color w:val="FF0000"/>
        </w:rPr>
        <w:t>Boisrame</w:t>
      </w:r>
      <w:proofErr w:type="spellEnd"/>
      <w:r w:rsidRPr="004778A9">
        <w:rPr>
          <w:rFonts w:ascii="Times New Roman" w:hAnsi="Times New Roman" w:cs="Times New Roman"/>
          <w:color w:val="FF0000"/>
        </w:rPr>
        <w:t xml:space="preserve"> et al. FEM</w:t>
      </w:r>
      <w:r>
        <w:rPr>
          <w:rFonts w:ascii="Times New Roman" w:hAnsi="Times New Roman" w:cs="Times New Roman"/>
        </w:rPr>
        <w:t>).</w:t>
      </w:r>
    </w:p>
    <w:p w14:paraId="69CADA9C" w14:textId="0A9F1876" w:rsidR="00962E8F" w:rsidRDefault="00962E8F" w:rsidP="00962E8F">
      <w:pPr>
        <w:rPr>
          <w:rFonts w:ascii="Times New Roman" w:hAnsi="Times New Roman" w:cs="Times New Roman"/>
        </w:rPr>
      </w:pPr>
    </w:p>
    <w:p w14:paraId="147A0D88" w14:textId="039A16A3" w:rsidR="00962E8F" w:rsidRPr="004778A9" w:rsidRDefault="00962E8F" w:rsidP="00962E8F">
      <w:pPr>
        <w:rPr>
          <w:rFonts w:ascii="Times New Roman" w:hAnsi="Times New Roman" w:cs="Times New Roman"/>
          <w:b/>
        </w:rPr>
      </w:pPr>
      <w:commentRangeStart w:id="708"/>
      <w:r w:rsidRPr="004778A9">
        <w:rPr>
          <w:rFonts w:ascii="Times New Roman" w:hAnsi="Times New Roman" w:cs="Times New Roman"/>
          <w:b/>
        </w:rPr>
        <w:t>Results</w:t>
      </w:r>
      <w:r w:rsidR="008E1743">
        <w:rPr>
          <w:rFonts w:ascii="Times New Roman" w:hAnsi="Times New Roman" w:cs="Times New Roman"/>
          <w:b/>
        </w:rPr>
        <w:t xml:space="preserve"> and Discussion</w:t>
      </w:r>
      <w:r w:rsidRPr="004778A9">
        <w:rPr>
          <w:rFonts w:ascii="Times New Roman" w:hAnsi="Times New Roman" w:cs="Times New Roman"/>
          <w:b/>
        </w:rPr>
        <w:t>:</w:t>
      </w:r>
      <w:commentRangeEnd w:id="708"/>
      <w:r w:rsidR="004778A9">
        <w:rPr>
          <w:rStyle w:val="CommentReference"/>
        </w:rPr>
        <w:commentReference w:id="708"/>
      </w:r>
    </w:p>
    <w:p w14:paraId="4A1E9F0B" w14:textId="61EB1D47" w:rsidR="00962E8F" w:rsidRPr="004778A9" w:rsidRDefault="00962E8F" w:rsidP="00962E8F">
      <w:pPr>
        <w:rPr>
          <w:rFonts w:ascii="Times New Roman" w:hAnsi="Times New Roman" w:cs="Times New Roman"/>
          <w:i/>
          <w:color w:val="000000" w:themeColor="text1"/>
        </w:rPr>
      </w:pPr>
    </w:p>
    <w:p w14:paraId="46CEC00D" w14:textId="043E2DF1" w:rsidR="008E1743" w:rsidRDefault="004778A9" w:rsidP="004778A9">
      <w:pPr>
        <w:ind w:firstLine="720"/>
        <w:rPr>
          <w:rFonts w:ascii="Times New Roman" w:hAnsi="Times New Roman" w:cs="Times New Roman"/>
          <w:color w:val="000000" w:themeColor="text1"/>
        </w:rPr>
      </w:pPr>
      <w:r w:rsidRPr="004778A9">
        <w:rPr>
          <w:rFonts w:ascii="Times New Roman" w:hAnsi="Times New Roman" w:cs="Times New Roman"/>
          <w:color w:val="000000" w:themeColor="text1"/>
        </w:rPr>
        <w:t xml:space="preserve">Sugarloaf Creek Basin (SCB) showed a much smaller degree of landscape change than </w:t>
      </w:r>
      <w:proofErr w:type="spellStart"/>
      <w:r w:rsidRPr="004778A9">
        <w:rPr>
          <w:rFonts w:ascii="Times New Roman" w:hAnsi="Times New Roman" w:cs="Times New Roman"/>
          <w:color w:val="000000" w:themeColor="text1"/>
        </w:rPr>
        <w:t>Illilouette</w:t>
      </w:r>
      <w:proofErr w:type="spellEnd"/>
      <w:r w:rsidRPr="004778A9">
        <w:rPr>
          <w:rFonts w:ascii="Times New Roman" w:hAnsi="Times New Roman" w:cs="Times New Roman"/>
          <w:color w:val="000000" w:themeColor="text1"/>
        </w:rPr>
        <w:t xml:space="preserve"> Creek Basin (ICB).</w:t>
      </w:r>
      <w:r>
        <w:rPr>
          <w:rFonts w:ascii="Times New Roman" w:hAnsi="Times New Roman" w:cs="Times New Roman"/>
          <w:color w:val="000000" w:themeColor="text1"/>
        </w:rPr>
        <w:t xml:space="preserve"> </w:t>
      </w:r>
      <w:r w:rsidR="008E1743">
        <w:rPr>
          <w:rFonts w:ascii="Times New Roman" w:hAnsi="Times New Roman" w:cs="Times New Roman"/>
          <w:color w:val="000000" w:themeColor="text1"/>
        </w:rPr>
        <w:t xml:space="preserve">Diversity indices increased over time for both watersheds, but the change was negligible for </w:t>
      </w:r>
      <w:r w:rsidR="003303F7">
        <w:rPr>
          <w:rFonts w:ascii="Times New Roman" w:hAnsi="Times New Roman" w:cs="Times New Roman"/>
          <w:color w:val="000000" w:themeColor="text1"/>
        </w:rPr>
        <w:t>SCB</w:t>
      </w:r>
      <w:r w:rsidR="008E1743">
        <w:rPr>
          <w:rFonts w:ascii="Times New Roman" w:hAnsi="Times New Roman" w:cs="Times New Roman"/>
          <w:color w:val="000000" w:themeColor="text1"/>
        </w:rPr>
        <w:t xml:space="preserve">, showing that landscape diversity rose only very slightly in response to fire (Figure </w:t>
      </w:r>
      <w:r w:rsidR="008F1C2F">
        <w:rPr>
          <w:rFonts w:ascii="Times New Roman" w:hAnsi="Times New Roman" w:cs="Times New Roman"/>
          <w:color w:val="000000" w:themeColor="text1"/>
        </w:rPr>
        <w:t>D</w:t>
      </w:r>
      <w:r w:rsidR="008E1743">
        <w:rPr>
          <w:rFonts w:ascii="Times New Roman" w:hAnsi="Times New Roman" w:cs="Times New Roman"/>
          <w:color w:val="000000" w:themeColor="text1"/>
        </w:rPr>
        <w:t xml:space="preserve">1). The landscape-scale aggregation index increased slightly over time in </w:t>
      </w:r>
      <w:r w:rsidR="003303F7">
        <w:rPr>
          <w:rFonts w:ascii="Times New Roman" w:hAnsi="Times New Roman" w:cs="Times New Roman"/>
          <w:color w:val="000000" w:themeColor="text1"/>
        </w:rPr>
        <w:t>SCB</w:t>
      </w:r>
      <w:r w:rsidR="008E1743">
        <w:rPr>
          <w:rFonts w:ascii="Times New Roman" w:hAnsi="Times New Roman" w:cs="Times New Roman"/>
          <w:color w:val="000000" w:themeColor="text1"/>
        </w:rPr>
        <w:t xml:space="preserve">, in contrast to a decrease in ICB (Figure </w:t>
      </w:r>
      <w:r w:rsidR="008F1C2F">
        <w:rPr>
          <w:rFonts w:ascii="Times New Roman" w:hAnsi="Times New Roman" w:cs="Times New Roman"/>
          <w:color w:val="000000" w:themeColor="text1"/>
        </w:rPr>
        <w:t>D</w:t>
      </w:r>
      <w:r w:rsidR="008E1743">
        <w:rPr>
          <w:rFonts w:ascii="Times New Roman" w:hAnsi="Times New Roman" w:cs="Times New Roman"/>
          <w:color w:val="000000" w:themeColor="text1"/>
        </w:rPr>
        <w:t>2). This could be due to fires creating larger areas of sparse meadow that are more aggregated than pre-burn meadow areas</w:t>
      </w:r>
      <w:r w:rsidR="001956EB">
        <w:rPr>
          <w:rFonts w:ascii="Times New Roman" w:hAnsi="Times New Roman" w:cs="Times New Roman"/>
          <w:color w:val="000000" w:themeColor="text1"/>
        </w:rPr>
        <w:t xml:space="preserve"> (Figure </w:t>
      </w:r>
      <w:r w:rsidR="008F1C2F">
        <w:rPr>
          <w:rFonts w:ascii="Times New Roman" w:hAnsi="Times New Roman" w:cs="Times New Roman"/>
          <w:color w:val="000000" w:themeColor="text1"/>
        </w:rPr>
        <w:t>D</w:t>
      </w:r>
      <w:r w:rsidR="001956EB">
        <w:rPr>
          <w:rFonts w:ascii="Times New Roman" w:hAnsi="Times New Roman" w:cs="Times New Roman"/>
          <w:color w:val="000000" w:themeColor="text1"/>
        </w:rPr>
        <w:t>3b)</w:t>
      </w:r>
      <w:r w:rsidR="008E1743">
        <w:rPr>
          <w:rFonts w:ascii="Times New Roman" w:hAnsi="Times New Roman" w:cs="Times New Roman"/>
          <w:color w:val="000000" w:themeColor="text1"/>
        </w:rPr>
        <w:t>.</w:t>
      </w:r>
      <w:r w:rsidR="001956EB">
        <w:rPr>
          <w:rFonts w:ascii="Times New Roman" w:hAnsi="Times New Roman" w:cs="Times New Roman"/>
          <w:color w:val="000000" w:themeColor="text1"/>
        </w:rPr>
        <w:t xml:space="preserve"> </w:t>
      </w:r>
      <w:r w:rsidR="00EE1846">
        <w:rPr>
          <w:rFonts w:ascii="Times New Roman" w:hAnsi="Times New Roman" w:cs="Times New Roman"/>
          <w:color w:val="000000" w:themeColor="text1"/>
        </w:rPr>
        <w:t>The size of the largest vegetation patches</w:t>
      </w:r>
      <w:r w:rsidR="001956EB">
        <w:rPr>
          <w:rFonts w:ascii="Times New Roman" w:hAnsi="Times New Roman" w:cs="Times New Roman"/>
          <w:color w:val="000000" w:themeColor="text1"/>
        </w:rPr>
        <w:t xml:space="preserve"> did not vary </w:t>
      </w:r>
      <w:r w:rsidR="00FE0EAB">
        <w:rPr>
          <w:rFonts w:ascii="Times New Roman" w:hAnsi="Times New Roman" w:cs="Times New Roman"/>
          <w:color w:val="000000" w:themeColor="text1"/>
        </w:rPr>
        <w:t>appreciab</w:t>
      </w:r>
      <w:r w:rsidR="001956EB">
        <w:rPr>
          <w:rFonts w:ascii="Times New Roman" w:hAnsi="Times New Roman" w:cs="Times New Roman"/>
          <w:color w:val="000000" w:themeColor="text1"/>
        </w:rPr>
        <w:t xml:space="preserve">ly in </w:t>
      </w:r>
      <w:r w:rsidR="003303F7">
        <w:rPr>
          <w:rFonts w:ascii="Times New Roman" w:hAnsi="Times New Roman" w:cs="Times New Roman"/>
          <w:color w:val="000000" w:themeColor="text1"/>
        </w:rPr>
        <w:t>SCB</w:t>
      </w:r>
      <w:r w:rsidR="001956EB">
        <w:rPr>
          <w:rFonts w:ascii="Times New Roman" w:hAnsi="Times New Roman" w:cs="Times New Roman"/>
          <w:color w:val="000000" w:themeColor="text1"/>
        </w:rPr>
        <w:t xml:space="preserve"> between 1973 and 2014</w:t>
      </w:r>
      <w:r w:rsidR="002D25B9">
        <w:rPr>
          <w:rFonts w:ascii="Times New Roman" w:hAnsi="Times New Roman" w:cs="Times New Roman"/>
          <w:color w:val="000000" w:themeColor="text1"/>
        </w:rPr>
        <w:t>, with the exception</w:t>
      </w:r>
      <w:r w:rsidR="00EE1846">
        <w:rPr>
          <w:rFonts w:ascii="Times New Roman" w:hAnsi="Times New Roman" w:cs="Times New Roman"/>
          <w:color w:val="000000" w:themeColor="text1"/>
        </w:rPr>
        <w:t xml:space="preserve"> of sparse meadows (Figure </w:t>
      </w:r>
      <w:r w:rsidR="008F1C2F">
        <w:rPr>
          <w:rFonts w:ascii="Times New Roman" w:hAnsi="Times New Roman" w:cs="Times New Roman"/>
          <w:color w:val="000000" w:themeColor="text1"/>
        </w:rPr>
        <w:t>D</w:t>
      </w:r>
      <w:r w:rsidR="00EE1846">
        <w:rPr>
          <w:rFonts w:ascii="Times New Roman" w:hAnsi="Times New Roman" w:cs="Times New Roman"/>
          <w:color w:val="000000" w:themeColor="text1"/>
        </w:rPr>
        <w:t xml:space="preserve">3). The mean and standard deviation of patch sizes, however, showed similar trends to ICB (Figure </w:t>
      </w:r>
      <w:r w:rsidR="008F1C2F">
        <w:rPr>
          <w:rFonts w:ascii="Times New Roman" w:hAnsi="Times New Roman" w:cs="Times New Roman"/>
          <w:color w:val="000000" w:themeColor="text1"/>
        </w:rPr>
        <w:t>D</w:t>
      </w:r>
      <w:r w:rsidR="00EE1846">
        <w:rPr>
          <w:rFonts w:ascii="Times New Roman" w:hAnsi="Times New Roman" w:cs="Times New Roman"/>
          <w:color w:val="000000" w:themeColor="text1"/>
        </w:rPr>
        <w:t>4).</w:t>
      </w:r>
      <w:r w:rsidR="00B70D8A">
        <w:rPr>
          <w:rFonts w:ascii="Times New Roman" w:hAnsi="Times New Roman" w:cs="Times New Roman"/>
          <w:color w:val="000000" w:themeColor="text1"/>
        </w:rPr>
        <w:t xml:space="preserve"> Most notably, conifer patches got smaller and less varied in size following 4 decades of fire (Figure </w:t>
      </w:r>
      <w:r w:rsidR="008F1C2F">
        <w:rPr>
          <w:rFonts w:ascii="Times New Roman" w:hAnsi="Times New Roman" w:cs="Times New Roman"/>
          <w:color w:val="000000" w:themeColor="text1"/>
        </w:rPr>
        <w:t>D</w:t>
      </w:r>
      <w:r w:rsidR="00B70D8A">
        <w:rPr>
          <w:rFonts w:ascii="Times New Roman" w:hAnsi="Times New Roman" w:cs="Times New Roman"/>
          <w:color w:val="000000" w:themeColor="text1"/>
        </w:rPr>
        <w:t>4).</w:t>
      </w:r>
      <w:r w:rsidR="00F90897">
        <w:rPr>
          <w:rFonts w:ascii="Times New Roman" w:hAnsi="Times New Roman" w:cs="Times New Roman"/>
          <w:color w:val="000000" w:themeColor="text1"/>
        </w:rPr>
        <w:t xml:space="preserve"> </w:t>
      </w:r>
      <w:r w:rsidR="006E43F2">
        <w:rPr>
          <w:rFonts w:ascii="Times New Roman" w:hAnsi="Times New Roman" w:cs="Times New Roman"/>
          <w:color w:val="000000" w:themeColor="text1"/>
        </w:rPr>
        <w:t xml:space="preserve">While fractal dimension increased for all vegetation types in ICB, it remained flat or decreased slightly in </w:t>
      </w:r>
      <w:r w:rsidR="003303F7">
        <w:rPr>
          <w:rFonts w:ascii="Times New Roman" w:hAnsi="Times New Roman" w:cs="Times New Roman"/>
          <w:color w:val="000000" w:themeColor="text1"/>
        </w:rPr>
        <w:t>SCB</w:t>
      </w:r>
      <w:r w:rsidR="006E43F2">
        <w:rPr>
          <w:rFonts w:ascii="Times New Roman" w:hAnsi="Times New Roman" w:cs="Times New Roman"/>
          <w:color w:val="000000" w:themeColor="text1"/>
        </w:rPr>
        <w:t xml:space="preserve"> (Figure </w:t>
      </w:r>
      <w:r w:rsidR="008F1C2F">
        <w:rPr>
          <w:rFonts w:ascii="Times New Roman" w:hAnsi="Times New Roman" w:cs="Times New Roman"/>
          <w:color w:val="000000" w:themeColor="text1"/>
        </w:rPr>
        <w:t>D</w:t>
      </w:r>
      <w:r w:rsidR="006E43F2">
        <w:rPr>
          <w:rFonts w:ascii="Times New Roman" w:hAnsi="Times New Roman" w:cs="Times New Roman"/>
          <w:color w:val="000000" w:themeColor="text1"/>
        </w:rPr>
        <w:t xml:space="preserve">5). This may partially be due to fires creating a small number of new fairly homogeneous patches with simple geometries, but the small amount of change demonstrates that patch properties varied very little in response to fire in </w:t>
      </w:r>
      <w:r w:rsidR="003303F7">
        <w:rPr>
          <w:rFonts w:ascii="Times New Roman" w:hAnsi="Times New Roman" w:cs="Times New Roman"/>
          <w:color w:val="000000" w:themeColor="text1"/>
        </w:rPr>
        <w:t>SCB</w:t>
      </w:r>
      <w:r w:rsidR="006E43F2">
        <w:rPr>
          <w:rFonts w:ascii="Times New Roman" w:hAnsi="Times New Roman" w:cs="Times New Roman"/>
          <w:color w:val="000000" w:themeColor="text1"/>
        </w:rPr>
        <w:t>.</w:t>
      </w:r>
    </w:p>
    <w:p w14:paraId="13CF1FD0" w14:textId="55872CFC" w:rsidR="004778A9" w:rsidRDefault="004778A9" w:rsidP="008E1743">
      <w:pPr>
        <w:ind w:firstLine="720"/>
        <w:rPr>
          <w:rFonts w:ascii="Times New Roman" w:hAnsi="Times New Roman" w:cs="Times New Roman"/>
          <w:color w:val="000000" w:themeColor="text1"/>
        </w:rPr>
      </w:pPr>
      <w:r>
        <w:rPr>
          <w:rFonts w:ascii="Times New Roman" w:hAnsi="Times New Roman" w:cs="Times New Roman"/>
          <w:color w:val="000000" w:themeColor="text1"/>
        </w:rPr>
        <w:t>Relative proportions of each vegetation type were similar between the two watersheds (</w:t>
      </w:r>
      <w:r w:rsidR="009C3DCC">
        <w:rPr>
          <w:rFonts w:ascii="Times New Roman" w:hAnsi="Times New Roman" w:cs="Times New Roman"/>
          <w:color w:val="000000" w:themeColor="text1"/>
        </w:rPr>
        <w:t xml:space="preserve">Figure </w:t>
      </w:r>
      <w:ins w:id="709" w:author="Gabrielle" w:date="2019-06-06T13:59:00Z">
        <w:r w:rsidR="003B6CB5">
          <w:rPr>
            <w:rFonts w:ascii="Times New Roman" w:hAnsi="Times New Roman" w:cs="Times New Roman"/>
            <w:color w:val="000000" w:themeColor="text1"/>
          </w:rPr>
          <w:t>D</w:t>
        </w:r>
      </w:ins>
      <w:del w:id="710" w:author="Gabrielle" w:date="2019-06-06T13:59:00Z">
        <w:r w:rsidR="0060035F" w:rsidDel="003B6CB5">
          <w:rPr>
            <w:rFonts w:ascii="Times New Roman" w:hAnsi="Times New Roman" w:cs="Times New Roman"/>
            <w:color w:val="000000" w:themeColor="text1"/>
          </w:rPr>
          <w:delText>E</w:delText>
        </w:r>
      </w:del>
      <w:r w:rsidR="009C3DCC">
        <w:rPr>
          <w:rFonts w:ascii="Times New Roman" w:hAnsi="Times New Roman" w:cs="Times New Roman"/>
          <w:color w:val="000000" w:themeColor="text1"/>
        </w:rPr>
        <w:t xml:space="preserve">6; </w:t>
      </w:r>
      <w:r>
        <w:rPr>
          <w:rFonts w:ascii="Times New Roman" w:hAnsi="Times New Roman" w:cs="Times New Roman"/>
          <w:color w:val="000000" w:themeColor="text1"/>
        </w:rPr>
        <w:t>note that these proportions do not account for exposed rock).</w:t>
      </w:r>
      <w:r w:rsidR="008E1743">
        <w:rPr>
          <w:rFonts w:ascii="Times New Roman" w:hAnsi="Times New Roman" w:cs="Times New Roman"/>
          <w:color w:val="000000" w:themeColor="text1"/>
        </w:rPr>
        <w:t xml:space="preserve"> Both watersheds also had similar Shannon’s Evenness Index values in their pre-fire/post-suppression states (Figure </w:t>
      </w:r>
      <w:r w:rsidR="008F1C2F">
        <w:rPr>
          <w:rFonts w:ascii="Times New Roman" w:hAnsi="Times New Roman" w:cs="Times New Roman"/>
          <w:color w:val="000000" w:themeColor="text1"/>
        </w:rPr>
        <w:t>D</w:t>
      </w:r>
      <w:r w:rsidR="008E1743">
        <w:rPr>
          <w:rFonts w:ascii="Times New Roman" w:hAnsi="Times New Roman" w:cs="Times New Roman"/>
          <w:color w:val="000000" w:themeColor="text1"/>
        </w:rPr>
        <w:t>1). These similarities show that, despite differences discussed in the main text, the large-scale land cover types and distributions are comparable between these watersheds, making them useful to use as two case studies demonstrating how fire affects two similar landscapes in areas with slightly different climatology and geology.</w:t>
      </w:r>
    </w:p>
    <w:p w14:paraId="7053DA4B" w14:textId="618D40F8" w:rsidR="004778A9" w:rsidRDefault="004778A9" w:rsidP="00962E8F">
      <w:pPr>
        <w:rPr>
          <w:rFonts w:ascii="Times New Roman" w:hAnsi="Times New Roman" w:cs="Times New Roman"/>
          <w:color w:val="000000" w:themeColor="text1"/>
        </w:rPr>
      </w:pPr>
    </w:p>
    <w:p w14:paraId="03025D43" w14:textId="77777777" w:rsidR="004778A9" w:rsidRDefault="004778A9" w:rsidP="00962E8F">
      <w:pPr>
        <w:rPr>
          <w:rFonts w:ascii="Times New Roman" w:hAnsi="Times New Roman" w:cs="Times New Roman"/>
          <w:color w:val="000000" w:themeColor="text1"/>
        </w:rPr>
      </w:pPr>
    </w:p>
    <w:p w14:paraId="36C5FDF0" w14:textId="5F3797B3" w:rsidR="004778A9" w:rsidRDefault="004778A9" w:rsidP="00962E8F">
      <w:pPr>
        <w:rPr>
          <w:i/>
          <w:color w:val="000000" w:themeColor="text1"/>
        </w:rPr>
      </w:pPr>
      <w:del w:id="711" w:author="Gabrielle Boisrame" w:date="2019-05-31T12:19:00Z">
        <w:r w:rsidDel="00492537">
          <w:rPr>
            <w:noProof/>
            <w:lang w:eastAsia="en-US"/>
          </w:rPr>
          <w:lastRenderedPageBreak/>
          <w:drawing>
            <wp:inline distT="0" distB="0" distL="0" distR="0" wp14:anchorId="749964A5" wp14:editId="56D3DB34">
              <wp:extent cx="3938586" cy="2743200"/>
              <wp:effectExtent l="0" t="0" r="508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del>
      <w:ins w:id="712" w:author="Gabrielle Boisrame" w:date="2019-05-31T12:20:00Z">
        <w:r w:rsidR="00492537">
          <w:rPr>
            <w:noProof/>
            <w:lang w:eastAsia="en-US"/>
          </w:rPr>
          <w:drawing>
            <wp:inline distT="0" distB="0" distL="0" distR="0" wp14:anchorId="72C39ECB" wp14:editId="055A564B">
              <wp:extent cx="2803585" cy="2390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0522" cy="2404915"/>
                      </a:xfrm>
                      <a:prstGeom prst="rect">
                        <a:avLst/>
                      </a:prstGeom>
                    </pic:spPr>
                  </pic:pic>
                </a:graphicData>
              </a:graphic>
            </wp:inline>
          </w:drawing>
        </w:r>
      </w:ins>
    </w:p>
    <w:p w14:paraId="1A774369" w14:textId="6B20CD56" w:rsidR="004778A9" w:rsidRPr="004778A9" w:rsidRDefault="004778A9" w:rsidP="00962E8F">
      <w:pPr>
        <w:rPr>
          <w:rFonts w:ascii="Times New Roman" w:hAnsi="Times New Roman" w:cs="Times New Roman"/>
          <w:i/>
          <w:color w:val="000000" w:themeColor="text1"/>
          <w:sz w:val="18"/>
          <w:szCs w:val="18"/>
        </w:rPr>
      </w:pPr>
      <w:r w:rsidRPr="004778A9">
        <w:rPr>
          <w:rFonts w:ascii="Times New Roman" w:hAnsi="Times New Roman" w:cs="Times New Roman"/>
          <w:i/>
          <w:color w:val="000000" w:themeColor="text1"/>
          <w:sz w:val="18"/>
          <w:szCs w:val="18"/>
        </w:rPr>
        <w:t xml:space="preserve">Figure </w:t>
      </w:r>
      <w:r w:rsidR="008F1C2F">
        <w:rPr>
          <w:rFonts w:ascii="Times New Roman" w:hAnsi="Times New Roman" w:cs="Times New Roman"/>
          <w:i/>
          <w:color w:val="000000" w:themeColor="text1"/>
          <w:sz w:val="18"/>
          <w:szCs w:val="18"/>
        </w:rPr>
        <w:t>D</w:t>
      </w:r>
      <w:r w:rsidRPr="004778A9">
        <w:rPr>
          <w:rFonts w:ascii="Times New Roman" w:hAnsi="Times New Roman" w:cs="Times New Roman"/>
          <w:i/>
          <w:color w:val="000000" w:themeColor="text1"/>
          <w:sz w:val="18"/>
          <w:szCs w:val="18"/>
        </w:rPr>
        <w:t xml:space="preserve">1. </w:t>
      </w:r>
      <w:r>
        <w:rPr>
          <w:rFonts w:ascii="Times New Roman" w:hAnsi="Times New Roman" w:cs="Times New Roman"/>
          <w:i/>
          <w:color w:val="000000" w:themeColor="text1"/>
          <w:sz w:val="18"/>
          <w:szCs w:val="18"/>
        </w:rPr>
        <w:t xml:space="preserve">Shannon’s Evenness Index calculated for both ICB and </w:t>
      </w:r>
      <w:r w:rsidR="003303F7">
        <w:rPr>
          <w:rFonts w:ascii="Times New Roman" w:hAnsi="Times New Roman" w:cs="Times New Roman"/>
          <w:i/>
          <w:color w:val="000000" w:themeColor="text1"/>
          <w:sz w:val="18"/>
          <w:szCs w:val="18"/>
        </w:rPr>
        <w:t>SCB</w:t>
      </w:r>
      <w:r>
        <w:rPr>
          <w:rFonts w:ascii="Times New Roman" w:hAnsi="Times New Roman" w:cs="Times New Roman"/>
          <w:i/>
          <w:color w:val="000000" w:themeColor="text1"/>
          <w:sz w:val="18"/>
          <w:szCs w:val="18"/>
        </w:rPr>
        <w:t xml:space="preserve"> for each year that we created vegetation maps from aerial imagery. </w:t>
      </w:r>
    </w:p>
    <w:p w14:paraId="591DC025" w14:textId="7BAF915A" w:rsidR="00962E8F" w:rsidRDefault="00962E8F" w:rsidP="00962E8F"/>
    <w:p w14:paraId="278A7B3C" w14:textId="670C1A7E" w:rsidR="008E1743" w:rsidRDefault="008E1743" w:rsidP="008E1743">
      <w:pPr>
        <w:rPr>
          <w:rFonts w:ascii="Times New Roman" w:hAnsi="Times New Roman" w:cs="Times New Roman"/>
          <w:i/>
          <w:color w:val="000000" w:themeColor="text1"/>
          <w:sz w:val="18"/>
          <w:szCs w:val="18"/>
        </w:rPr>
      </w:pPr>
      <w:del w:id="713" w:author="Gabrielle Boisrame" w:date="2019-05-31T12:20:00Z">
        <w:r w:rsidDel="00492537">
          <w:rPr>
            <w:noProof/>
            <w:lang w:eastAsia="en-US"/>
          </w:rPr>
          <w:drawing>
            <wp:inline distT="0" distB="0" distL="0" distR="0" wp14:anchorId="5B172CBB" wp14:editId="2DB449AE">
              <wp:extent cx="4572000" cy="27432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del>
      <w:ins w:id="714" w:author="Gabrielle Boisrame" w:date="2019-05-31T12:21:00Z">
        <w:r w:rsidR="00492537">
          <w:rPr>
            <w:noProof/>
            <w:lang w:eastAsia="en-US"/>
          </w:rPr>
          <w:drawing>
            <wp:inline distT="0" distB="0" distL="0" distR="0" wp14:anchorId="566143DD" wp14:editId="6881A007">
              <wp:extent cx="3485072" cy="2971543"/>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3325" cy="2987106"/>
                      </a:xfrm>
                      <a:prstGeom prst="rect">
                        <a:avLst/>
                      </a:prstGeom>
                    </pic:spPr>
                  </pic:pic>
                </a:graphicData>
              </a:graphic>
            </wp:inline>
          </w:drawing>
        </w:r>
      </w:ins>
    </w:p>
    <w:p w14:paraId="65CE28CC" w14:textId="316F159E" w:rsidR="008E1743" w:rsidRPr="004778A9" w:rsidRDefault="008E1743" w:rsidP="008E1743">
      <w:pPr>
        <w:rPr>
          <w:rFonts w:ascii="Times New Roman" w:hAnsi="Times New Roman" w:cs="Times New Roman"/>
          <w:i/>
          <w:color w:val="000000" w:themeColor="text1"/>
          <w:sz w:val="18"/>
          <w:szCs w:val="18"/>
        </w:rPr>
      </w:pPr>
      <w:r w:rsidRPr="008E1743">
        <w:rPr>
          <w:rFonts w:ascii="Times New Roman" w:hAnsi="Times New Roman" w:cs="Times New Roman"/>
          <w:i/>
          <w:color w:val="000000" w:themeColor="text1"/>
          <w:sz w:val="18"/>
          <w:szCs w:val="18"/>
        </w:rPr>
        <w:t xml:space="preserve"> </w:t>
      </w:r>
      <w:r w:rsidRPr="004778A9">
        <w:rPr>
          <w:rFonts w:ascii="Times New Roman" w:hAnsi="Times New Roman" w:cs="Times New Roman"/>
          <w:i/>
          <w:color w:val="000000" w:themeColor="text1"/>
          <w:sz w:val="18"/>
          <w:szCs w:val="18"/>
        </w:rPr>
        <w:t xml:space="preserve">Figure </w:t>
      </w:r>
      <w:r w:rsidR="008F1C2F">
        <w:rPr>
          <w:rFonts w:ascii="Times New Roman" w:hAnsi="Times New Roman" w:cs="Times New Roman"/>
          <w:i/>
          <w:color w:val="000000" w:themeColor="text1"/>
          <w:sz w:val="18"/>
          <w:szCs w:val="18"/>
        </w:rPr>
        <w:t>D</w:t>
      </w:r>
      <w:r>
        <w:rPr>
          <w:rFonts w:ascii="Times New Roman" w:hAnsi="Times New Roman" w:cs="Times New Roman"/>
          <w:i/>
          <w:color w:val="000000" w:themeColor="text1"/>
          <w:sz w:val="18"/>
          <w:szCs w:val="18"/>
        </w:rPr>
        <w:t>2</w:t>
      </w:r>
      <w:r w:rsidRPr="004778A9">
        <w:rPr>
          <w:rFonts w:ascii="Times New Roman" w:hAnsi="Times New Roman" w:cs="Times New Roman"/>
          <w:i/>
          <w:color w:val="000000" w:themeColor="text1"/>
          <w:sz w:val="18"/>
          <w:szCs w:val="18"/>
        </w:rPr>
        <w:t xml:space="preserve">. </w:t>
      </w:r>
      <w:r>
        <w:rPr>
          <w:rFonts w:ascii="Times New Roman" w:hAnsi="Times New Roman" w:cs="Times New Roman"/>
          <w:i/>
          <w:color w:val="000000" w:themeColor="text1"/>
          <w:sz w:val="18"/>
          <w:szCs w:val="18"/>
        </w:rPr>
        <w:t xml:space="preserve">Aggregation Index calculated for both ICB and </w:t>
      </w:r>
      <w:r w:rsidR="003303F7">
        <w:rPr>
          <w:rFonts w:ascii="Times New Roman" w:hAnsi="Times New Roman" w:cs="Times New Roman"/>
          <w:i/>
          <w:color w:val="000000" w:themeColor="text1"/>
          <w:sz w:val="18"/>
          <w:szCs w:val="18"/>
        </w:rPr>
        <w:t>SCB</w:t>
      </w:r>
      <w:r>
        <w:rPr>
          <w:rFonts w:ascii="Times New Roman" w:hAnsi="Times New Roman" w:cs="Times New Roman"/>
          <w:i/>
          <w:color w:val="000000" w:themeColor="text1"/>
          <w:sz w:val="18"/>
          <w:szCs w:val="18"/>
        </w:rPr>
        <w:t xml:space="preserve"> for each year that we created vegetation maps from aerial imagery. </w:t>
      </w:r>
    </w:p>
    <w:p w14:paraId="19682E2C" w14:textId="573A14D7" w:rsidR="008E1743" w:rsidRDefault="008E1743" w:rsidP="00962E8F"/>
    <w:p w14:paraId="6A3E63A7" w14:textId="3C0F8758" w:rsidR="00EE1846" w:rsidRDefault="00EE1846">
      <w:r>
        <w:br w:type="page"/>
      </w:r>
    </w:p>
    <w:p w14:paraId="3AC81E8D" w14:textId="77777777" w:rsidR="008E1743" w:rsidRDefault="008E1743" w:rsidP="00962E8F"/>
    <w:p w14:paraId="0B894799" w14:textId="77777777" w:rsidR="008E1743" w:rsidDel="00F179F8" w:rsidRDefault="008E1743" w:rsidP="00962E8F">
      <w:pPr>
        <w:rPr>
          <w:del w:id="715" w:author="Gabrielle Boisrame" w:date="2019-05-31T12:35:00Z"/>
        </w:rPr>
      </w:pPr>
      <w:del w:id="716" w:author="Gabrielle Boisrame" w:date="2019-05-31T12:35:00Z">
        <w:r w:rsidDel="00F179F8">
          <w:delText>a)</w:delText>
        </w:r>
      </w:del>
    </w:p>
    <w:p w14:paraId="2CBD3F29" w14:textId="40D4AEAD" w:rsidR="008E1743" w:rsidDel="00F179F8" w:rsidRDefault="008E1743" w:rsidP="00962E8F">
      <w:pPr>
        <w:rPr>
          <w:del w:id="717" w:author="Gabrielle Boisrame" w:date="2019-05-31T12:35:00Z"/>
        </w:rPr>
      </w:pPr>
      <w:del w:id="718" w:author="Gabrielle Boisrame" w:date="2019-05-31T12:35:00Z">
        <w:r w:rsidDel="00F179F8">
          <w:rPr>
            <w:noProof/>
            <w:lang w:eastAsia="en-US"/>
          </w:rPr>
          <w:drawing>
            <wp:inline distT="0" distB="0" distL="0" distR="0" wp14:anchorId="54BB94DE" wp14:editId="2E8DE829">
              <wp:extent cx="3394710" cy="1804946"/>
              <wp:effectExtent l="0" t="0" r="15240" b="508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del>
    </w:p>
    <w:p w14:paraId="349A8FC9" w14:textId="77777777" w:rsidR="008E1743" w:rsidRDefault="008E1743" w:rsidP="00962E8F">
      <w:del w:id="719" w:author="Gabrielle Boisrame" w:date="2019-05-31T12:35:00Z">
        <w:r w:rsidDel="00F179F8">
          <w:delText>b)</w:delText>
        </w:r>
      </w:del>
    </w:p>
    <w:p w14:paraId="1A93D30A" w14:textId="10F9B476" w:rsidR="008E1743" w:rsidRDefault="008E1743" w:rsidP="00962E8F">
      <w:del w:id="720" w:author="Gabrielle Boisrame" w:date="2019-05-31T12:35:00Z">
        <w:r w:rsidDel="00F179F8">
          <w:rPr>
            <w:noProof/>
            <w:lang w:eastAsia="en-US"/>
          </w:rPr>
          <w:drawing>
            <wp:inline distT="0" distB="0" distL="0" distR="0" wp14:anchorId="4518CD7A" wp14:editId="3D708F46">
              <wp:extent cx="5049078" cy="2194560"/>
              <wp:effectExtent l="0" t="0" r="18415" b="1524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del>
      <w:ins w:id="721" w:author="Gabrielle Boisrame" w:date="2019-05-31T12:35:00Z">
        <w:r w:rsidR="00F179F8">
          <w:rPr>
            <w:noProof/>
            <w:lang w:eastAsia="en-US"/>
          </w:rPr>
          <w:drawing>
            <wp:inline distT="0" distB="0" distL="0" distR="0" wp14:anchorId="568CC764" wp14:editId="4A963E3B">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s_LPI.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33A68EDC" w14:textId="6E35FDE5" w:rsidR="00C56843" w:rsidDel="00BB02DB" w:rsidRDefault="001956EB" w:rsidP="00962E8F">
      <w:pPr>
        <w:rPr>
          <w:del w:id="722" w:author="Gabrielle Boisrame" w:date="2019-05-31T12:54:00Z"/>
          <w:rFonts w:ascii="Times New Roman" w:hAnsi="Times New Roman" w:cs="Times New Roman"/>
          <w:i/>
          <w:sz w:val="18"/>
          <w:szCs w:val="18"/>
        </w:rPr>
      </w:pPr>
      <w:r w:rsidRPr="001956EB">
        <w:rPr>
          <w:rFonts w:ascii="Times New Roman" w:hAnsi="Times New Roman" w:cs="Times New Roman"/>
          <w:i/>
          <w:sz w:val="18"/>
          <w:szCs w:val="18"/>
        </w:rPr>
        <w:t xml:space="preserve">Figure </w:t>
      </w:r>
      <w:r w:rsidR="008F1C2F">
        <w:rPr>
          <w:rFonts w:ascii="Times New Roman" w:hAnsi="Times New Roman" w:cs="Times New Roman"/>
          <w:i/>
          <w:sz w:val="18"/>
          <w:szCs w:val="18"/>
        </w:rPr>
        <w:t>D</w:t>
      </w:r>
      <w:r w:rsidRPr="001956EB">
        <w:rPr>
          <w:rFonts w:ascii="Times New Roman" w:hAnsi="Times New Roman" w:cs="Times New Roman"/>
          <w:i/>
          <w:sz w:val="18"/>
          <w:szCs w:val="18"/>
        </w:rPr>
        <w:t xml:space="preserve">3. </w:t>
      </w:r>
      <w:r>
        <w:rPr>
          <w:rFonts w:ascii="Times New Roman" w:hAnsi="Times New Roman" w:cs="Times New Roman"/>
          <w:i/>
          <w:sz w:val="18"/>
          <w:szCs w:val="18"/>
        </w:rPr>
        <w:t>Largest patch index (</w:t>
      </w:r>
      <w:r w:rsidR="00EC4D4B">
        <w:rPr>
          <w:rFonts w:ascii="Times New Roman" w:hAnsi="Times New Roman" w:cs="Times New Roman"/>
          <w:i/>
          <w:sz w:val="18"/>
          <w:szCs w:val="18"/>
        </w:rPr>
        <w:t xml:space="preserve">LPI; </w:t>
      </w:r>
      <w:r>
        <w:rPr>
          <w:rFonts w:ascii="Times New Roman" w:hAnsi="Times New Roman" w:cs="Times New Roman"/>
          <w:i/>
          <w:sz w:val="18"/>
          <w:szCs w:val="18"/>
        </w:rPr>
        <w:t xml:space="preserve">the percent of the total area occupied by the largest contiguous patch of vegetation) for each vegetation class for both ICB and </w:t>
      </w:r>
      <w:r w:rsidR="003303F7">
        <w:rPr>
          <w:rFonts w:ascii="Times New Roman" w:hAnsi="Times New Roman" w:cs="Times New Roman"/>
          <w:i/>
          <w:sz w:val="18"/>
          <w:szCs w:val="18"/>
        </w:rPr>
        <w:t>SCB</w:t>
      </w:r>
      <w:r>
        <w:rPr>
          <w:rFonts w:ascii="Times New Roman" w:hAnsi="Times New Roman" w:cs="Times New Roman"/>
          <w:i/>
          <w:sz w:val="18"/>
          <w:szCs w:val="18"/>
        </w:rPr>
        <w:t xml:space="preserve">. </w:t>
      </w:r>
      <w:r w:rsidR="002D25B9">
        <w:rPr>
          <w:rFonts w:ascii="Times New Roman" w:hAnsi="Times New Roman" w:cs="Times New Roman"/>
          <w:i/>
          <w:sz w:val="18"/>
          <w:szCs w:val="18"/>
        </w:rPr>
        <w:t>Conifer (</w:t>
      </w:r>
      <w:del w:id="723" w:author="Gabrielle Boisrame" w:date="2019-05-31T12:35:00Z">
        <w:r w:rsidR="002D25B9" w:rsidDel="00F179F8">
          <w:rPr>
            <w:rFonts w:ascii="Times New Roman" w:hAnsi="Times New Roman" w:cs="Times New Roman"/>
            <w:i/>
            <w:sz w:val="18"/>
            <w:szCs w:val="18"/>
          </w:rPr>
          <w:delText>a</w:delText>
        </w:r>
      </w:del>
      <w:ins w:id="724" w:author="Gabrielle Boisrame" w:date="2019-05-31T12:35:00Z">
        <w:r w:rsidR="00F179F8">
          <w:rPr>
            <w:rFonts w:ascii="Times New Roman" w:hAnsi="Times New Roman" w:cs="Times New Roman"/>
            <w:i/>
            <w:sz w:val="18"/>
            <w:szCs w:val="18"/>
          </w:rPr>
          <w:t>A</w:t>
        </w:r>
      </w:ins>
      <w:r w:rsidR="002D25B9">
        <w:rPr>
          <w:rFonts w:ascii="Times New Roman" w:hAnsi="Times New Roman" w:cs="Times New Roman"/>
          <w:i/>
          <w:sz w:val="18"/>
          <w:szCs w:val="18"/>
        </w:rPr>
        <w:t>) is shown separately from the other vegetation classes (</w:t>
      </w:r>
      <w:del w:id="725" w:author="Gabrielle Boisrame" w:date="2019-05-31T12:35:00Z">
        <w:r w:rsidR="002D25B9" w:rsidDel="00F179F8">
          <w:rPr>
            <w:rFonts w:ascii="Times New Roman" w:hAnsi="Times New Roman" w:cs="Times New Roman"/>
            <w:i/>
            <w:sz w:val="18"/>
            <w:szCs w:val="18"/>
          </w:rPr>
          <w:delText>b</w:delText>
        </w:r>
      </w:del>
      <w:ins w:id="726" w:author="Gabrielle Boisrame" w:date="2019-05-31T12:35:00Z">
        <w:r w:rsidR="00F179F8">
          <w:rPr>
            <w:rFonts w:ascii="Times New Roman" w:hAnsi="Times New Roman" w:cs="Times New Roman"/>
            <w:i/>
            <w:sz w:val="18"/>
            <w:szCs w:val="18"/>
          </w:rPr>
          <w:t>B</w:t>
        </w:r>
      </w:ins>
      <w:r w:rsidR="002D25B9">
        <w:rPr>
          <w:rFonts w:ascii="Times New Roman" w:hAnsi="Times New Roman" w:cs="Times New Roman"/>
          <w:i/>
          <w:sz w:val="18"/>
          <w:szCs w:val="18"/>
        </w:rPr>
        <w:t xml:space="preserve">) due to large </w:t>
      </w:r>
      <w:r w:rsidR="002D25B9">
        <w:rPr>
          <w:rFonts w:ascii="Times New Roman" w:hAnsi="Times New Roman" w:cs="Times New Roman"/>
          <w:i/>
          <w:sz w:val="18"/>
          <w:szCs w:val="18"/>
        </w:rPr>
        <w:lastRenderedPageBreak/>
        <w:t>differences in scale.</w:t>
      </w:r>
    </w:p>
    <w:p w14:paraId="2F4F74E4" w14:textId="77777777" w:rsidR="00C56843" w:rsidDel="00BB02DB" w:rsidRDefault="00C56843">
      <w:pPr>
        <w:rPr>
          <w:del w:id="727" w:author="Gabrielle Boisrame" w:date="2019-05-31T12:54:00Z"/>
          <w:rFonts w:ascii="Times New Roman" w:hAnsi="Times New Roman" w:cs="Times New Roman"/>
          <w:i/>
          <w:sz w:val="18"/>
          <w:szCs w:val="18"/>
        </w:rPr>
      </w:pPr>
      <w:del w:id="728" w:author="Gabrielle Boisrame" w:date="2019-05-31T12:54:00Z">
        <w:r w:rsidDel="00BB02DB">
          <w:rPr>
            <w:rFonts w:ascii="Times New Roman" w:hAnsi="Times New Roman" w:cs="Times New Roman"/>
            <w:i/>
            <w:sz w:val="18"/>
            <w:szCs w:val="18"/>
          </w:rPr>
          <w:br w:type="page"/>
        </w:r>
      </w:del>
    </w:p>
    <w:p w14:paraId="5481D13F" w14:textId="39D59F32" w:rsidR="009C3DCC" w:rsidDel="00BB02DB" w:rsidRDefault="009C3DCC" w:rsidP="00962E8F">
      <w:pPr>
        <w:rPr>
          <w:del w:id="729" w:author="Gabrielle Boisrame" w:date="2019-05-31T12:54:00Z"/>
          <w:rFonts w:ascii="Times New Roman" w:hAnsi="Times New Roman" w:cs="Times New Roman"/>
          <w:i/>
          <w:sz w:val="18"/>
          <w:szCs w:val="18"/>
        </w:rPr>
      </w:pPr>
    </w:p>
    <w:p w14:paraId="53491F46" w14:textId="68DD8A06" w:rsidR="009C3DCC" w:rsidDel="00BB02DB" w:rsidRDefault="00C56843" w:rsidP="00962E8F">
      <w:pPr>
        <w:rPr>
          <w:del w:id="730" w:author="Gabrielle Boisrame" w:date="2019-05-31T12:54:00Z"/>
          <w:rFonts w:ascii="Times New Roman" w:hAnsi="Times New Roman" w:cs="Times New Roman"/>
          <w:i/>
          <w:sz w:val="18"/>
          <w:szCs w:val="18"/>
        </w:rPr>
      </w:pPr>
      <w:del w:id="731" w:author="Gabrielle Boisrame" w:date="2019-05-31T12:54:00Z">
        <w:r w:rsidRPr="00416BAD" w:rsidDel="00BB02DB">
          <w:rPr>
            <w:noProof/>
            <w:lang w:eastAsia="en-US"/>
          </w:rPr>
          <w:drawing>
            <wp:inline distT="0" distB="0" distL="0" distR="0" wp14:anchorId="34E0B4A3" wp14:editId="3CCED86F">
              <wp:extent cx="5943600" cy="2184296"/>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778" b="52453"/>
                      <a:stretch/>
                    </pic:blipFill>
                    <pic:spPr bwMode="auto">
                      <a:xfrm>
                        <a:off x="0" y="0"/>
                        <a:ext cx="5943600" cy="218429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del>
    </w:p>
    <w:p w14:paraId="010BB8E2" w14:textId="1E13157D" w:rsidR="00C56843" w:rsidDel="00BB02DB" w:rsidRDefault="00C56843" w:rsidP="00962E8F">
      <w:pPr>
        <w:rPr>
          <w:del w:id="732" w:author="Gabrielle Boisrame" w:date="2019-05-31T12:54:00Z"/>
          <w:rFonts w:ascii="Times New Roman" w:hAnsi="Times New Roman" w:cs="Times New Roman"/>
          <w:sz w:val="18"/>
          <w:szCs w:val="18"/>
        </w:rPr>
      </w:pPr>
      <w:del w:id="733" w:author="Gabrielle Boisrame" w:date="2019-05-31T12:54:00Z">
        <w:r w:rsidRPr="00C56843" w:rsidDel="00BB02DB">
          <w:rPr>
            <w:rFonts w:ascii="Times New Roman" w:hAnsi="Times New Roman" w:cs="Times New Roman"/>
            <w:sz w:val="18"/>
            <w:szCs w:val="18"/>
          </w:rPr>
          <w:delText xml:space="preserve">(c) </w:delText>
        </w:r>
        <w:r w:rsidRPr="00C56843" w:rsidDel="00BB02DB">
          <w:rPr>
            <w:rFonts w:ascii="Times New Roman" w:hAnsi="Times New Roman" w:cs="Times New Roman"/>
            <w:sz w:val="18"/>
            <w:szCs w:val="18"/>
          </w:rPr>
          <w:tab/>
          <w:delText xml:space="preserve">  </w:delText>
        </w:r>
        <w:r w:rsidRPr="00C56843" w:rsidDel="00BB02DB">
          <w:rPr>
            <w:rFonts w:ascii="Times New Roman" w:hAnsi="Times New Roman" w:cs="Times New Roman"/>
            <w:sz w:val="18"/>
            <w:szCs w:val="18"/>
          </w:rPr>
          <w:tab/>
        </w:r>
        <w:r w:rsidRPr="00C56843" w:rsidDel="00BB02DB">
          <w:rPr>
            <w:rFonts w:ascii="Times New Roman" w:hAnsi="Times New Roman" w:cs="Times New Roman"/>
            <w:sz w:val="18"/>
            <w:szCs w:val="18"/>
          </w:rPr>
          <w:tab/>
        </w:r>
        <w:r w:rsidRPr="00C56843" w:rsidDel="00BB02DB">
          <w:rPr>
            <w:rFonts w:ascii="Times New Roman" w:hAnsi="Times New Roman" w:cs="Times New Roman"/>
            <w:sz w:val="18"/>
            <w:szCs w:val="18"/>
          </w:rPr>
          <w:tab/>
        </w:r>
        <w:r w:rsidRPr="00C56843" w:rsidDel="00BB02DB">
          <w:rPr>
            <w:rFonts w:ascii="Times New Roman" w:hAnsi="Times New Roman" w:cs="Times New Roman"/>
            <w:sz w:val="18"/>
            <w:szCs w:val="18"/>
          </w:rPr>
          <w:tab/>
          <w:delText xml:space="preserve">          (d)</w:delText>
        </w:r>
      </w:del>
    </w:p>
    <w:p w14:paraId="5D2C191A" w14:textId="2C0C0533" w:rsidR="00C56843" w:rsidDel="00BB02DB" w:rsidRDefault="00C56843" w:rsidP="00962E8F">
      <w:pPr>
        <w:rPr>
          <w:del w:id="734" w:author="Gabrielle Boisrame" w:date="2019-05-31T12:54:00Z"/>
          <w:rFonts w:ascii="Times New Roman" w:hAnsi="Times New Roman" w:cs="Times New Roman"/>
          <w:sz w:val="18"/>
          <w:szCs w:val="18"/>
        </w:rPr>
      </w:pPr>
      <w:del w:id="735" w:author="Gabrielle Boisrame" w:date="2019-05-31T12:54:00Z">
        <w:r w:rsidDel="00BB02DB">
          <w:rPr>
            <w:noProof/>
            <w:lang w:eastAsia="en-US"/>
          </w:rPr>
          <w:drawing>
            <wp:inline distT="0" distB="0" distL="0" distR="0" wp14:anchorId="4B91A062" wp14:editId="7E1ABEA4">
              <wp:extent cx="3124835" cy="1256168"/>
              <wp:effectExtent l="0" t="0" r="18415" b="127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Del="00BB02DB">
          <w:rPr>
            <w:noProof/>
            <w:lang w:eastAsia="en-US"/>
          </w:rPr>
          <w:drawing>
            <wp:inline distT="0" distB="0" distL="0" distR="0" wp14:anchorId="42D706A1" wp14:editId="6246E5A8">
              <wp:extent cx="2743200" cy="1240403"/>
              <wp:effectExtent l="0" t="0" r="0" b="1714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del>
    </w:p>
    <w:p w14:paraId="571FCE07" w14:textId="5480289A" w:rsidR="00C56843" w:rsidRDefault="00C56843" w:rsidP="00962E8F">
      <w:pPr>
        <w:rPr>
          <w:rFonts w:ascii="Times New Roman" w:hAnsi="Times New Roman" w:cs="Times New Roman"/>
          <w:sz w:val="18"/>
          <w:szCs w:val="18"/>
        </w:rPr>
      </w:pPr>
      <w:del w:id="736" w:author="Gabrielle Boisrame" w:date="2019-05-31T12:54:00Z">
        <w:r w:rsidDel="00BB02DB">
          <w:rPr>
            <w:noProof/>
            <w:lang w:eastAsia="en-US"/>
          </w:rPr>
          <w:drawing>
            <wp:inline distT="0" distB="0" distL="0" distR="0" wp14:anchorId="097E44B6" wp14:editId="5CE7BD6A">
              <wp:extent cx="3116911" cy="2353310"/>
              <wp:effectExtent l="0" t="0" r="7620" b="889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Del="00BB02DB">
          <w:rPr>
            <w:noProof/>
            <w:lang w:eastAsia="en-US"/>
          </w:rPr>
          <w:drawing>
            <wp:inline distT="0" distB="0" distL="0" distR="0" wp14:anchorId="4E6403FF" wp14:editId="4D72AEE0">
              <wp:extent cx="2751151" cy="2337435"/>
              <wp:effectExtent l="0" t="0" r="11430" b="571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del>
      <w:ins w:id="737" w:author="Gabrielle Boisrame" w:date="2019-05-31T13:23:00Z">
        <w:r w:rsidR="00CD3498">
          <w:rPr>
            <w:rFonts w:ascii="Times New Roman" w:hAnsi="Times New Roman" w:cs="Times New Roman"/>
            <w:noProof/>
            <w:sz w:val="18"/>
            <w:szCs w:val="18"/>
            <w:lang w:eastAsia="en-US"/>
          </w:rPr>
          <w:drawing>
            <wp:inline distT="0" distB="0" distL="0" distR="0" wp14:anchorId="53A2763C" wp14:editId="62BF6302">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ots_PatchArea.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ins>
    </w:p>
    <w:p w14:paraId="76686844" w14:textId="77777777" w:rsidR="00C56843" w:rsidRPr="00C56843" w:rsidRDefault="00C56843" w:rsidP="00962E8F">
      <w:pPr>
        <w:rPr>
          <w:rFonts w:ascii="Times New Roman" w:hAnsi="Times New Roman" w:cs="Times New Roman"/>
          <w:sz w:val="18"/>
          <w:szCs w:val="18"/>
        </w:rPr>
      </w:pPr>
    </w:p>
    <w:p w14:paraId="51769B62" w14:textId="15DD5062" w:rsidR="009C3DCC" w:rsidRDefault="009C3DCC" w:rsidP="009C3DCC">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r w:rsidR="008F1C2F">
        <w:rPr>
          <w:rFonts w:ascii="Times New Roman" w:hAnsi="Times New Roman" w:cs="Times New Roman"/>
          <w:i/>
          <w:sz w:val="18"/>
          <w:szCs w:val="18"/>
        </w:rPr>
        <w:t>D</w:t>
      </w:r>
      <w:r>
        <w:rPr>
          <w:rFonts w:ascii="Times New Roman" w:hAnsi="Times New Roman" w:cs="Times New Roman"/>
          <w:i/>
          <w:sz w:val="18"/>
          <w:szCs w:val="18"/>
        </w:rPr>
        <w:t>4</w:t>
      </w:r>
      <w:r w:rsidRPr="001956EB">
        <w:rPr>
          <w:rFonts w:ascii="Times New Roman" w:hAnsi="Times New Roman" w:cs="Times New Roman"/>
          <w:i/>
          <w:sz w:val="18"/>
          <w:szCs w:val="18"/>
        </w:rPr>
        <w:t xml:space="preserve">. </w:t>
      </w:r>
      <w:r>
        <w:rPr>
          <w:rFonts w:ascii="Times New Roman" w:hAnsi="Times New Roman" w:cs="Times New Roman"/>
          <w:i/>
          <w:sz w:val="18"/>
          <w:szCs w:val="18"/>
        </w:rPr>
        <w:t xml:space="preserve">Mean </w:t>
      </w:r>
      <w:ins w:id="738" w:author="Gabrielle Boisrame" w:date="2019-05-31T13:24:00Z">
        <w:r w:rsidR="00D8236C">
          <w:rPr>
            <w:rFonts w:ascii="Times New Roman" w:hAnsi="Times New Roman" w:cs="Times New Roman"/>
            <w:i/>
            <w:sz w:val="18"/>
            <w:szCs w:val="18"/>
          </w:rPr>
          <w:t>(</w:t>
        </w:r>
        <w:proofErr w:type="gramStart"/>
        <w:r w:rsidR="00D8236C">
          <w:rPr>
            <w:rFonts w:ascii="Times New Roman" w:hAnsi="Times New Roman" w:cs="Times New Roman"/>
            <w:i/>
            <w:sz w:val="18"/>
            <w:szCs w:val="18"/>
          </w:rPr>
          <w:t>A,C</w:t>
        </w:r>
        <w:proofErr w:type="gramEnd"/>
        <w:r w:rsidR="00D8236C">
          <w:rPr>
            <w:rFonts w:ascii="Times New Roman" w:hAnsi="Times New Roman" w:cs="Times New Roman"/>
            <w:i/>
            <w:sz w:val="18"/>
            <w:szCs w:val="18"/>
          </w:rPr>
          <w:t xml:space="preserve">) </w:t>
        </w:r>
      </w:ins>
      <w:r>
        <w:rPr>
          <w:rFonts w:ascii="Times New Roman" w:hAnsi="Times New Roman" w:cs="Times New Roman"/>
          <w:i/>
          <w:sz w:val="18"/>
          <w:szCs w:val="18"/>
        </w:rPr>
        <w:t xml:space="preserve">and standard deviation </w:t>
      </w:r>
      <w:ins w:id="739" w:author="Gabrielle Boisrame" w:date="2019-05-31T13:24:00Z">
        <w:r w:rsidR="00D8236C">
          <w:rPr>
            <w:rFonts w:ascii="Times New Roman" w:hAnsi="Times New Roman" w:cs="Times New Roman"/>
            <w:i/>
            <w:sz w:val="18"/>
            <w:szCs w:val="18"/>
          </w:rPr>
          <w:t xml:space="preserve">(B,D) </w:t>
        </w:r>
      </w:ins>
      <w:r>
        <w:rPr>
          <w:rFonts w:ascii="Times New Roman" w:hAnsi="Times New Roman" w:cs="Times New Roman"/>
          <w:i/>
          <w:sz w:val="18"/>
          <w:szCs w:val="18"/>
        </w:rPr>
        <w:t>of patch size for each vegetation class for both ICB</w:t>
      </w:r>
      <w:ins w:id="740" w:author="Gabrielle Boisrame" w:date="2019-05-31T13:24:00Z">
        <w:r w:rsidR="00D8236C">
          <w:rPr>
            <w:rFonts w:ascii="Times New Roman" w:hAnsi="Times New Roman" w:cs="Times New Roman"/>
            <w:i/>
            <w:sz w:val="18"/>
            <w:szCs w:val="18"/>
          </w:rPr>
          <w:t xml:space="preserve"> (dashed lines)</w:t>
        </w:r>
      </w:ins>
      <w:r w:rsidR="00C56843">
        <w:rPr>
          <w:rFonts w:ascii="Times New Roman" w:hAnsi="Times New Roman" w:cs="Times New Roman"/>
          <w:i/>
          <w:sz w:val="18"/>
          <w:szCs w:val="18"/>
        </w:rPr>
        <w:t xml:space="preserve"> </w:t>
      </w:r>
      <w:del w:id="741" w:author="Gabrielle Boisrame" w:date="2019-05-31T13:23:00Z">
        <w:r w:rsidR="00C56843" w:rsidDel="00D8236C">
          <w:rPr>
            <w:rFonts w:ascii="Times New Roman" w:hAnsi="Times New Roman" w:cs="Times New Roman"/>
            <w:i/>
            <w:sz w:val="18"/>
            <w:szCs w:val="18"/>
          </w:rPr>
          <w:delText>(a-b)</w:delText>
        </w:r>
        <w:r w:rsidDel="00D8236C">
          <w:rPr>
            <w:rFonts w:ascii="Times New Roman" w:hAnsi="Times New Roman" w:cs="Times New Roman"/>
            <w:i/>
            <w:sz w:val="18"/>
            <w:szCs w:val="18"/>
          </w:rPr>
          <w:delText xml:space="preserve"> </w:delText>
        </w:r>
      </w:del>
      <w:r>
        <w:rPr>
          <w:rFonts w:ascii="Times New Roman" w:hAnsi="Times New Roman" w:cs="Times New Roman"/>
          <w:i/>
          <w:sz w:val="18"/>
          <w:szCs w:val="18"/>
        </w:rPr>
        <w:t xml:space="preserve">and </w:t>
      </w:r>
      <w:r w:rsidR="003303F7">
        <w:rPr>
          <w:rFonts w:ascii="Times New Roman" w:hAnsi="Times New Roman" w:cs="Times New Roman"/>
          <w:i/>
          <w:sz w:val="18"/>
          <w:szCs w:val="18"/>
        </w:rPr>
        <w:t>SCB</w:t>
      </w:r>
      <w:ins w:id="742" w:author="Gabrielle Boisrame" w:date="2019-05-31T13:24:00Z">
        <w:r w:rsidR="00D8236C">
          <w:rPr>
            <w:rFonts w:ascii="Times New Roman" w:hAnsi="Times New Roman" w:cs="Times New Roman"/>
            <w:i/>
            <w:sz w:val="18"/>
            <w:szCs w:val="18"/>
          </w:rPr>
          <w:t xml:space="preserve"> (dotted lines)</w:t>
        </w:r>
      </w:ins>
      <w:del w:id="743" w:author="Gabrielle Boisrame" w:date="2019-05-31T13:23:00Z">
        <w:r w:rsidR="00C56843" w:rsidDel="00D8236C">
          <w:rPr>
            <w:rFonts w:ascii="Times New Roman" w:hAnsi="Times New Roman" w:cs="Times New Roman"/>
            <w:i/>
            <w:sz w:val="18"/>
            <w:szCs w:val="18"/>
          </w:rPr>
          <w:delText xml:space="preserve"> (c-d)</w:delText>
        </w:r>
      </w:del>
      <w:r>
        <w:rPr>
          <w:rFonts w:ascii="Times New Roman" w:hAnsi="Times New Roman" w:cs="Times New Roman"/>
          <w:i/>
          <w:sz w:val="18"/>
          <w:szCs w:val="18"/>
        </w:rPr>
        <w:t xml:space="preserve">. Conifer </w:t>
      </w:r>
      <w:r w:rsidR="00EE1846">
        <w:rPr>
          <w:rFonts w:ascii="Times New Roman" w:hAnsi="Times New Roman" w:cs="Times New Roman"/>
          <w:i/>
          <w:sz w:val="18"/>
          <w:szCs w:val="18"/>
        </w:rPr>
        <w:t xml:space="preserve">is </w:t>
      </w:r>
      <w:r>
        <w:rPr>
          <w:rFonts w:ascii="Times New Roman" w:hAnsi="Times New Roman" w:cs="Times New Roman"/>
          <w:i/>
          <w:sz w:val="18"/>
          <w:szCs w:val="18"/>
        </w:rPr>
        <w:t xml:space="preserve">shown separately </w:t>
      </w:r>
      <w:ins w:id="744" w:author="Gabrielle Boisrame" w:date="2019-05-31T13:24:00Z">
        <w:r w:rsidR="00D8236C">
          <w:rPr>
            <w:rFonts w:ascii="Times New Roman" w:hAnsi="Times New Roman" w:cs="Times New Roman"/>
            <w:i/>
            <w:sz w:val="18"/>
            <w:szCs w:val="18"/>
          </w:rPr>
          <w:t>(</w:t>
        </w:r>
        <w:proofErr w:type="gramStart"/>
        <w:r w:rsidR="00D8236C">
          <w:rPr>
            <w:rFonts w:ascii="Times New Roman" w:hAnsi="Times New Roman" w:cs="Times New Roman"/>
            <w:i/>
            <w:sz w:val="18"/>
            <w:szCs w:val="18"/>
          </w:rPr>
          <w:t>A,B</w:t>
        </w:r>
        <w:proofErr w:type="gramEnd"/>
        <w:r w:rsidR="00D8236C">
          <w:rPr>
            <w:rFonts w:ascii="Times New Roman" w:hAnsi="Times New Roman" w:cs="Times New Roman"/>
            <w:i/>
            <w:sz w:val="18"/>
            <w:szCs w:val="18"/>
          </w:rPr>
          <w:t xml:space="preserve">) </w:t>
        </w:r>
      </w:ins>
      <w:r>
        <w:rPr>
          <w:rFonts w:ascii="Times New Roman" w:hAnsi="Times New Roman" w:cs="Times New Roman"/>
          <w:i/>
          <w:sz w:val="18"/>
          <w:szCs w:val="18"/>
        </w:rPr>
        <w:t>from the other vegetation classes due to large differences in scale.</w:t>
      </w:r>
    </w:p>
    <w:p w14:paraId="0973C582" w14:textId="21110FB1" w:rsidR="009C3DCC" w:rsidRDefault="009C3DCC" w:rsidP="00962E8F">
      <w:pPr>
        <w:rPr>
          <w:rFonts w:ascii="Times New Roman" w:hAnsi="Times New Roman" w:cs="Times New Roman"/>
          <w:i/>
          <w:sz w:val="18"/>
          <w:szCs w:val="18"/>
        </w:rPr>
      </w:pPr>
    </w:p>
    <w:p w14:paraId="2693AF1A" w14:textId="77777777" w:rsidR="00C56843" w:rsidRDefault="00C56843" w:rsidP="00962E8F">
      <w:pPr>
        <w:rPr>
          <w:rFonts w:ascii="Times New Roman" w:hAnsi="Times New Roman" w:cs="Times New Roman"/>
          <w:i/>
          <w:sz w:val="18"/>
          <w:szCs w:val="18"/>
        </w:rPr>
      </w:pPr>
    </w:p>
    <w:p w14:paraId="51D02905" w14:textId="7F1B7CA3" w:rsidR="00EC4D4B" w:rsidRDefault="00F179F8" w:rsidP="00962E8F">
      <w:pPr>
        <w:rPr>
          <w:rFonts w:ascii="Times New Roman" w:hAnsi="Times New Roman" w:cs="Times New Roman"/>
          <w:i/>
          <w:sz w:val="18"/>
          <w:szCs w:val="18"/>
        </w:rPr>
      </w:pPr>
      <w:ins w:id="745" w:author="Gabrielle Boisrame" w:date="2019-05-31T12:40:00Z">
        <w:r w:rsidRPr="00F179F8">
          <w:rPr>
            <w:rFonts w:ascii="Times New Roman" w:hAnsi="Times New Roman" w:cs="Times New Roman"/>
            <w:i/>
            <w:noProof/>
            <w:sz w:val="18"/>
            <w:szCs w:val="18"/>
            <w:lang w:eastAsia="en-US"/>
          </w:rPr>
          <w:drawing>
            <wp:anchor distT="0" distB="0" distL="114300" distR="114300" simplePos="0" relativeHeight="251666432" behindDoc="0" locked="0" layoutInCell="1" allowOverlap="1" wp14:anchorId="0DD45A3A" wp14:editId="09E064ED">
              <wp:simplePos x="0" y="0"/>
              <wp:positionH relativeFrom="column">
                <wp:posOffset>3527796</wp:posOffset>
              </wp:positionH>
              <wp:positionV relativeFrom="paragraph">
                <wp:posOffset>4382207</wp:posOffset>
              </wp:positionV>
              <wp:extent cx="1544129" cy="1377564"/>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32">
                        <a:extLst>
                          <a:ext uri="{28A0092B-C50C-407E-A947-70E740481C1C}">
                            <a14:useLocalDpi xmlns:a14="http://schemas.microsoft.com/office/drawing/2010/main" val="0"/>
                          </a:ext>
                        </a:extLst>
                      </a:blip>
                      <a:srcRect l="44455" t="20691" r="7672" b="23123"/>
                      <a:stretch/>
                    </pic:blipFill>
                    <pic:spPr>
                      <a:xfrm>
                        <a:off x="0" y="0"/>
                        <a:ext cx="1544129" cy="1377564"/>
                      </a:xfrm>
                      <a:prstGeom prst="rect">
                        <a:avLst/>
                      </a:prstGeom>
                    </pic:spPr>
                  </pic:pic>
                </a:graphicData>
              </a:graphic>
              <wp14:sizeRelH relativeFrom="margin">
                <wp14:pctWidth>0</wp14:pctWidth>
              </wp14:sizeRelH>
              <wp14:sizeRelV relativeFrom="margin">
                <wp14:pctHeight>0</wp14:pctHeight>
              </wp14:sizeRelV>
            </wp:anchor>
          </w:drawing>
        </w:r>
      </w:ins>
      <w:del w:id="746" w:author="Gabrielle Boisrame" w:date="2019-05-31T12:39:00Z">
        <w:r w:rsidR="00695974" w:rsidDel="00F179F8">
          <w:rPr>
            <w:noProof/>
            <w:lang w:eastAsia="en-US"/>
          </w:rPr>
          <w:drawing>
            <wp:inline distT="0" distB="0" distL="0" distR="0" wp14:anchorId="5438DC23" wp14:editId="1BD82D53">
              <wp:extent cx="5222875" cy="3508375"/>
              <wp:effectExtent l="0" t="0" r="15875" b="1587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del>
      <w:ins w:id="747" w:author="Gabrielle Boisrame" w:date="2019-05-31T12:40:00Z">
        <w:r>
          <w:rPr>
            <w:noProof/>
            <w:lang w:eastAsia="en-US"/>
          </w:rPr>
          <w:drawing>
            <wp:inline distT="0" distB="0" distL="0" distR="0" wp14:anchorId="30BE92B1" wp14:editId="24B2BD21">
              <wp:extent cx="3551174" cy="31706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5759" cy="3201571"/>
                      </a:xfrm>
                      <a:prstGeom prst="rect">
                        <a:avLst/>
                      </a:prstGeom>
                    </pic:spPr>
                  </pic:pic>
                </a:graphicData>
              </a:graphic>
            </wp:inline>
          </w:drawing>
        </w:r>
      </w:ins>
    </w:p>
    <w:p w14:paraId="50EE3D14" w14:textId="521D5B17" w:rsidR="00EC4D4B" w:rsidRDefault="00EC4D4B" w:rsidP="00EC4D4B">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r w:rsidR="008F1C2F">
        <w:rPr>
          <w:rFonts w:ascii="Times New Roman" w:hAnsi="Times New Roman" w:cs="Times New Roman"/>
          <w:i/>
          <w:sz w:val="18"/>
          <w:szCs w:val="18"/>
        </w:rPr>
        <w:t>D</w:t>
      </w:r>
      <w:r w:rsidR="009C3DCC">
        <w:rPr>
          <w:rFonts w:ascii="Times New Roman" w:hAnsi="Times New Roman" w:cs="Times New Roman"/>
          <w:i/>
          <w:sz w:val="18"/>
          <w:szCs w:val="18"/>
        </w:rPr>
        <w:t>5</w:t>
      </w:r>
      <w:r>
        <w:rPr>
          <w:rFonts w:ascii="Times New Roman" w:hAnsi="Times New Roman" w:cs="Times New Roman"/>
          <w:i/>
          <w:sz w:val="18"/>
          <w:szCs w:val="18"/>
        </w:rPr>
        <w:t xml:space="preserve">. Mean </w:t>
      </w:r>
      <w:r w:rsidR="00695974">
        <w:rPr>
          <w:rFonts w:ascii="Times New Roman" w:hAnsi="Times New Roman" w:cs="Times New Roman"/>
          <w:i/>
          <w:sz w:val="18"/>
          <w:szCs w:val="18"/>
        </w:rPr>
        <w:t xml:space="preserve">area-weighted </w:t>
      </w:r>
      <w:r>
        <w:rPr>
          <w:rFonts w:ascii="Times New Roman" w:hAnsi="Times New Roman" w:cs="Times New Roman"/>
          <w:i/>
          <w:sz w:val="18"/>
          <w:szCs w:val="18"/>
        </w:rPr>
        <w:t xml:space="preserve">fractal dimension of patches for each vegetation class for both ICB and </w:t>
      </w:r>
      <w:r w:rsidR="003303F7">
        <w:rPr>
          <w:rFonts w:ascii="Times New Roman" w:hAnsi="Times New Roman" w:cs="Times New Roman"/>
          <w:i/>
          <w:sz w:val="18"/>
          <w:szCs w:val="18"/>
        </w:rPr>
        <w:t>SCB</w:t>
      </w:r>
      <w:r>
        <w:rPr>
          <w:rFonts w:ascii="Times New Roman" w:hAnsi="Times New Roman" w:cs="Times New Roman"/>
          <w:i/>
          <w:sz w:val="18"/>
          <w:szCs w:val="18"/>
        </w:rPr>
        <w:t xml:space="preserve">. </w:t>
      </w:r>
      <w:r w:rsidR="00A90442">
        <w:rPr>
          <w:rFonts w:ascii="Times New Roman" w:hAnsi="Times New Roman" w:cs="Times New Roman"/>
          <w:i/>
          <w:sz w:val="18"/>
          <w:szCs w:val="18"/>
        </w:rPr>
        <w:t xml:space="preserve">1997 is omitted due to </w:t>
      </w:r>
      <w:proofErr w:type="gramStart"/>
      <w:r w:rsidR="00A90442">
        <w:rPr>
          <w:rFonts w:ascii="Times New Roman" w:hAnsi="Times New Roman" w:cs="Times New Roman"/>
          <w:i/>
          <w:sz w:val="18"/>
          <w:szCs w:val="18"/>
        </w:rPr>
        <w:t>small  differences</w:t>
      </w:r>
      <w:proofErr w:type="gramEnd"/>
      <w:r w:rsidR="00A90442">
        <w:rPr>
          <w:rFonts w:ascii="Times New Roman" w:hAnsi="Times New Roman" w:cs="Times New Roman"/>
          <w:i/>
          <w:sz w:val="18"/>
          <w:szCs w:val="18"/>
        </w:rPr>
        <w:t xml:space="preserve"> in mapping protocol affecting patch fractal dimension.</w:t>
      </w:r>
    </w:p>
    <w:p w14:paraId="4EC9C3C8" w14:textId="14FD267D" w:rsidR="009C3DCC" w:rsidRDefault="009C3DCC" w:rsidP="00EC4D4B">
      <w:pPr>
        <w:rPr>
          <w:rFonts w:ascii="Times New Roman" w:hAnsi="Times New Roman" w:cs="Times New Roman"/>
          <w:i/>
          <w:sz w:val="18"/>
          <w:szCs w:val="18"/>
        </w:rPr>
      </w:pPr>
    </w:p>
    <w:p w14:paraId="310D882C" w14:textId="141A5A42" w:rsidR="009C3DCC" w:rsidRDefault="009C3DCC" w:rsidP="009C3DCC">
      <w:pPr>
        <w:rPr>
          <w:rFonts w:ascii="Times New Roman" w:hAnsi="Times New Roman" w:cs="Times New Roman"/>
          <w:i/>
          <w:sz w:val="18"/>
          <w:szCs w:val="18"/>
        </w:rPr>
      </w:pPr>
      <w:del w:id="748" w:author="Gabrielle Boisrame" w:date="2019-05-31T12:51:00Z">
        <w:r w:rsidDel="00BB02DB">
          <w:rPr>
            <w:noProof/>
            <w:lang w:eastAsia="en-US"/>
          </w:rPr>
          <w:lastRenderedPageBreak/>
          <w:drawing>
            <wp:inline distT="0" distB="0" distL="0" distR="0" wp14:anchorId="158F1AEA" wp14:editId="3736342D">
              <wp:extent cx="5191125" cy="2743200"/>
              <wp:effectExtent l="0" t="0" r="9525"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Del="00BB02DB">
          <w:rPr>
            <w:noProof/>
            <w:lang w:eastAsia="en-US"/>
          </w:rPr>
          <w:drawing>
            <wp:inline distT="0" distB="0" distL="0" distR="0" wp14:anchorId="0AB1F526" wp14:editId="6605C6BD">
              <wp:extent cx="5222875" cy="3317875"/>
              <wp:effectExtent l="0" t="0" r="15875" b="1587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del>
      <w:ins w:id="749" w:author="Gabrielle Boisrame" w:date="2019-05-31T12:52:00Z">
        <w:r w:rsidR="00BB02DB">
          <w:rPr>
            <w:rFonts w:ascii="Times New Roman" w:hAnsi="Times New Roman" w:cs="Times New Roman"/>
            <w:i/>
            <w:noProof/>
            <w:sz w:val="18"/>
            <w:szCs w:val="18"/>
            <w:lang w:eastAsia="en-US"/>
          </w:rPr>
          <w:drawing>
            <wp:inline distT="0" distB="0" distL="0" distR="0" wp14:anchorId="52055451" wp14:editId="6A7FB844">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lots_PLAND.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3BEF3F2F" w14:textId="04C17AF4" w:rsidR="009C3DCC" w:rsidRDefault="009C3DCC" w:rsidP="009C3DCC">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r w:rsidR="008F1C2F">
        <w:rPr>
          <w:rFonts w:ascii="Times New Roman" w:hAnsi="Times New Roman" w:cs="Times New Roman"/>
          <w:i/>
          <w:sz w:val="18"/>
          <w:szCs w:val="18"/>
        </w:rPr>
        <w:t>D</w:t>
      </w:r>
      <w:r>
        <w:rPr>
          <w:rFonts w:ascii="Times New Roman" w:hAnsi="Times New Roman" w:cs="Times New Roman"/>
          <w:i/>
          <w:sz w:val="18"/>
          <w:szCs w:val="18"/>
        </w:rPr>
        <w:t xml:space="preserve">6. Percent of the total vegetated area covered by each vegetation class for both ICB and </w:t>
      </w:r>
      <w:r w:rsidR="003303F7">
        <w:rPr>
          <w:rFonts w:ascii="Times New Roman" w:hAnsi="Times New Roman" w:cs="Times New Roman"/>
          <w:i/>
          <w:sz w:val="18"/>
          <w:szCs w:val="18"/>
        </w:rPr>
        <w:t>SCB</w:t>
      </w:r>
      <w:r>
        <w:rPr>
          <w:rFonts w:ascii="Times New Roman" w:hAnsi="Times New Roman" w:cs="Times New Roman"/>
          <w:i/>
          <w:sz w:val="18"/>
          <w:szCs w:val="18"/>
        </w:rPr>
        <w:t xml:space="preserve">. </w:t>
      </w:r>
      <w:del w:id="750" w:author="Gabrielle Boisrame" w:date="2019-05-31T12:51:00Z">
        <w:r w:rsidDel="00BB02DB">
          <w:rPr>
            <w:rFonts w:ascii="Times New Roman" w:hAnsi="Times New Roman" w:cs="Times New Roman"/>
            <w:i/>
            <w:sz w:val="18"/>
            <w:szCs w:val="18"/>
          </w:rPr>
          <w:delText>Conifer is shown separately from the other vegetation classes due to large differences in scale.</w:delText>
        </w:r>
      </w:del>
    </w:p>
    <w:p w14:paraId="4EBA486D" w14:textId="77777777" w:rsidR="009C3DCC" w:rsidRDefault="009C3DCC" w:rsidP="00EC4D4B">
      <w:pPr>
        <w:rPr>
          <w:rFonts w:ascii="Times New Roman" w:hAnsi="Times New Roman" w:cs="Times New Roman"/>
          <w:i/>
          <w:sz w:val="18"/>
          <w:szCs w:val="18"/>
        </w:rPr>
      </w:pPr>
    </w:p>
    <w:p w14:paraId="31DCEC28" w14:textId="77777777" w:rsidR="003D164C" w:rsidRDefault="003D164C" w:rsidP="003D164C">
      <w:pPr>
        <w:rPr>
          <w:rFonts w:ascii="Times New Roman" w:hAnsi="Times New Roman" w:cs="Times New Roman"/>
          <w:color w:val="000000" w:themeColor="text1"/>
        </w:rPr>
      </w:pPr>
    </w:p>
    <w:p w14:paraId="035C91FA" w14:textId="77777777" w:rsidR="003D164C" w:rsidRDefault="003D164C" w:rsidP="003D164C">
      <w:pPr>
        <w:rPr>
          <w:color w:val="000000" w:themeColor="text1"/>
        </w:rPr>
      </w:pPr>
    </w:p>
    <w:p w14:paraId="1158D653" w14:textId="77777777" w:rsidR="003D164C" w:rsidRDefault="003D164C" w:rsidP="003D164C">
      <w:pPr>
        <w:rPr>
          <w:color w:val="000000" w:themeColor="text1"/>
        </w:rPr>
      </w:pPr>
    </w:p>
    <w:p w14:paraId="6658529E" w14:textId="77777777" w:rsidR="0021536B" w:rsidRPr="0021536B" w:rsidRDefault="003D164C" w:rsidP="0021536B">
      <w:pPr>
        <w:pStyle w:val="EndNoteBibliographyTitle"/>
        <w:rPr>
          <w:b/>
          <w:noProof/>
        </w:rPr>
      </w:pPr>
      <w:r>
        <w:fldChar w:fldCharType="begin"/>
      </w:r>
      <w:r>
        <w:instrText xml:space="preserve"> ADDIN EN.REFLIST </w:instrText>
      </w:r>
      <w:r>
        <w:fldChar w:fldCharType="separate"/>
      </w:r>
      <w:r w:rsidR="0021536B" w:rsidRPr="0021536B">
        <w:rPr>
          <w:b/>
          <w:noProof/>
        </w:rPr>
        <w:t>Literature Cited</w:t>
      </w:r>
    </w:p>
    <w:p w14:paraId="2291F3F6" w14:textId="77777777" w:rsidR="0021536B" w:rsidRPr="0021536B" w:rsidRDefault="0021536B" w:rsidP="0021536B">
      <w:pPr>
        <w:pStyle w:val="EndNoteBibliographyTitle"/>
        <w:rPr>
          <w:b/>
          <w:noProof/>
        </w:rPr>
      </w:pPr>
    </w:p>
    <w:p w14:paraId="59F15891" w14:textId="77777777" w:rsidR="0021536B" w:rsidRPr="0021536B" w:rsidRDefault="0021536B" w:rsidP="0021536B">
      <w:pPr>
        <w:pStyle w:val="EndNoteBibliography"/>
        <w:ind w:left="720" w:hanging="720"/>
        <w:rPr>
          <w:noProof/>
        </w:rPr>
      </w:pPr>
      <w:r w:rsidRPr="0021536B">
        <w:rPr>
          <w:noProof/>
        </w:rPr>
        <w:t xml:space="preserve">Henn, B., A. J. Newman, B. Livneh, C. Daly, and J. D. Lundquist. 2018. An assessment of differences in gridded precipitation datasets in complex terrain. Journal of Hydrology </w:t>
      </w:r>
      <w:r w:rsidRPr="0021536B">
        <w:rPr>
          <w:b/>
          <w:noProof/>
        </w:rPr>
        <w:t>556</w:t>
      </w:r>
      <w:r w:rsidRPr="0021536B">
        <w:rPr>
          <w:noProof/>
        </w:rPr>
        <w:t>:1205-1219.</w:t>
      </w:r>
    </w:p>
    <w:p w14:paraId="06007F91" w14:textId="77777777" w:rsidR="0021536B" w:rsidRPr="0021536B" w:rsidRDefault="0021536B" w:rsidP="0021536B">
      <w:pPr>
        <w:pStyle w:val="EndNoteBibliography"/>
        <w:ind w:left="720" w:hanging="720"/>
        <w:rPr>
          <w:noProof/>
        </w:rPr>
      </w:pPr>
      <w:r w:rsidRPr="0021536B">
        <w:rPr>
          <w:noProof/>
        </w:rPr>
        <w:t xml:space="preserve">Little, R. J. A. 1988. Missing-data adjustments in large surveys. Journal of Business &amp; Economic Statistics </w:t>
      </w:r>
      <w:r w:rsidRPr="0021536B">
        <w:rPr>
          <w:b/>
          <w:noProof/>
        </w:rPr>
        <w:t>6</w:t>
      </w:r>
      <w:r w:rsidRPr="0021536B">
        <w:rPr>
          <w:noProof/>
        </w:rPr>
        <w:t>:287-296.</w:t>
      </w:r>
    </w:p>
    <w:p w14:paraId="1F2DB0BC" w14:textId="0D6C1223" w:rsidR="003D164C" w:rsidRPr="0016288C" w:rsidRDefault="003D164C" w:rsidP="003D164C">
      <w:pPr>
        <w:rPr>
          <w:color w:val="000000" w:themeColor="text1"/>
        </w:rPr>
      </w:pPr>
      <w:r>
        <w:rPr>
          <w:color w:val="000000" w:themeColor="text1"/>
        </w:rPr>
        <w:fldChar w:fldCharType="end"/>
      </w:r>
    </w:p>
    <w:p w14:paraId="5B2051F3" w14:textId="49072D58" w:rsidR="00EC4D4B" w:rsidRPr="001956EB" w:rsidRDefault="00EC4D4B" w:rsidP="00962E8F">
      <w:pPr>
        <w:rPr>
          <w:rFonts w:ascii="Times New Roman" w:hAnsi="Times New Roman" w:cs="Times New Roman"/>
          <w:i/>
          <w:sz w:val="18"/>
          <w:szCs w:val="18"/>
        </w:rPr>
      </w:pPr>
    </w:p>
    <w:sectPr w:rsidR="00EC4D4B" w:rsidRPr="001956EB" w:rsidSect="006E43F2">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5" w:author="Sally Thompson" w:date="2019-05-22T12:15:00Z" w:initials="ST">
    <w:p w14:paraId="14B73822" w14:textId="7F8401AF" w:rsidR="000563B2" w:rsidRDefault="000563B2">
      <w:pPr>
        <w:pStyle w:val="CommentText"/>
      </w:pPr>
      <w:r>
        <w:rPr>
          <w:rStyle w:val="CommentReference"/>
        </w:rPr>
        <w:annotationRef/>
      </w:r>
      <w:r>
        <w:t>Suggest you remove from text, break into years, and add to Table B2</w:t>
      </w:r>
    </w:p>
  </w:comment>
  <w:comment w:id="62" w:author="Gabrielle Boisrame" w:date="2019-01-07T10:03:00Z" w:initials="GB">
    <w:p w14:paraId="12D0E468" w14:textId="77777777" w:rsidR="000563B2" w:rsidRDefault="000563B2" w:rsidP="001B299F">
      <w:pPr>
        <w:pStyle w:val="CommentText"/>
      </w:pPr>
      <w:r>
        <w:rPr>
          <w:rStyle w:val="CommentReference"/>
        </w:rPr>
        <w:annotationRef/>
      </w:r>
      <w:r>
        <w:t>Please clarify how you are measuring snow melt here. Is it just a decrease in snowpack depth?</w:t>
      </w:r>
    </w:p>
  </w:comment>
  <w:comment w:id="63" w:author="Ekaterina Rakhmatulina" w:date="2019-01-04T19:48:00Z" w:initials="ER">
    <w:p w14:paraId="72D7251F" w14:textId="77777777" w:rsidR="000563B2" w:rsidRDefault="000563B2" w:rsidP="001B299F">
      <w:pPr>
        <w:pStyle w:val="CommentText"/>
      </w:pPr>
      <w:r>
        <w:rPr>
          <w:rStyle w:val="CommentReference"/>
        </w:rPr>
        <w:annotationRef/>
      </w:r>
      <w:r>
        <w:t>Check with the closest snow survey. But this will not change much of the results either way.</w:t>
      </w:r>
    </w:p>
  </w:comment>
  <w:comment w:id="64" w:author="Gabrielle Boisrame" w:date="2019-01-09T16:37:00Z" w:initials="GB">
    <w:p w14:paraId="42B81112" w14:textId="77777777" w:rsidR="000563B2" w:rsidRDefault="000563B2" w:rsidP="001B299F">
      <w:pPr>
        <w:pStyle w:val="CommentText"/>
      </w:pPr>
      <w:r>
        <w:rPr>
          <w:rStyle w:val="CommentReference"/>
        </w:rPr>
        <w:annotationRef/>
      </w:r>
      <w:r>
        <w:t xml:space="preserve">Snow density varied from 0.32 to 0.44 g/cm3 in ICB, depending on site and time of year (snow gets denser over time, and is usually densest under forest canopy). </w:t>
      </w:r>
    </w:p>
    <w:p w14:paraId="2A73AE4A" w14:textId="77777777" w:rsidR="000563B2" w:rsidRDefault="000563B2" w:rsidP="001B299F">
      <w:pPr>
        <w:pStyle w:val="CommentText"/>
      </w:pPr>
    </w:p>
  </w:comment>
  <w:comment w:id="65" w:author="Ekaterina Rakhmatulina" w:date="2019-02-08T18:17:00Z" w:initials="ER">
    <w:p w14:paraId="32F2230D" w14:textId="77777777" w:rsidR="000563B2" w:rsidRDefault="000563B2" w:rsidP="001B299F">
      <w:pPr>
        <w:pStyle w:val="CommentText"/>
      </w:pPr>
      <w:r>
        <w:rPr>
          <w:rStyle w:val="CommentReference"/>
        </w:rPr>
        <w:annotationRef/>
      </w:r>
      <w:r>
        <w:t xml:space="preserve">For the timeseries that I was using density, it does not matter whether I use 0.32 or 0.44. All non-zero values were rounded to the same value. </w:t>
      </w:r>
    </w:p>
  </w:comment>
  <w:comment w:id="66" w:author="Jens Stevens" w:date="2019-03-14T15:22:00Z" w:initials="JS">
    <w:p w14:paraId="0E377F38" w14:textId="77777777" w:rsidR="000563B2" w:rsidRDefault="000563B2" w:rsidP="001B299F">
      <w:pPr>
        <w:pStyle w:val="CommentText"/>
      </w:pPr>
      <w:r>
        <w:rPr>
          <w:rStyle w:val="CommentReference"/>
        </w:rPr>
        <w:annotationRef/>
      </w:r>
      <w:r>
        <w:t>Flagging this for additional follow-up between G+K; we still might want to incorporate the Rowell Meadow density data (and let it vary temporally).</w:t>
      </w:r>
    </w:p>
  </w:comment>
  <w:comment w:id="67" w:author="Ekaterina Rakhmatulina" w:date="2019-05-17T12:00:00Z" w:initials="ER">
    <w:p w14:paraId="0218447D" w14:textId="77777777" w:rsidR="000563B2" w:rsidRDefault="000563B2" w:rsidP="001B299F">
      <w:pPr>
        <w:pStyle w:val="CommentText"/>
      </w:pPr>
      <w:r>
        <w:rPr>
          <w:rStyle w:val="CommentReference"/>
        </w:rPr>
        <w:annotationRef/>
      </w:r>
      <w:r>
        <w:t xml:space="preserve">I’m going to default to not doing this because I know it’s not going to make a difference but will take me a bit of time to get density values and redo my analysis. Unless someone really </w:t>
      </w:r>
      <w:proofErr w:type="spellStart"/>
      <w:r>
        <w:t>really</w:t>
      </w:r>
      <w:proofErr w:type="spellEnd"/>
      <w:r>
        <w:t xml:space="preserve"> thinks it’s important </w:t>
      </w:r>
    </w:p>
  </w:comment>
  <w:comment w:id="118" w:author="Gabrielle" w:date="2019-05-24T19:33:00Z" w:initials="G">
    <w:p w14:paraId="74EABDF3" w14:textId="6CFA6EE8" w:rsidR="000563B2" w:rsidRDefault="000563B2">
      <w:pPr>
        <w:pStyle w:val="CommentText"/>
      </w:pPr>
      <w:r>
        <w:rPr>
          <w:rStyle w:val="CommentReference"/>
        </w:rPr>
        <w:annotationRef/>
      </w:r>
      <w:r>
        <w:t>State whether the plus/minus values are standard deviation or another measure.</w:t>
      </w:r>
    </w:p>
  </w:comment>
  <w:comment w:id="591" w:author="Ekaterina Rakhmatulina" w:date="2019-05-18T15:52:00Z" w:initials="ER">
    <w:p w14:paraId="3C3A0D2A" w14:textId="3B3BD375" w:rsidR="000563B2" w:rsidRDefault="000563B2">
      <w:pPr>
        <w:pStyle w:val="CommentText"/>
      </w:pPr>
      <w:r>
        <w:rPr>
          <w:rStyle w:val="CommentReference"/>
        </w:rPr>
        <w:annotationRef/>
      </w:r>
      <w:r>
        <w:t xml:space="preserve">Our measurements? Or PRISM measurements? Our measurements are almost most certainly more accurate than PRISM. While we do miss </w:t>
      </w:r>
      <w:proofErr w:type="spellStart"/>
      <w:r>
        <w:t>precip</w:t>
      </w:r>
      <w:proofErr w:type="spellEnd"/>
      <w:r>
        <w:t xml:space="preserve"> events, I don’t think PRISM is all that accurate either</w:t>
      </w:r>
    </w:p>
    <w:p w14:paraId="57C651A4" w14:textId="38700344" w:rsidR="000563B2" w:rsidRDefault="000563B2">
      <w:pPr>
        <w:pStyle w:val="CommentText"/>
      </w:pPr>
    </w:p>
  </w:comment>
  <w:comment w:id="642" w:author="Jens Stevens" w:date="2019-03-10T17:06:00Z" w:initials="JS">
    <w:p w14:paraId="2219AD4B" w14:textId="3C181E1E" w:rsidR="000563B2" w:rsidRDefault="000563B2" w:rsidP="00CF5D1A">
      <w:pPr>
        <w:pStyle w:val="CommentText"/>
      </w:pPr>
      <w:r>
        <w:rPr>
          <w:rStyle w:val="CommentReference"/>
        </w:rPr>
        <w:annotationRef/>
      </w:r>
      <w:r>
        <w:t>Katya please update this c</w:t>
      </w:r>
      <w:bookmarkStart w:id="643" w:name="_GoBack"/>
      <w:bookmarkEnd w:id="643"/>
      <w:r>
        <w:t>aption.</w:t>
      </w:r>
    </w:p>
  </w:comment>
  <w:comment w:id="661" w:author="Sally Thompson" w:date="2019-05-22T15:31:00Z" w:initials="ST">
    <w:p w14:paraId="068E7BE1" w14:textId="30C7C2C1" w:rsidR="000563B2" w:rsidRDefault="000563B2">
      <w:pPr>
        <w:pStyle w:val="CommentText"/>
      </w:pPr>
      <w:r>
        <w:rPr>
          <w:rStyle w:val="CommentReference"/>
        </w:rPr>
        <w:annotationRef/>
      </w:r>
      <w:r>
        <w:t>Is this ICB or SCB or both or what?</w:t>
      </w:r>
    </w:p>
  </w:comment>
  <w:comment w:id="662" w:author="Gabrielle" w:date="2019-05-26T22:43:00Z" w:initials="G">
    <w:p w14:paraId="4DEE8FA6" w14:textId="358A67A2" w:rsidR="000563B2" w:rsidRDefault="000563B2">
      <w:pPr>
        <w:pStyle w:val="CommentText"/>
      </w:pPr>
      <w:r>
        <w:rPr>
          <w:rStyle w:val="CommentReference"/>
        </w:rPr>
        <w:annotationRef/>
      </w:r>
      <w:r>
        <w:t>SCB. I added text to clarify.</w:t>
      </w:r>
    </w:p>
  </w:comment>
  <w:comment w:id="665" w:author="Sally Thompson" w:date="2019-05-22T15:32:00Z" w:initials="ST">
    <w:p w14:paraId="504E1B20" w14:textId="521964B6" w:rsidR="000563B2" w:rsidRDefault="000563B2">
      <w:pPr>
        <w:pStyle w:val="CommentText"/>
      </w:pPr>
      <w:r>
        <w:rPr>
          <w:rStyle w:val="CommentReference"/>
        </w:rPr>
        <w:annotationRef/>
      </w:r>
      <w:r>
        <w:t xml:space="preserve">This is already in the main </w:t>
      </w:r>
      <w:proofErr w:type="gramStart"/>
      <w:r>
        <w:t>text,</w:t>
      </w:r>
      <w:proofErr w:type="gramEnd"/>
      <w:r>
        <w:t xml:space="preserve"> can we remove from here?  Jens has an almost identical sentence in there…</w:t>
      </w:r>
    </w:p>
  </w:comment>
  <w:comment w:id="666" w:author="Gabrielle" w:date="2019-05-31T10:44:00Z" w:initials="G">
    <w:p w14:paraId="39DB1C7B" w14:textId="5D304B0C" w:rsidR="000563B2" w:rsidRDefault="000563B2">
      <w:pPr>
        <w:pStyle w:val="CommentText"/>
      </w:pPr>
      <w:r>
        <w:rPr>
          <w:rStyle w:val="CommentReference"/>
        </w:rPr>
        <w:annotationRef/>
      </w:r>
      <w:r>
        <w:t>This is actually not exactly the same as what was done for the other veg. map analyses</w:t>
      </w:r>
      <w:r w:rsidR="00C95C18">
        <w:t>, so it should stay here</w:t>
      </w:r>
      <w:r>
        <w:t>.</w:t>
      </w:r>
    </w:p>
  </w:comment>
  <w:comment w:id="674" w:author="Gabrielle Boisrame" w:date="2019-03-15T15:54:00Z" w:initials="GB">
    <w:p w14:paraId="16725110" w14:textId="1DF248F4" w:rsidR="000563B2" w:rsidRDefault="000563B2">
      <w:pPr>
        <w:pStyle w:val="CommentText"/>
      </w:pPr>
      <w:r>
        <w:rPr>
          <w:rStyle w:val="CommentReference"/>
        </w:rPr>
        <w:annotationRef/>
      </w:r>
      <w:r>
        <w:t>I will get these citations to Jens if I end up wanting to keep them.</w:t>
      </w:r>
    </w:p>
  </w:comment>
  <w:comment w:id="708" w:author="Gabrielle Boisrame" w:date="2019-03-25T14:16:00Z" w:initials="GB">
    <w:p w14:paraId="3298F52E" w14:textId="485B5A70" w:rsidR="000563B2" w:rsidRDefault="000563B2">
      <w:pPr>
        <w:pStyle w:val="CommentText"/>
      </w:pPr>
      <w:r>
        <w:rPr>
          <w:rStyle w:val="CommentReference"/>
        </w:rPr>
        <w:annotationRef/>
      </w:r>
      <w:r>
        <w:t>I can make these plots prettier, but I wanted to get them out there as soon as possible.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4B73822" w15:done="0"/>
  <w15:commentEx w15:paraId="12D0E468" w15:done="0"/>
  <w15:commentEx w15:paraId="72D7251F" w15:done="0"/>
  <w15:commentEx w15:paraId="2A73AE4A" w15:done="0"/>
  <w15:commentEx w15:paraId="32F2230D" w15:done="0"/>
  <w15:commentEx w15:paraId="0E377F38" w15:done="0"/>
  <w15:commentEx w15:paraId="0218447D" w15:done="0"/>
  <w15:commentEx w15:paraId="74EABDF3" w15:done="0"/>
  <w15:commentEx w15:paraId="57C651A4" w15:done="0"/>
  <w15:commentEx w15:paraId="2219AD4B" w15:done="1"/>
  <w15:commentEx w15:paraId="068E7BE1" w15:done="0"/>
  <w15:commentEx w15:paraId="4DEE8FA6" w15:paraIdParent="068E7BE1" w15:done="0"/>
  <w15:commentEx w15:paraId="504E1B20" w15:done="0"/>
  <w15:commentEx w15:paraId="39DB1C7B" w15:paraIdParent="504E1B20" w15:done="0"/>
  <w15:commentEx w15:paraId="16725110" w15:done="0"/>
  <w15:commentEx w15:paraId="3298F52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4B73822" w16cid:durableId="20B32D90"/>
  <w16cid:commentId w16cid:paraId="12D0E468" w16cid:durableId="20B32D91"/>
  <w16cid:commentId w16cid:paraId="72D7251F" w16cid:durableId="20B32D92"/>
  <w16cid:commentId w16cid:paraId="2A73AE4A" w16cid:durableId="20B32D93"/>
  <w16cid:commentId w16cid:paraId="32F2230D" w16cid:durableId="20B32D94"/>
  <w16cid:commentId w16cid:paraId="0E377F38" w16cid:durableId="20B32D95"/>
  <w16cid:commentId w16cid:paraId="0218447D" w16cid:durableId="20B32D96"/>
  <w16cid:commentId w16cid:paraId="74EABDF3" w16cid:durableId="20B32D97"/>
  <w16cid:commentId w16cid:paraId="57C651A4" w16cid:durableId="20B32D98"/>
  <w16cid:commentId w16cid:paraId="2219AD4B" w16cid:durableId="20B32D99"/>
  <w16cid:commentId w16cid:paraId="068E7BE1" w16cid:durableId="20B32D9A"/>
  <w16cid:commentId w16cid:paraId="4DEE8FA6" w16cid:durableId="20B32D9B"/>
  <w16cid:commentId w16cid:paraId="504E1B20" w16cid:durableId="20B32D9C"/>
  <w16cid:commentId w16cid:paraId="39DB1C7B" w16cid:durableId="20B32D9D"/>
  <w16cid:commentId w16cid:paraId="16725110" w16cid:durableId="20B32D9E"/>
  <w16cid:commentId w16cid:paraId="3298F52E" w16cid:durableId="20B32D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BE697B" w14:textId="77777777" w:rsidR="002E5112" w:rsidRDefault="002E5112" w:rsidP="003303F7">
      <w:r>
        <w:separator/>
      </w:r>
    </w:p>
  </w:endnote>
  <w:endnote w:type="continuationSeparator" w:id="0">
    <w:p w14:paraId="48F3BFAB" w14:textId="77777777" w:rsidR="002E5112" w:rsidRDefault="002E5112" w:rsidP="00330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ymbol">
    <w:panose1 w:val="05050102010706020507"/>
    <w:charset w:val="02"/>
    <w:family w:val="decorative"/>
    <w:pitch w:val="variable"/>
    <w:sig w:usb0="00000000" w:usb1="10000000" w:usb2="00000000" w:usb3="00000000" w:csb0="80000000" w:csb1="00000000"/>
  </w:font>
  <w:font w:name="Yu Mincho">
    <w:panose1 w:val="02020400000000000000"/>
    <w:charset w:val="80"/>
    <w:family w:val="roman"/>
    <w:notTrueType/>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FA3177" w14:textId="77777777" w:rsidR="002E5112" w:rsidRDefault="002E5112" w:rsidP="003303F7">
      <w:r>
        <w:separator/>
      </w:r>
    </w:p>
  </w:footnote>
  <w:footnote w:type="continuationSeparator" w:id="0">
    <w:p w14:paraId="4C333201" w14:textId="77777777" w:rsidR="002E5112" w:rsidRDefault="002E5112" w:rsidP="003303F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brielle">
    <w15:presenceInfo w15:providerId="None" w15:userId="Gabrielle"/>
  </w15:person>
  <w15:person w15:author="Gabrielle Boisrame">
    <w15:presenceInfo w15:providerId="AD" w15:userId="S-1-5-21-2983108227-3104936336-457092868-274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2&lt;/FontSize&gt;&lt;ReflistTitle&gt;&lt;style face=&quot;bold&quot;&gt;Literature Cited&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0ppaavf8t2zvwe9f0oxa5rcervz0wedp050&quot;&gt;USGS Research&lt;record-ids&gt;&lt;item&gt;3725&lt;/item&gt;&lt;item&gt;3765&lt;/item&gt;&lt;/record-ids&gt;&lt;/item&gt;&lt;/Libraries&gt;"/>
  </w:docVars>
  <w:rsids>
    <w:rsidRoot w:val="00CF5D1A"/>
    <w:rsid w:val="00001A7F"/>
    <w:rsid w:val="00011D24"/>
    <w:rsid w:val="00024D2A"/>
    <w:rsid w:val="000563B2"/>
    <w:rsid w:val="00064A28"/>
    <w:rsid w:val="00070B79"/>
    <w:rsid w:val="00073B35"/>
    <w:rsid w:val="000B70F7"/>
    <w:rsid w:val="000C5960"/>
    <w:rsid w:val="000D2A3B"/>
    <w:rsid w:val="000F21B7"/>
    <w:rsid w:val="00135441"/>
    <w:rsid w:val="0014213B"/>
    <w:rsid w:val="0016288C"/>
    <w:rsid w:val="001668F1"/>
    <w:rsid w:val="001916BB"/>
    <w:rsid w:val="001956EB"/>
    <w:rsid w:val="001A6B4F"/>
    <w:rsid w:val="001B299F"/>
    <w:rsid w:val="001F4625"/>
    <w:rsid w:val="002128F6"/>
    <w:rsid w:val="0021536B"/>
    <w:rsid w:val="0025564C"/>
    <w:rsid w:val="002719CF"/>
    <w:rsid w:val="00287B33"/>
    <w:rsid w:val="00292D5F"/>
    <w:rsid w:val="002A668D"/>
    <w:rsid w:val="002B0A1B"/>
    <w:rsid w:val="002C22DE"/>
    <w:rsid w:val="002D25B9"/>
    <w:rsid w:val="002E3130"/>
    <w:rsid w:val="002E5112"/>
    <w:rsid w:val="002F3625"/>
    <w:rsid w:val="00310C77"/>
    <w:rsid w:val="003303F7"/>
    <w:rsid w:val="00335C43"/>
    <w:rsid w:val="003370D0"/>
    <w:rsid w:val="00354D61"/>
    <w:rsid w:val="0036311B"/>
    <w:rsid w:val="0036555F"/>
    <w:rsid w:val="00385943"/>
    <w:rsid w:val="00385DE6"/>
    <w:rsid w:val="003B15AA"/>
    <w:rsid w:val="003B4FA9"/>
    <w:rsid w:val="003B6CB5"/>
    <w:rsid w:val="003C70D5"/>
    <w:rsid w:val="003D164C"/>
    <w:rsid w:val="003F2AD4"/>
    <w:rsid w:val="0040203B"/>
    <w:rsid w:val="004225F2"/>
    <w:rsid w:val="0043163C"/>
    <w:rsid w:val="00431E74"/>
    <w:rsid w:val="00441CE5"/>
    <w:rsid w:val="00441D44"/>
    <w:rsid w:val="0045798E"/>
    <w:rsid w:val="00460321"/>
    <w:rsid w:val="004778A9"/>
    <w:rsid w:val="0049023C"/>
    <w:rsid w:val="00490CF8"/>
    <w:rsid w:val="00492537"/>
    <w:rsid w:val="00494297"/>
    <w:rsid w:val="00502578"/>
    <w:rsid w:val="00503803"/>
    <w:rsid w:val="00510998"/>
    <w:rsid w:val="0051199F"/>
    <w:rsid w:val="00512CA7"/>
    <w:rsid w:val="00540299"/>
    <w:rsid w:val="00556323"/>
    <w:rsid w:val="00560192"/>
    <w:rsid w:val="005747C8"/>
    <w:rsid w:val="00575D3F"/>
    <w:rsid w:val="00584815"/>
    <w:rsid w:val="0059455A"/>
    <w:rsid w:val="00594B0A"/>
    <w:rsid w:val="005C12F0"/>
    <w:rsid w:val="005C57E6"/>
    <w:rsid w:val="005C5E99"/>
    <w:rsid w:val="005D1C42"/>
    <w:rsid w:val="005D4B59"/>
    <w:rsid w:val="005D7CA4"/>
    <w:rsid w:val="005E034E"/>
    <w:rsid w:val="005E06EB"/>
    <w:rsid w:val="0060035F"/>
    <w:rsid w:val="00603013"/>
    <w:rsid w:val="0062731F"/>
    <w:rsid w:val="0062769E"/>
    <w:rsid w:val="00641B54"/>
    <w:rsid w:val="006509C3"/>
    <w:rsid w:val="00666AF0"/>
    <w:rsid w:val="00687F5B"/>
    <w:rsid w:val="00694334"/>
    <w:rsid w:val="00695974"/>
    <w:rsid w:val="006A1818"/>
    <w:rsid w:val="006A51AB"/>
    <w:rsid w:val="006B24D4"/>
    <w:rsid w:val="006C1817"/>
    <w:rsid w:val="006E1EAA"/>
    <w:rsid w:val="006E424D"/>
    <w:rsid w:val="006E43F2"/>
    <w:rsid w:val="006F395B"/>
    <w:rsid w:val="00745BD0"/>
    <w:rsid w:val="00753FBB"/>
    <w:rsid w:val="007549F4"/>
    <w:rsid w:val="00763CA2"/>
    <w:rsid w:val="007A1F76"/>
    <w:rsid w:val="007A3A61"/>
    <w:rsid w:val="007B375B"/>
    <w:rsid w:val="007C1E57"/>
    <w:rsid w:val="008203BD"/>
    <w:rsid w:val="0082107E"/>
    <w:rsid w:val="008231EE"/>
    <w:rsid w:val="00842327"/>
    <w:rsid w:val="008607A1"/>
    <w:rsid w:val="008764F7"/>
    <w:rsid w:val="0088600D"/>
    <w:rsid w:val="00893664"/>
    <w:rsid w:val="008A63EB"/>
    <w:rsid w:val="008A7EA4"/>
    <w:rsid w:val="008D5B07"/>
    <w:rsid w:val="008E1743"/>
    <w:rsid w:val="008E5EA9"/>
    <w:rsid w:val="008F1C2F"/>
    <w:rsid w:val="00914AD8"/>
    <w:rsid w:val="00962E8F"/>
    <w:rsid w:val="009B1A20"/>
    <w:rsid w:val="009B5AB5"/>
    <w:rsid w:val="009C3DCC"/>
    <w:rsid w:val="009E3B6B"/>
    <w:rsid w:val="009F6C63"/>
    <w:rsid w:val="00A1264F"/>
    <w:rsid w:val="00A23110"/>
    <w:rsid w:val="00A57443"/>
    <w:rsid w:val="00A867B5"/>
    <w:rsid w:val="00A90442"/>
    <w:rsid w:val="00A944A8"/>
    <w:rsid w:val="00AA4068"/>
    <w:rsid w:val="00AB031A"/>
    <w:rsid w:val="00AF0E1F"/>
    <w:rsid w:val="00B013B9"/>
    <w:rsid w:val="00B02C80"/>
    <w:rsid w:val="00B125FB"/>
    <w:rsid w:val="00B20B05"/>
    <w:rsid w:val="00B5689D"/>
    <w:rsid w:val="00B70D8A"/>
    <w:rsid w:val="00B736BF"/>
    <w:rsid w:val="00B746B9"/>
    <w:rsid w:val="00B90D0E"/>
    <w:rsid w:val="00B91C1C"/>
    <w:rsid w:val="00BB02DB"/>
    <w:rsid w:val="00BB3E45"/>
    <w:rsid w:val="00BC3F8B"/>
    <w:rsid w:val="00BC7199"/>
    <w:rsid w:val="00BC764E"/>
    <w:rsid w:val="00BE430B"/>
    <w:rsid w:val="00BF4625"/>
    <w:rsid w:val="00BF5627"/>
    <w:rsid w:val="00BF68B0"/>
    <w:rsid w:val="00C31BA2"/>
    <w:rsid w:val="00C4579B"/>
    <w:rsid w:val="00C55898"/>
    <w:rsid w:val="00C56843"/>
    <w:rsid w:val="00C65480"/>
    <w:rsid w:val="00C6666E"/>
    <w:rsid w:val="00C80E58"/>
    <w:rsid w:val="00C86281"/>
    <w:rsid w:val="00C934CE"/>
    <w:rsid w:val="00C95C18"/>
    <w:rsid w:val="00CA3391"/>
    <w:rsid w:val="00CD3498"/>
    <w:rsid w:val="00CE2D4C"/>
    <w:rsid w:val="00CF5D1A"/>
    <w:rsid w:val="00D1115A"/>
    <w:rsid w:val="00D6377B"/>
    <w:rsid w:val="00D76E15"/>
    <w:rsid w:val="00D8236C"/>
    <w:rsid w:val="00D868CA"/>
    <w:rsid w:val="00DB2115"/>
    <w:rsid w:val="00DB2AE6"/>
    <w:rsid w:val="00DB5B05"/>
    <w:rsid w:val="00DC0C89"/>
    <w:rsid w:val="00DD1691"/>
    <w:rsid w:val="00DD6EF0"/>
    <w:rsid w:val="00E103E5"/>
    <w:rsid w:val="00E14878"/>
    <w:rsid w:val="00E20048"/>
    <w:rsid w:val="00E218F9"/>
    <w:rsid w:val="00E27FF8"/>
    <w:rsid w:val="00E554EC"/>
    <w:rsid w:val="00E64D9C"/>
    <w:rsid w:val="00E80DFD"/>
    <w:rsid w:val="00EB6236"/>
    <w:rsid w:val="00EC3F6E"/>
    <w:rsid w:val="00EC4D4B"/>
    <w:rsid w:val="00EE1846"/>
    <w:rsid w:val="00EE4159"/>
    <w:rsid w:val="00F0305D"/>
    <w:rsid w:val="00F179F8"/>
    <w:rsid w:val="00F376A0"/>
    <w:rsid w:val="00F67097"/>
    <w:rsid w:val="00F90897"/>
    <w:rsid w:val="00F9571E"/>
    <w:rsid w:val="00F969E4"/>
    <w:rsid w:val="00FE0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BB0F58"/>
  <w15:docId w15:val="{C5550078-F351-43BB-AE37-3C7C6A513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D1A"/>
    <w:rPr>
      <w:lang w:eastAsia="ja-JP"/>
    </w:rPr>
  </w:style>
  <w:style w:type="paragraph" w:styleId="Heading1">
    <w:name w:val="heading 1"/>
    <w:basedOn w:val="Normal"/>
    <w:next w:val="Normal"/>
    <w:link w:val="Heading1Char"/>
    <w:uiPriority w:val="9"/>
    <w:qFormat/>
    <w:rsid w:val="00CF5D1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D1A"/>
    <w:rPr>
      <w:rFonts w:asciiTheme="majorHAnsi" w:eastAsiaTheme="majorEastAsia" w:hAnsiTheme="majorHAnsi" w:cstheme="majorBidi"/>
      <w:color w:val="2F5496" w:themeColor="accent1" w:themeShade="BF"/>
      <w:sz w:val="32"/>
      <w:szCs w:val="32"/>
      <w:lang w:eastAsia="ja-JP"/>
    </w:rPr>
  </w:style>
  <w:style w:type="character" w:styleId="CommentReference">
    <w:name w:val="annotation reference"/>
    <w:basedOn w:val="DefaultParagraphFont"/>
    <w:uiPriority w:val="99"/>
    <w:semiHidden/>
    <w:unhideWhenUsed/>
    <w:rsid w:val="00CF5D1A"/>
    <w:rPr>
      <w:sz w:val="18"/>
      <w:szCs w:val="18"/>
    </w:rPr>
  </w:style>
  <w:style w:type="paragraph" w:styleId="CommentText">
    <w:name w:val="annotation text"/>
    <w:basedOn w:val="Normal"/>
    <w:link w:val="CommentTextChar"/>
    <w:uiPriority w:val="99"/>
    <w:unhideWhenUsed/>
    <w:rsid w:val="00CF5D1A"/>
  </w:style>
  <w:style w:type="character" w:customStyle="1" w:styleId="CommentTextChar">
    <w:name w:val="Comment Text Char"/>
    <w:basedOn w:val="DefaultParagraphFont"/>
    <w:link w:val="CommentText"/>
    <w:uiPriority w:val="99"/>
    <w:rsid w:val="00CF5D1A"/>
    <w:rPr>
      <w:lang w:eastAsia="ja-JP"/>
    </w:rPr>
  </w:style>
  <w:style w:type="paragraph" w:styleId="Caption">
    <w:name w:val="caption"/>
    <w:basedOn w:val="Normal"/>
    <w:next w:val="Normal"/>
    <w:uiPriority w:val="35"/>
    <w:unhideWhenUsed/>
    <w:qFormat/>
    <w:rsid w:val="00CF5D1A"/>
    <w:pPr>
      <w:spacing w:after="200"/>
    </w:pPr>
    <w:rPr>
      <w:i/>
      <w:iCs/>
      <w:color w:val="44546A" w:themeColor="text2"/>
      <w:sz w:val="18"/>
      <w:szCs w:val="18"/>
    </w:rPr>
  </w:style>
  <w:style w:type="character" w:styleId="LineNumber">
    <w:name w:val="line number"/>
    <w:basedOn w:val="DefaultParagraphFont"/>
    <w:uiPriority w:val="99"/>
    <w:semiHidden/>
    <w:unhideWhenUsed/>
    <w:rsid w:val="00CF5D1A"/>
  </w:style>
  <w:style w:type="paragraph" w:styleId="BalloonText">
    <w:name w:val="Balloon Text"/>
    <w:basedOn w:val="Normal"/>
    <w:link w:val="BalloonTextChar"/>
    <w:uiPriority w:val="99"/>
    <w:semiHidden/>
    <w:unhideWhenUsed/>
    <w:rsid w:val="00CF5D1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F5D1A"/>
    <w:rPr>
      <w:rFonts w:ascii="Times New Roman" w:hAnsi="Times New Roman" w:cs="Times New Roman"/>
      <w:sz w:val="18"/>
      <w:szCs w:val="18"/>
      <w:lang w:eastAsia="ja-JP"/>
    </w:rPr>
  </w:style>
  <w:style w:type="table" w:styleId="TableGrid">
    <w:name w:val="Table Grid"/>
    <w:basedOn w:val="TableNormal"/>
    <w:uiPriority w:val="39"/>
    <w:rsid w:val="00441D4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16288C"/>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16288C"/>
    <w:rPr>
      <w:rFonts w:ascii="Calibri" w:hAnsi="Calibri" w:cs="Calibri"/>
      <w:lang w:eastAsia="ja-JP"/>
    </w:rPr>
  </w:style>
  <w:style w:type="paragraph" w:customStyle="1" w:styleId="EndNoteBibliography">
    <w:name w:val="EndNote Bibliography"/>
    <w:basedOn w:val="Normal"/>
    <w:link w:val="EndNoteBibliographyChar"/>
    <w:rsid w:val="0016288C"/>
    <w:rPr>
      <w:rFonts w:ascii="Calibri" w:hAnsi="Calibri" w:cs="Calibri"/>
    </w:rPr>
  </w:style>
  <w:style w:type="character" w:customStyle="1" w:styleId="EndNoteBibliographyChar">
    <w:name w:val="EndNote Bibliography Char"/>
    <w:basedOn w:val="DefaultParagraphFont"/>
    <w:link w:val="EndNoteBibliography"/>
    <w:rsid w:val="0016288C"/>
    <w:rPr>
      <w:rFonts w:ascii="Calibri" w:hAnsi="Calibri" w:cs="Calibri"/>
      <w:lang w:eastAsia="ja-JP"/>
    </w:rPr>
  </w:style>
  <w:style w:type="paragraph" w:styleId="CommentSubject">
    <w:name w:val="annotation subject"/>
    <w:basedOn w:val="CommentText"/>
    <w:next w:val="CommentText"/>
    <w:link w:val="CommentSubjectChar"/>
    <w:uiPriority w:val="99"/>
    <w:semiHidden/>
    <w:unhideWhenUsed/>
    <w:rsid w:val="00494297"/>
    <w:rPr>
      <w:b/>
      <w:bCs/>
      <w:sz w:val="20"/>
      <w:szCs w:val="20"/>
    </w:rPr>
  </w:style>
  <w:style w:type="character" w:customStyle="1" w:styleId="CommentSubjectChar">
    <w:name w:val="Comment Subject Char"/>
    <w:basedOn w:val="CommentTextChar"/>
    <w:link w:val="CommentSubject"/>
    <w:uiPriority w:val="99"/>
    <w:semiHidden/>
    <w:rsid w:val="00494297"/>
    <w:rPr>
      <w:b/>
      <w:bCs/>
      <w:sz w:val="20"/>
      <w:szCs w:val="20"/>
      <w:lang w:eastAsia="ja-JP"/>
    </w:rPr>
  </w:style>
  <w:style w:type="character" w:styleId="Hyperlink">
    <w:name w:val="Hyperlink"/>
    <w:basedOn w:val="DefaultParagraphFont"/>
    <w:uiPriority w:val="99"/>
    <w:unhideWhenUsed/>
    <w:rsid w:val="008E5EA9"/>
    <w:rPr>
      <w:color w:val="0563C1" w:themeColor="hyperlink"/>
      <w:u w:val="single"/>
    </w:rPr>
  </w:style>
  <w:style w:type="character" w:styleId="FollowedHyperlink">
    <w:name w:val="FollowedHyperlink"/>
    <w:basedOn w:val="DefaultParagraphFont"/>
    <w:uiPriority w:val="99"/>
    <w:semiHidden/>
    <w:unhideWhenUsed/>
    <w:rsid w:val="008E5EA9"/>
    <w:rPr>
      <w:color w:val="954F72" w:themeColor="followedHyperlink"/>
      <w:u w:val="single"/>
    </w:rPr>
  </w:style>
  <w:style w:type="paragraph" w:styleId="Header">
    <w:name w:val="header"/>
    <w:basedOn w:val="Normal"/>
    <w:link w:val="HeaderChar"/>
    <w:uiPriority w:val="99"/>
    <w:unhideWhenUsed/>
    <w:rsid w:val="003303F7"/>
    <w:pPr>
      <w:tabs>
        <w:tab w:val="center" w:pos="4320"/>
        <w:tab w:val="right" w:pos="8640"/>
      </w:tabs>
    </w:pPr>
  </w:style>
  <w:style w:type="character" w:customStyle="1" w:styleId="HeaderChar">
    <w:name w:val="Header Char"/>
    <w:basedOn w:val="DefaultParagraphFont"/>
    <w:link w:val="Header"/>
    <w:uiPriority w:val="99"/>
    <w:rsid w:val="003303F7"/>
    <w:rPr>
      <w:lang w:eastAsia="ja-JP"/>
    </w:rPr>
  </w:style>
  <w:style w:type="paragraph" w:styleId="Footer">
    <w:name w:val="footer"/>
    <w:basedOn w:val="Normal"/>
    <w:link w:val="FooterChar"/>
    <w:uiPriority w:val="99"/>
    <w:unhideWhenUsed/>
    <w:rsid w:val="003303F7"/>
    <w:pPr>
      <w:tabs>
        <w:tab w:val="center" w:pos="4320"/>
        <w:tab w:val="right" w:pos="8640"/>
      </w:tabs>
    </w:pPr>
  </w:style>
  <w:style w:type="character" w:customStyle="1" w:styleId="FooterChar">
    <w:name w:val="Footer Char"/>
    <w:basedOn w:val="DefaultParagraphFont"/>
    <w:link w:val="Footer"/>
    <w:uiPriority w:val="99"/>
    <w:rsid w:val="003303F7"/>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39557">
      <w:bodyDiv w:val="1"/>
      <w:marLeft w:val="0"/>
      <w:marRight w:val="0"/>
      <w:marTop w:val="0"/>
      <w:marBottom w:val="0"/>
      <w:divBdr>
        <w:top w:val="none" w:sz="0" w:space="0" w:color="auto"/>
        <w:left w:val="none" w:sz="0" w:space="0" w:color="auto"/>
        <w:bottom w:val="none" w:sz="0" w:space="0" w:color="auto"/>
        <w:right w:val="none" w:sz="0" w:space="0" w:color="auto"/>
      </w:divBdr>
    </w:div>
    <w:div w:id="714356097">
      <w:bodyDiv w:val="1"/>
      <w:marLeft w:val="0"/>
      <w:marRight w:val="0"/>
      <w:marTop w:val="0"/>
      <w:marBottom w:val="0"/>
      <w:divBdr>
        <w:top w:val="none" w:sz="0" w:space="0" w:color="auto"/>
        <w:left w:val="none" w:sz="0" w:space="0" w:color="auto"/>
        <w:bottom w:val="none" w:sz="0" w:space="0" w:color="auto"/>
        <w:right w:val="none" w:sz="0" w:space="0" w:color="auto"/>
      </w:divBdr>
    </w:div>
    <w:div w:id="866913190">
      <w:bodyDiv w:val="1"/>
      <w:marLeft w:val="0"/>
      <w:marRight w:val="0"/>
      <w:marTop w:val="0"/>
      <w:marBottom w:val="0"/>
      <w:divBdr>
        <w:top w:val="none" w:sz="0" w:space="0" w:color="auto"/>
        <w:left w:val="none" w:sz="0" w:space="0" w:color="auto"/>
        <w:bottom w:val="none" w:sz="0" w:space="0" w:color="auto"/>
        <w:right w:val="none" w:sz="0" w:space="0" w:color="auto"/>
      </w:divBdr>
    </w:div>
    <w:div w:id="1119107341">
      <w:bodyDiv w:val="1"/>
      <w:marLeft w:val="0"/>
      <w:marRight w:val="0"/>
      <w:marTop w:val="0"/>
      <w:marBottom w:val="0"/>
      <w:divBdr>
        <w:top w:val="none" w:sz="0" w:space="0" w:color="auto"/>
        <w:left w:val="none" w:sz="0" w:space="0" w:color="auto"/>
        <w:bottom w:val="none" w:sz="0" w:space="0" w:color="auto"/>
        <w:right w:val="none" w:sz="0" w:space="0" w:color="auto"/>
      </w:divBdr>
    </w:div>
    <w:div w:id="153730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3.emf"/><Relationship Id="rId39" Type="http://schemas.microsoft.com/office/2011/relationships/people" Target="people.xml"/><Relationship Id="rId21" Type="http://schemas.openxmlformats.org/officeDocument/2006/relationships/chart" Target="charts/chart2.xml"/><Relationship Id="rId34" Type="http://schemas.openxmlformats.org/officeDocument/2006/relationships/image" Target="media/image16.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jpg"/><Relationship Id="rId33" Type="http://schemas.openxmlformats.org/officeDocument/2006/relationships/chart" Target="charts/chart9.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chart" Target="charts/chart4.xml"/><Relationship Id="rId32" Type="http://schemas.openxmlformats.org/officeDocument/2006/relationships/image" Target="media/image15.png"/><Relationship Id="rId37" Type="http://schemas.openxmlformats.org/officeDocument/2006/relationships/image" Target="media/image17.jp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chart" Target="charts/chart3.xml"/><Relationship Id="rId28" Type="http://schemas.openxmlformats.org/officeDocument/2006/relationships/chart" Target="charts/chart6.xml"/><Relationship Id="rId36" Type="http://schemas.openxmlformats.org/officeDocument/2006/relationships/chart" Target="charts/chart11.xml"/><Relationship Id="rId10" Type="http://schemas.openxmlformats.org/officeDocument/2006/relationships/image" Target="media/image1.jpg"/><Relationship Id="rId19" Type="http://schemas.openxmlformats.org/officeDocument/2006/relationships/chart" Target="charts/chart1.xml"/><Relationship Id="rId31" Type="http://schemas.openxmlformats.org/officeDocument/2006/relationships/image" Target="media/image14.jp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jpg"/><Relationship Id="rId22" Type="http://schemas.openxmlformats.org/officeDocument/2006/relationships/image" Target="media/image11.png"/><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chart" Target="charts/chart10.xml"/><Relationship Id="rId8" Type="http://schemas.microsoft.com/office/2011/relationships/commentsExtended" Target="commentsExtended.xm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oisrame\Google%20Drive\ThompsonFire\VegChangeAnals\FragstatOut_ICB_SEKI.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boisrame\Google%20Drive\ThompsonFire\VegChangeAnals\FragstatOut_ICB_SEKI.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boisrame\Google%20Drive\ThompsonFire\VegChangeAnals\FragstatOut_ICB_SEKI.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oisrame\Google%20Drive\ThompsonFire\VegChangeAnals\FragstatOut_ICB_SEKI.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oisrame\Google%20Drive\ThompsonFire\VegChangeAnals\FragstatOut_ICB_SEKI.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boisrame\Google%20Drive\ThompsonFire\VegChangeAnals\FragstatOut_ICB_SEKI.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boisrame\Google%20Drive\ThompsonFire\VegChangeAnals\FragstatOut_ICB_SEKI.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boisrame\Google%20Drive\ThompsonFire\VegChangeAnals\FragstatOut_ICB_SEKI.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boisrame\Google%20Drive\ThompsonFire\VegChangeAnals\FragstatOut_ICB_SEKI.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boisrame\Google%20Drive\ThompsonFire\VegChangeAnals\FragstatOut_ICB_SEKI.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boisrame\Google%20Drive\ThompsonFire\VegChangeAnals\FragstatOut_ICB_SEK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39943167421"/>
          <c:y val="5.1400554097404502E-2"/>
          <c:w val="0.65365438256267605"/>
          <c:h val="0.73444808982210497"/>
        </c:manualLayout>
      </c:layout>
      <c:scatterChart>
        <c:scatterStyle val="smoothMarker"/>
        <c:varyColors val="0"/>
        <c:ser>
          <c:idx val="1"/>
          <c:order val="0"/>
          <c:tx>
            <c:v>ICB</c:v>
          </c:tx>
          <c:xVal>
            <c:numRef>
              <c:f>landscape!$B$2:$B$6</c:f>
              <c:numCache>
                <c:formatCode>General</c:formatCode>
                <c:ptCount val="5"/>
                <c:pt idx="0">
                  <c:v>1969</c:v>
                </c:pt>
                <c:pt idx="1">
                  <c:v>1987</c:v>
                </c:pt>
                <c:pt idx="2">
                  <c:v>1997</c:v>
                </c:pt>
                <c:pt idx="3">
                  <c:v>2005</c:v>
                </c:pt>
                <c:pt idx="4">
                  <c:v>2012</c:v>
                </c:pt>
              </c:numCache>
            </c:numRef>
          </c:xVal>
          <c:yVal>
            <c:numRef>
              <c:f>landscape!$C$2:$C$6</c:f>
              <c:numCache>
                <c:formatCode>General</c:formatCode>
                <c:ptCount val="5"/>
                <c:pt idx="0">
                  <c:v>0.4471</c:v>
                </c:pt>
                <c:pt idx="1">
                  <c:v>0.52510000000000001</c:v>
                </c:pt>
                <c:pt idx="2">
                  <c:v>0.6</c:v>
                </c:pt>
                <c:pt idx="3">
                  <c:v>0.66279999999999994</c:v>
                </c:pt>
                <c:pt idx="4">
                  <c:v>0.69969999999999999</c:v>
                </c:pt>
              </c:numCache>
            </c:numRef>
          </c:yVal>
          <c:smooth val="1"/>
          <c:extLst>
            <c:ext xmlns:c16="http://schemas.microsoft.com/office/drawing/2014/chart" uri="{C3380CC4-5D6E-409C-BE32-E72D297353CC}">
              <c16:uniqueId val="{00000000-A934-46D6-B03B-825728303539}"/>
            </c:ext>
          </c:extLst>
        </c:ser>
        <c:ser>
          <c:idx val="0"/>
          <c:order val="1"/>
          <c:tx>
            <c:v>SLB</c:v>
          </c:tx>
          <c:xVal>
            <c:numRef>
              <c:f>landscape!$B$10:$B$11</c:f>
              <c:numCache>
                <c:formatCode>General</c:formatCode>
                <c:ptCount val="2"/>
                <c:pt idx="0">
                  <c:v>1973</c:v>
                </c:pt>
                <c:pt idx="1">
                  <c:v>2014</c:v>
                </c:pt>
              </c:numCache>
            </c:numRef>
          </c:xVal>
          <c:yVal>
            <c:numRef>
              <c:f>landscape!$C$10:$C$11</c:f>
              <c:numCache>
                <c:formatCode>General</c:formatCode>
                <c:ptCount val="2"/>
                <c:pt idx="0">
                  <c:v>0.43230000000000002</c:v>
                </c:pt>
                <c:pt idx="1">
                  <c:v>0.44119999999999998</c:v>
                </c:pt>
              </c:numCache>
            </c:numRef>
          </c:yVal>
          <c:smooth val="1"/>
          <c:extLst>
            <c:ext xmlns:c16="http://schemas.microsoft.com/office/drawing/2014/chart" uri="{C3380CC4-5D6E-409C-BE32-E72D297353CC}">
              <c16:uniqueId val="{00000001-A934-46D6-B03B-825728303539}"/>
            </c:ext>
          </c:extLst>
        </c:ser>
        <c:dLbls>
          <c:showLegendKey val="0"/>
          <c:showVal val="0"/>
          <c:showCatName val="0"/>
          <c:showSerName val="0"/>
          <c:showPercent val="0"/>
          <c:showBubbleSize val="0"/>
        </c:dLbls>
        <c:axId val="2111066088"/>
        <c:axId val="2111071576"/>
      </c:scatterChart>
      <c:valAx>
        <c:axId val="2111066088"/>
        <c:scaling>
          <c:orientation val="minMax"/>
        </c:scaling>
        <c:delete val="0"/>
        <c:axPos val="b"/>
        <c:title>
          <c:tx>
            <c:rich>
              <a:bodyPr/>
              <a:lstStyle/>
              <a:p>
                <a:pPr>
                  <a:defRPr/>
                </a:pPr>
                <a:r>
                  <a:rPr lang="en-US" sz="1400"/>
                  <a:t>Year</a:t>
                </a:r>
              </a:p>
            </c:rich>
          </c:tx>
          <c:overlay val="0"/>
        </c:title>
        <c:numFmt formatCode="General" sourceLinked="1"/>
        <c:majorTickMark val="out"/>
        <c:minorTickMark val="none"/>
        <c:tickLblPos val="nextTo"/>
        <c:crossAx val="2111071576"/>
        <c:crosses val="autoZero"/>
        <c:crossBetween val="midCat"/>
      </c:valAx>
      <c:valAx>
        <c:axId val="2111071576"/>
        <c:scaling>
          <c:orientation val="minMax"/>
        </c:scaling>
        <c:delete val="0"/>
        <c:axPos val="l"/>
        <c:majorGridlines/>
        <c:title>
          <c:tx>
            <c:rich>
              <a:bodyPr/>
              <a:lstStyle/>
              <a:p>
                <a:pPr>
                  <a:defRPr/>
                </a:pPr>
                <a:r>
                  <a:rPr lang="en-US" sz="1400"/>
                  <a:t>SHEI</a:t>
                </a:r>
              </a:p>
            </c:rich>
          </c:tx>
          <c:overlay val="0"/>
        </c:title>
        <c:numFmt formatCode="General" sourceLinked="1"/>
        <c:majorTickMark val="out"/>
        <c:minorTickMark val="none"/>
        <c:tickLblPos val="nextTo"/>
        <c:crossAx val="2111066088"/>
        <c:crosses val="autoZero"/>
        <c:crossBetween val="midCat"/>
      </c:valAx>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Percent of Landscape, Conifers</a:t>
            </a:r>
          </a:p>
        </c:rich>
      </c:tx>
      <c:layout>
        <c:manualLayout>
          <c:xMode val="edge"/>
          <c:yMode val="edge"/>
          <c:x val="0.16475831346769701"/>
          <c:y val="2.7777777777777801E-2"/>
        </c:manualLayout>
      </c:layout>
      <c:overlay val="0"/>
      <c:spPr>
        <a:noFill/>
        <a:ln>
          <a:noFill/>
        </a:ln>
        <a:effectLst/>
      </c:spPr>
    </c:title>
    <c:autoTitleDeleted val="0"/>
    <c:plotArea>
      <c:layout>
        <c:manualLayout>
          <c:layoutTarget val="inner"/>
          <c:xMode val="edge"/>
          <c:yMode val="edge"/>
          <c:x val="5.8640082833682501E-2"/>
          <c:y val="0.17171296296296301"/>
          <c:w val="0.63466859303137602"/>
          <c:h val="0.720887649460484"/>
        </c:manualLayout>
      </c:layout>
      <c:scatterChart>
        <c:scatterStyle val="smoothMarker"/>
        <c:varyColors val="0"/>
        <c:ser>
          <c:idx val="1"/>
          <c:order val="0"/>
          <c:tx>
            <c:v>ICB</c:v>
          </c:tx>
          <c:xVal>
            <c:numRef>
              <c:f>FragstatOut_4_7_16_class!$B$2:$B$6</c:f>
              <c:numCache>
                <c:formatCode>General</c:formatCode>
                <c:ptCount val="5"/>
                <c:pt idx="0">
                  <c:v>1969</c:v>
                </c:pt>
                <c:pt idx="1">
                  <c:v>1987</c:v>
                </c:pt>
                <c:pt idx="2">
                  <c:v>1997</c:v>
                </c:pt>
                <c:pt idx="3">
                  <c:v>2005</c:v>
                </c:pt>
                <c:pt idx="4">
                  <c:v>2012</c:v>
                </c:pt>
              </c:numCache>
            </c:numRef>
          </c:xVal>
          <c:yVal>
            <c:numRef>
              <c:f>FragstatOut_4_7_16_class!$D$2:$D$6</c:f>
              <c:numCache>
                <c:formatCode>General</c:formatCode>
                <c:ptCount val="5"/>
                <c:pt idx="0">
                  <c:v>81.907700000000006</c:v>
                </c:pt>
                <c:pt idx="1">
                  <c:v>76.341700000000003</c:v>
                </c:pt>
                <c:pt idx="2">
                  <c:v>69.365799999999979</c:v>
                </c:pt>
                <c:pt idx="3">
                  <c:v>66.533699999999996</c:v>
                </c:pt>
                <c:pt idx="4">
                  <c:v>61.797200000000011</c:v>
                </c:pt>
              </c:numCache>
            </c:numRef>
          </c:yVal>
          <c:smooth val="1"/>
          <c:extLst>
            <c:ext xmlns:c16="http://schemas.microsoft.com/office/drawing/2014/chart" uri="{C3380CC4-5D6E-409C-BE32-E72D297353CC}">
              <c16:uniqueId val="{00000000-D800-4E18-A8EF-507477A9298A}"/>
            </c:ext>
          </c:extLst>
        </c:ser>
        <c:ser>
          <c:idx val="0"/>
          <c:order val="1"/>
          <c:tx>
            <c:v>SLB</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FragstatOut_4_7_16_class!$B$36:$B$37</c:f>
              <c:numCache>
                <c:formatCode>General</c:formatCode>
                <c:ptCount val="2"/>
                <c:pt idx="0">
                  <c:v>1973</c:v>
                </c:pt>
                <c:pt idx="1">
                  <c:v>2014</c:v>
                </c:pt>
              </c:numCache>
            </c:numRef>
          </c:xVal>
          <c:yVal>
            <c:numRef>
              <c:f>FragstatOut_4_7_16_class!$D$36:$D$37</c:f>
              <c:numCache>
                <c:formatCode>General</c:formatCode>
                <c:ptCount val="2"/>
                <c:pt idx="0">
                  <c:v>83.424300000000002</c:v>
                </c:pt>
                <c:pt idx="1">
                  <c:v>82.723299999999995</c:v>
                </c:pt>
              </c:numCache>
            </c:numRef>
          </c:yVal>
          <c:smooth val="1"/>
          <c:extLst>
            <c:ext xmlns:c16="http://schemas.microsoft.com/office/drawing/2014/chart" uri="{C3380CC4-5D6E-409C-BE32-E72D297353CC}">
              <c16:uniqueId val="{00000001-D800-4E18-A8EF-507477A9298A}"/>
            </c:ext>
          </c:extLst>
        </c:ser>
        <c:dLbls>
          <c:showLegendKey val="0"/>
          <c:showVal val="0"/>
          <c:showCatName val="0"/>
          <c:showSerName val="0"/>
          <c:showPercent val="0"/>
          <c:showBubbleSize val="0"/>
        </c:dLbls>
        <c:axId val="2111457032"/>
        <c:axId val="2111462712"/>
      </c:scatterChart>
      <c:valAx>
        <c:axId val="21114570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1462712"/>
        <c:crosses val="autoZero"/>
        <c:crossBetween val="midCat"/>
      </c:valAx>
      <c:valAx>
        <c:axId val="2111462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1457032"/>
        <c:crosses val="autoZero"/>
        <c:crossBetween val="midCat"/>
      </c:valAx>
    </c:plotArea>
    <c:legend>
      <c:legendPos val="r"/>
      <c:layout>
        <c:manualLayout>
          <c:xMode val="edge"/>
          <c:yMode val="edge"/>
          <c:x val="0.77433619880083804"/>
          <c:y val="0.44889836687080797"/>
          <c:w val="0.108232608538612"/>
          <c:h val="0.1674343832021"/>
        </c:manualLayout>
      </c:layout>
      <c:overlay val="0"/>
    </c:legend>
    <c:plotVisOnly val="1"/>
    <c:dispBlanksAs val="gap"/>
    <c:showDLblsOverMax val="0"/>
  </c:chart>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Percent of Landscape</a:t>
            </a:r>
          </a:p>
        </c:rich>
      </c:tx>
      <c:layout>
        <c:manualLayout>
          <c:xMode val="edge"/>
          <c:yMode val="edge"/>
          <c:x val="0.22646798937366899"/>
          <c:y val="2.29665071770335E-2"/>
        </c:manualLayout>
      </c:layout>
      <c:overlay val="0"/>
      <c:spPr>
        <a:noFill/>
        <a:ln>
          <a:noFill/>
        </a:ln>
        <a:effectLst/>
      </c:spPr>
    </c:title>
    <c:autoTitleDeleted val="0"/>
    <c:plotArea>
      <c:layout/>
      <c:scatterChart>
        <c:scatterStyle val="smoothMarker"/>
        <c:varyColors val="0"/>
        <c:ser>
          <c:idx val="2"/>
          <c:order val="0"/>
          <c:tx>
            <c:v>ICB Dense Mdw.</c:v>
          </c:tx>
          <c:spPr>
            <a:ln>
              <a:solidFill>
                <a:schemeClr val="accent1"/>
              </a:solidFill>
            </a:ln>
          </c:spPr>
          <c:marker>
            <c:spPr>
              <a:solidFill>
                <a:schemeClr val="accent1"/>
              </a:solidFill>
              <a:ln>
                <a:solidFill>
                  <a:schemeClr val="accent1"/>
                </a:solidFill>
              </a:ln>
            </c:spPr>
          </c:marker>
          <c:xVal>
            <c:numRef>
              <c:f>FragstatOut_4_7_16_class!$B$17:$B$21</c:f>
              <c:numCache>
                <c:formatCode>General</c:formatCode>
                <c:ptCount val="5"/>
                <c:pt idx="0">
                  <c:v>1969</c:v>
                </c:pt>
                <c:pt idx="1">
                  <c:v>1987</c:v>
                </c:pt>
                <c:pt idx="2">
                  <c:v>1997</c:v>
                </c:pt>
                <c:pt idx="3">
                  <c:v>2005</c:v>
                </c:pt>
                <c:pt idx="4">
                  <c:v>2012</c:v>
                </c:pt>
              </c:numCache>
            </c:numRef>
          </c:xVal>
          <c:yVal>
            <c:numRef>
              <c:f>FragstatOut_4_7_16_class!$D$17:$D$21</c:f>
              <c:numCache>
                <c:formatCode>General</c:formatCode>
                <c:ptCount val="5"/>
                <c:pt idx="0">
                  <c:v>0.61650000000000005</c:v>
                </c:pt>
                <c:pt idx="1">
                  <c:v>0.51280000000000003</c:v>
                </c:pt>
                <c:pt idx="2">
                  <c:v>1.0911</c:v>
                </c:pt>
                <c:pt idx="3">
                  <c:v>1.7591000000000001</c:v>
                </c:pt>
                <c:pt idx="4">
                  <c:v>1.5768</c:v>
                </c:pt>
              </c:numCache>
            </c:numRef>
          </c:yVal>
          <c:smooth val="1"/>
          <c:extLst>
            <c:ext xmlns:c16="http://schemas.microsoft.com/office/drawing/2014/chart" uri="{C3380CC4-5D6E-409C-BE32-E72D297353CC}">
              <c16:uniqueId val="{00000000-12F2-42C0-AEEB-8AC0AF99371B}"/>
            </c:ext>
          </c:extLst>
        </c:ser>
        <c:ser>
          <c:idx val="3"/>
          <c:order val="1"/>
          <c:tx>
            <c:v>SLB Dense Mdw.</c:v>
          </c:tx>
          <c:spPr>
            <a:ln w="19050" cap="rnd">
              <a:solidFill>
                <a:schemeClr val="accent1"/>
              </a:solidFill>
              <a:prstDash val="dash"/>
              <a:round/>
            </a:ln>
            <a:effectLst/>
          </c:spPr>
          <c:marker>
            <c:symbol val="triangle"/>
            <c:size val="7"/>
            <c:spPr>
              <a:solidFill>
                <a:schemeClr val="accent1"/>
              </a:solidFill>
              <a:ln>
                <a:solidFill>
                  <a:schemeClr val="accent1"/>
                </a:solidFill>
              </a:ln>
            </c:spPr>
          </c:marker>
          <c:xVal>
            <c:numRef>
              <c:f>FragstatOut_4_7_16_class!$B$38:$B$39</c:f>
              <c:numCache>
                <c:formatCode>General</c:formatCode>
                <c:ptCount val="2"/>
                <c:pt idx="0">
                  <c:v>1973</c:v>
                </c:pt>
                <c:pt idx="1">
                  <c:v>2014</c:v>
                </c:pt>
              </c:numCache>
            </c:numRef>
          </c:xVal>
          <c:yVal>
            <c:numRef>
              <c:f>FragstatOut_4_7_16_class!$D$38:$D$39</c:f>
              <c:numCache>
                <c:formatCode>General</c:formatCode>
                <c:ptCount val="2"/>
                <c:pt idx="0">
                  <c:v>1.2332000000000001</c:v>
                </c:pt>
                <c:pt idx="1">
                  <c:v>1.0607</c:v>
                </c:pt>
              </c:numCache>
            </c:numRef>
          </c:yVal>
          <c:smooth val="1"/>
          <c:extLst>
            <c:ext xmlns:c16="http://schemas.microsoft.com/office/drawing/2014/chart" uri="{C3380CC4-5D6E-409C-BE32-E72D297353CC}">
              <c16:uniqueId val="{00000001-12F2-42C0-AEEB-8AC0AF99371B}"/>
            </c:ext>
          </c:extLst>
        </c:ser>
        <c:ser>
          <c:idx val="4"/>
          <c:order val="2"/>
          <c:tx>
            <c:v>ICB Shrub</c:v>
          </c:tx>
          <c:spPr>
            <a:ln>
              <a:solidFill>
                <a:schemeClr val="accent6">
                  <a:lumMod val="50000"/>
                </a:schemeClr>
              </a:solidFill>
            </a:ln>
          </c:spPr>
          <c:marker>
            <c:symbol val="star"/>
            <c:size val="7"/>
            <c:spPr>
              <a:ln>
                <a:solidFill>
                  <a:schemeClr val="accent6">
                    <a:lumMod val="50000"/>
                  </a:schemeClr>
                </a:solidFill>
              </a:ln>
            </c:spPr>
          </c:marker>
          <c:xVal>
            <c:numRef>
              <c:f>FragstatOut_4_7_16_class!$B$7:$B$11</c:f>
              <c:numCache>
                <c:formatCode>General</c:formatCode>
                <c:ptCount val="5"/>
                <c:pt idx="0">
                  <c:v>1969</c:v>
                </c:pt>
                <c:pt idx="1">
                  <c:v>1987</c:v>
                </c:pt>
                <c:pt idx="2">
                  <c:v>1997</c:v>
                </c:pt>
                <c:pt idx="3">
                  <c:v>2005</c:v>
                </c:pt>
                <c:pt idx="4">
                  <c:v>2012</c:v>
                </c:pt>
              </c:numCache>
            </c:numRef>
          </c:xVal>
          <c:yVal>
            <c:numRef>
              <c:f>FragstatOut_4_7_16_class!$D$7:$D$11</c:f>
              <c:numCache>
                <c:formatCode>General</c:formatCode>
                <c:ptCount val="5"/>
                <c:pt idx="0">
                  <c:v>9.6744000000000003</c:v>
                </c:pt>
                <c:pt idx="1">
                  <c:v>9.3537000000000052</c:v>
                </c:pt>
                <c:pt idx="2">
                  <c:v>7.609</c:v>
                </c:pt>
                <c:pt idx="3">
                  <c:v>12.454700000000001</c:v>
                </c:pt>
                <c:pt idx="4">
                  <c:v>13.1717</c:v>
                </c:pt>
              </c:numCache>
            </c:numRef>
          </c:yVal>
          <c:smooth val="1"/>
          <c:extLst>
            <c:ext xmlns:c16="http://schemas.microsoft.com/office/drawing/2014/chart" uri="{C3380CC4-5D6E-409C-BE32-E72D297353CC}">
              <c16:uniqueId val="{00000002-12F2-42C0-AEEB-8AC0AF99371B}"/>
            </c:ext>
          </c:extLst>
        </c:ser>
        <c:ser>
          <c:idx val="5"/>
          <c:order val="3"/>
          <c:tx>
            <c:v>SLB Shrub</c:v>
          </c:tx>
          <c:spPr>
            <a:ln w="19050" cap="rnd">
              <a:solidFill>
                <a:schemeClr val="accent6">
                  <a:lumMod val="50000"/>
                </a:schemeClr>
              </a:solidFill>
              <a:prstDash val="dash"/>
              <a:round/>
            </a:ln>
            <a:effectLst/>
          </c:spPr>
          <c:marker>
            <c:symbol val="star"/>
            <c:size val="7"/>
            <c:spPr>
              <a:noFill/>
              <a:ln>
                <a:solidFill>
                  <a:schemeClr val="accent6">
                    <a:lumMod val="50000"/>
                  </a:schemeClr>
                </a:solidFill>
              </a:ln>
            </c:spPr>
          </c:marker>
          <c:xVal>
            <c:numRef>
              <c:f>FragstatOut_4_7_16_class!$B$32:$B$33</c:f>
              <c:numCache>
                <c:formatCode>General</c:formatCode>
                <c:ptCount val="2"/>
                <c:pt idx="0">
                  <c:v>1973</c:v>
                </c:pt>
                <c:pt idx="1">
                  <c:v>2014</c:v>
                </c:pt>
              </c:numCache>
            </c:numRef>
          </c:xVal>
          <c:yVal>
            <c:numRef>
              <c:f>FragstatOut_4_7_16_class!$D$32:$D$33</c:f>
              <c:numCache>
                <c:formatCode>General</c:formatCode>
                <c:ptCount val="2"/>
                <c:pt idx="0">
                  <c:v>7.7224999999999966</c:v>
                </c:pt>
                <c:pt idx="1">
                  <c:v>7.2590000000000003</c:v>
                </c:pt>
              </c:numCache>
            </c:numRef>
          </c:yVal>
          <c:smooth val="1"/>
          <c:extLst>
            <c:ext xmlns:c16="http://schemas.microsoft.com/office/drawing/2014/chart" uri="{C3380CC4-5D6E-409C-BE32-E72D297353CC}">
              <c16:uniqueId val="{00000003-12F2-42C0-AEEB-8AC0AF99371B}"/>
            </c:ext>
          </c:extLst>
        </c:ser>
        <c:ser>
          <c:idx val="1"/>
          <c:order val="4"/>
          <c:tx>
            <c:v>ICB Sparse Mdw.</c:v>
          </c:tx>
          <c:spPr>
            <a:ln>
              <a:solidFill>
                <a:srgbClr val="FFC000"/>
              </a:solidFill>
            </a:ln>
          </c:spPr>
          <c:marker>
            <c:spPr>
              <a:solidFill>
                <a:srgbClr val="FFC000"/>
              </a:solidFill>
              <a:ln>
                <a:solidFill>
                  <a:srgbClr val="FFC000"/>
                </a:solidFill>
              </a:ln>
            </c:spPr>
          </c:marker>
          <c:xVal>
            <c:numRef>
              <c:f>FragstatOut_4_7_16_class!$B$12:$B$16</c:f>
              <c:numCache>
                <c:formatCode>General</c:formatCode>
                <c:ptCount val="5"/>
                <c:pt idx="0">
                  <c:v>1969</c:v>
                </c:pt>
                <c:pt idx="1">
                  <c:v>1987</c:v>
                </c:pt>
                <c:pt idx="2">
                  <c:v>1997</c:v>
                </c:pt>
                <c:pt idx="3">
                  <c:v>2005</c:v>
                </c:pt>
                <c:pt idx="4">
                  <c:v>2012</c:v>
                </c:pt>
              </c:numCache>
            </c:numRef>
          </c:xVal>
          <c:yVal>
            <c:numRef>
              <c:f>FragstatOut_4_7_16_class!$D$12:$D$16</c:f>
              <c:numCache>
                <c:formatCode>General</c:formatCode>
                <c:ptCount val="5"/>
                <c:pt idx="0">
                  <c:v>7.8013000000000003</c:v>
                </c:pt>
                <c:pt idx="1">
                  <c:v>13.7918</c:v>
                </c:pt>
                <c:pt idx="2">
                  <c:v>21.934100000000001</c:v>
                </c:pt>
                <c:pt idx="3">
                  <c:v>19.252400000000002</c:v>
                </c:pt>
                <c:pt idx="4">
                  <c:v>23.4543</c:v>
                </c:pt>
              </c:numCache>
            </c:numRef>
          </c:yVal>
          <c:smooth val="1"/>
          <c:extLst>
            <c:ext xmlns:c16="http://schemas.microsoft.com/office/drawing/2014/chart" uri="{C3380CC4-5D6E-409C-BE32-E72D297353CC}">
              <c16:uniqueId val="{00000004-12F2-42C0-AEEB-8AC0AF99371B}"/>
            </c:ext>
          </c:extLst>
        </c:ser>
        <c:ser>
          <c:idx val="0"/>
          <c:order val="5"/>
          <c:tx>
            <c:v>SLB Sparse Mdw.</c:v>
          </c:tx>
          <c:spPr>
            <a:ln w="19050" cap="rnd">
              <a:solidFill>
                <a:srgbClr val="FFC000"/>
              </a:solidFill>
              <a:prstDash val="dash"/>
              <a:round/>
            </a:ln>
            <a:effectLst/>
          </c:spPr>
          <c:marker>
            <c:symbol val="square"/>
            <c:size val="7"/>
            <c:spPr>
              <a:solidFill>
                <a:srgbClr val="FFC000"/>
              </a:solidFill>
              <a:ln w="9525">
                <a:solidFill>
                  <a:srgbClr val="FFC000"/>
                </a:solidFill>
              </a:ln>
              <a:effectLst/>
            </c:spPr>
          </c:marker>
          <c:xVal>
            <c:numRef>
              <c:f>FragstatOut_4_7_16_class!$B$34:$B$35</c:f>
              <c:numCache>
                <c:formatCode>General</c:formatCode>
                <c:ptCount val="2"/>
                <c:pt idx="0">
                  <c:v>1973</c:v>
                </c:pt>
                <c:pt idx="1">
                  <c:v>2014</c:v>
                </c:pt>
              </c:numCache>
            </c:numRef>
          </c:xVal>
          <c:yVal>
            <c:numRef>
              <c:f>FragstatOut_4_7_16_class!$D$34:$D$35</c:f>
              <c:numCache>
                <c:formatCode>General</c:formatCode>
                <c:ptCount val="2"/>
                <c:pt idx="0">
                  <c:v>7.6198999999999977</c:v>
                </c:pt>
                <c:pt idx="1">
                  <c:v>8.9570000000000007</c:v>
                </c:pt>
              </c:numCache>
            </c:numRef>
          </c:yVal>
          <c:smooth val="1"/>
          <c:extLst>
            <c:ext xmlns:c16="http://schemas.microsoft.com/office/drawing/2014/chart" uri="{C3380CC4-5D6E-409C-BE32-E72D297353CC}">
              <c16:uniqueId val="{00000005-12F2-42C0-AEEB-8AC0AF99371B}"/>
            </c:ext>
          </c:extLst>
        </c:ser>
        <c:dLbls>
          <c:showLegendKey val="0"/>
          <c:showVal val="0"/>
          <c:showCatName val="0"/>
          <c:showSerName val="0"/>
          <c:showPercent val="0"/>
          <c:showBubbleSize val="0"/>
        </c:dLbls>
        <c:axId val="2111523256"/>
        <c:axId val="2111529272"/>
      </c:scatterChart>
      <c:valAx>
        <c:axId val="21115232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1529272"/>
        <c:crosses val="autoZero"/>
        <c:crossBetween val="midCat"/>
      </c:valAx>
      <c:valAx>
        <c:axId val="2111529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1523256"/>
        <c:crosses val="autoZero"/>
        <c:crossBetween val="midCat"/>
      </c:valAx>
    </c:plotArea>
    <c:legend>
      <c:legendPos val="r"/>
      <c:overlay val="0"/>
    </c:legend>
    <c:plotVisOnly val="1"/>
    <c:dispBlanksAs val="gap"/>
    <c:showDLblsOverMax val="0"/>
  </c:chart>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1"/>
          <c:order val="0"/>
          <c:tx>
            <c:v>ICB</c:v>
          </c:tx>
          <c:xVal>
            <c:numRef>
              <c:f>landscape!$B$2:$B$6</c:f>
              <c:numCache>
                <c:formatCode>General</c:formatCode>
                <c:ptCount val="5"/>
                <c:pt idx="0">
                  <c:v>1969</c:v>
                </c:pt>
                <c:pt idx="1">
                  <c:v>1987</c:v>
                </c:pt>
                <c:pt idx="2">
                  <c:v>1997</c:v>
                </c:pt>
                <c:pt idx="3">
                  <c:v>2005</c:v>
                </c:pt>
                <c:pt idx="4">
                  <c:v>2012</c:v>
                </c:pt>
              </c:numCache>
            </c:numRef>
          </c:xVal>
          <c:yVal>
            <c:numRef>
              <c:f>landscape!$E$2:$E$6</c:f>
              <c:numCache>
                <c:formatCode>General</c:formatCode>
                <c:ptCount val="5"/>
                <c:pt idx="0">
                  <c:v>94.642099999999999</c:v>
                </c:pt>
                <c:pt idx="1">
                  <c:v>90.515500000000003</c:v>
                </c:pt>
                <c:pt idx="2">
                  <c:v>92.459300000000013</c:v>
                </c:pt>
                <c:pt idx="3">
                  <c:v>90.395700000000005</c:v>
                </c:pt>
                <c:pt idx="4">
                  <c:v>87.057000000000002</c:v>
                </c:pt>
              </c:numCache>
            </c:numRef>
          </c:yVal>
          <c:smooth val="1"/>
          <c:extLst>
            <c:ext xmlns:c16="http://schemas.microsoft.com/office/drawing/2014/chart" uri="{C3380CC4-5D6E-409C-BE32-E72D297353CC}">
              <c16:uniqueId val="{00000000-911C-4A71-AFAD-65122D968C19}"/>
            </c:ext>
          </c:extLst>
        </c:ser>
        <c:ser>
          <c:idx val="0"/>
          <c:order val="1"/>
          <c:tx>
            <c:v>SLB</c:v>
          </c:tx>
          <c:xVal>
            <c:numRef>
              <c:f>landscape!$B$10:$B$11</c:f>
              <c:numCache>
                <c:formatCode>General</c:formatCode>
                <c:ptCount val="2"/>
                <c:pt idx="0">
                  <c:v>1973</c:v>
                </c:pt>
                <c:pt idx="1">
                  <c:v>2014</c:v>
                </c:pt>
              </c:numCache>
            </c:numRef>
          </c:xVal>
          <c:yVal>
            <c:numRef>
              <c:f>landscape!$E$10:$E$11</c:f>
              <c:numCache>
                <c:formatCode>General</c:formatCode>
                <c:ptCount val="2"/>
                <c:pt idx="0">
                  <c:v>96.337500000000006</c:v>
                </c:pt>
                <c:pt idx="1">
                  <c:v>96.837500000000006</c:v>
                </c:pt>
              </c:numCache>
            </c:numRef>
          </c:yVal>
          <c:smooth val="1"/>
          <c:extLst>
            <c:ext xmlns:c16="http://schemas.microsoft.com/office/drawing/2014/chart" uri="{C3380CC4-5D6E-409C-BE32-E72D297353CC}">
              <c16:uniqueId val="{00000001-911C-4A71-AFAD-65122D968C19}"/>
            </c:ext>
          </c:extLst>
        </c:ser>
        <c:dLbls>
          <c:showLegendKey val="0"/>
          <c:showVal val="0"/>
          <c:showCatName val="0"/>
          <c:showSerName val="0"/>
          <c:showPercent val="0"/>
          <c:showBubbleSize val="0"/>
        </c:dLbls>
        <c:axId val="2111098312"/>
        <c:axId val="2111101304"/>
      </c:scatterChart>
      <c:valAx>
        <c:axId val="2111098312"/>
        <c:scaling>
          <c:orientation val="minMax"/>
        </c:scaling>
        <c:delete val="0"/>
        <c:axPos val="b"/>
        <c:numFmt formatCode="General" sourceLinked="1"/>
        <c:majorTickMark val="out"/>
        <c:minorTickMark val="none"/>
        <c:tickLblPos val="nextTo"/>
        <c:crossAx val="2111101304"/>
        <c:crosses val="autoZero"/>
        <c:crossBetween val="midCat"/>
      </c:valAx>
      <c:valAx>
        <c:axId val="2111101304"/>
        <c:scaling>
          <c:orientation val="minMax"/>
        </c:scaling>
        <c:delete val="0"/>
        <c:axPos val="l"/>
        <c:majorGridlines/>
        <c:numFmt formatCode="General" sourceLinked="1"/>
        <c:majorTickMark val="out"/>
        <c:minorTickMark val="none"/>
        <c:tickLblPos val="nextTo"/>
        <c:crossAx val="2111098312"/>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Largest Patch Index, Conifers</a:t>
            </a:r>
          </a:p>
        </c:rich>
      </c:tx>
      <c:overlay val="0"/>
      <c:spPr>
        <a:noFill/>
        <a:ln>
          <a:noFill/>
        </a:ln>
        <a:effectLst/>
      </c:spPr>
    </c:title>
    <c:autoTitleDeleted val="0"/>
    <c:plotArea>
      <c:layout/>
      <c:scatterChart>
        <c:scatterStyle val="smoothMarker"/>
        <c:varyColors val="0"/>
        <c:ser>
          <c:idx val="1"/>
          <c:order val="0"/>
          <c:xVal>
            <c:numRef>
              <c:f>FragstatOut_4_7_16_class!$B$2:$B$6</c:f>
              <c:numCache>
                <c:formatCode>General</c:formatCode>
                <c:ptCount val="5"/>
                <c:pt idx="0">
                  <c:v>1969</c:v>
                </c:pt>
                <c:pt idx="1">
                  <c:v>1987</c:v>
                </c:pt>
                <c:pt idx="2">
                  <c:v>1997</c:v>
                </c:pt>
                <c:pt idx="3">
                  <c:v>2005</c:v>
                </c:pt>
                <c:pt idx="4">
                  <c:v>2012</c:v>
                </c:pt>
              </c:numCache>
            </c:numRef>
          </c:xVal>
          <c:yVal>
            <c:numRef>
              <c:f>FragstatOut_4_7_16_class!$F$2:$F$6</c:f>
              <c:numCache>
                <c:formatCode>General</c:formatCode>
                <c:ptCount val="5"/>
                <c:pt idx="0">
                  <c:v>75.956599999999995</c:v>
                </c:pt>
                <c:pt idx="1">
                  <c:v>69.549499999999995</c:v>
                </c:pt>
                <c:pt idx="2">
                  <c:v>57.875999999999998</c:v>
                </c:pt>
                <c:pt idx="3">
                  <c:v>57.180200000000013</c:v>
                </c:pt>
                <c:pt idx="4">
                  <c:v>45.200200000000002</c:v>
                </c:pt>
              </c:numCache>
            </c:numRef>
          </c:yVal>
          <c:smooth val="1"/>
          <c:extLst>
            <c:ext xmlns:c16="http://schemas.microsoft.com/office/drawing/2014/chart" uri="{C3380CC4-5D6E-409C-BE32-E72D297353CC}">
              <c16:uniqueId val="{00000000-AD3E-48BB-BB6E-0088AC534A66}"/>
            </c:ext>
          </c:extLst>
        </c:ser>
        <c:ser>
          <c:idx val="0"/>
          <c:order val="1"/>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FragstatOut_4_7_16_class!$B$36:$B$37</c:f>
              <c:numCache>
                <c:formatCode>General</c:formatCode>
                <c:ptCount val="2"/>
                <c:pt idx="0">
                  <c:v>1973</c:v>
                </c:pt>
                <c:pt idx="1">
                  <c:v>2014</c:v>
                </c:pt>
              </c:numCache>
            </c:numRef>
          </c:xVal>
          <c:yVal>
            <c:numRef>
              <c:f>FragstatOut_4_7_16_class!$F$36:$F$37</c:f>
              <c:numCache>
                <c:formatCode>General</c:formatCode>
                <c:ptCount val="2"/>
                <c:pt idx="0">
                  <c:v>81.886899999999983</c:v>
                </c:pt>
                <c:pt idx="1">
                  <c:v>81.839600000000004</c:v>
                </c:pt>
              </c:numCache>
            </c:numRef>
          </c:yVal>
          <c:smooth val="1"/>
          <c:extLst>
            <c:ext xmlns:c16="http://schemas.microsoft.com/office/drawing/2014/chart" uri="{C3380CC4-5D6E-409C-BE32-E72D297353CC}">
              <c16:uniqueId val="{00000001-AD3E-48BB-BB6E-0088AC534A66}"/>
            </c:ext>
          </c:extLst>
        </c:ser>
        <c:dLbls>
          <c:showLegendKey val="0"/>
          <c:showVal val="0"/>
          <c:showCatName val="0"/>
          <c:showSerName val="0"/>
          <c:showPercent val="0"/>
          <c:showBubbleSize val="0"/>
        </c:dLbls>
        <c:axId val="2111134904"/>
        <c:axId val="2111140488"/>
      </c:scatterChart>
      <c:valAx>
        <c:axId val="21111349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1140488"/>
        <c:crosses val="autoZero"/>
        <c:crossBetween val="midCat"/>
      </c:valAx>
      <c:valAx>
        <c:axId val="2111140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a:t>Percent of Total Area</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1134904"/>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Largest</a:t>
            </a:r>
            <a:r>
              <a:rPr lang="en-US" baseline="0"/>
              <a:t> Patch Index, </a:t>
            </a:r>
            <a:r>
              <a:rPr lang="en-US"/>
              <a:t>Others</a:t>
            </a:r>
          </a:p>
        </c:rich>
      </c:tx>
      <c:overlay val="0"/>
      <c:spPr>
        <a:noFill/>
        <a:ln>
          <a:noFill/>
        </a:ln>
        <a:effectLst/>
      </c:spPr>
    </c:title>
    <c:autoTitleDeleted val="0"/>
    <c:plotArea>
      <c:layout>
        <c:manualLayout>
          <c:layoutTarget val="inner"/>
          <c:xMode val="edge"/>
          <c:yMode val="edge"/>
          <c:x val="0.13430612840061701"/>
          <c:y val="0.16090040086339799"/>
          <c:w val="0.488840605400995"/>
          <c:h val="0.64543134698356996"/>
        </c:manualLayout>
      </c:layout>
      <c:scatterChart>
        <c:scatterStyle val="smoothMarker"/>
        <c:varyColors val="0"/>
        <c:ser>
          <c:idx val="2"/>
          <c:order val="0"/>
          <c:tx>
            <c:v>ICB Dense Mdw.</c:v>
          </c:tx>
          <c:spPr>
            <a:ln>
              <a:solidFill>
                <a:schemeClr val="accent1"/>
              </a:solidFill>
            </a:ln>
          </c:spPr>
          <c:marker>
            <c:spPr>
              <a:solidFill>
                <a:schemeClr val="accent1"/>
              </a:solidFill>
              <a:ln>
                <a:solidFill>
                  <a:schemeClr val="accent1"/>
                </a:solidFill>
              </a:ln>
            </c:spPr>
          </c:marker>
          <c:xVal>
            <c:numRef>
              <c:f>FragstatOut_4_7_16_class!$B$17:$B$21</c:f>
              <c:numCache>
                <c:formatCode>General</c:formatCode>
                <c:ptCount val="5"/>
                <c:pt idx="0">
                  <c:v>1969</c:v>
                </c:pt>
                <c:pt idx="1">
                  <c:v>1987</c:v>
                </c:pt>
                <c:pt idx="2">
                  <c:v>1997</c:v>
                </c:pt>
                <c:pt idx="3">
                  <c:v>2005</c:v>
                </c:pt>
                <c:pt idx="4">
                  <c:v>2012</c:v>
                </c:pt>
              </c:numCache>
            </c:numRef>
          </c:xVal>
          <c:yVal>
            <c:numRef>
              <c:f>FragstatOut_4_7_16_class!$F$17:$F$21</c:f>
              <c:numCache>
                <c:formatCode>General</c:formatCode>
                <c:ptCount val="5"/>
                <c:pt idx="0">
                  <c:v>0.1111</c:v>
                </c:pt>
                <c:pt idx="1">
                  <c:v>3.9300000000000002E-2</c:v>
                </c:pt>
                <c:pt idx="2">
                  <c:v>0.1115</c:v>
                </c:pt>
                <c:pt idx="3">
                  <c:v>0.26590000000000003</c:v>
                </c:pt>
                <c:pt idx="4">
                  <c:v>0.1623</c:v>
                </c:pt>
              </c:numCache>
            </c:numRef>
          </c:yVal>
          <c:smooth val="1"/>
          <c:extLst>
            <c:ext xmlns:c16="http://schemas.microsoft.com/office/drawing/2014/chart" uri="{C3380CC4-5D6E-409C-BE32-E72D297353CC}">
              <c16:uniqueId val="{00000000-5D22-4C80-BA31-1F79A013F090}"/>
            </c:ext>
          </c:extLst>
        </c:ser>
        <c:ser>
          <c:idx val="3"/>
          <c:order val="1"/>
          <c:tx>
            <c:v>SLB Dense Mdw.</c:v>
          </c:tx>
          <c:spPr>
            <a:ln w="19050" cap="rnd">
              <a:solidFill>
                <a:schemeClr val="accent1"/>
              </a:solidFill>
              <a:round/>
            </a:ln>
            <a:effectLst/>
          </c:spPr>
          <c:marker>
            <c:symbol val="diamond"/>
            <c:size val="5"/>
            <c:spPr>
              <a:solidFill>
                <a:schemeClr val="accent1"/>
              </a:solidFill>
              <a:ln>
                <a:solidFill>
                  <a:schemeClr val="accent1"/>
                </a:solidFill>
              </a:ln>
            </c:spPr>
          </c:marker>
          <c:xVal>
            <c:numRef>
              <c:f>FragstatOut_4_7_16_class!$B$38:$B$39</c:f>
              <c:numCache>
                <c:formatCode>General</c:formatCode>
                <c:ptCount val="2"/>
                <c:pt idx="0">
                  <c:v>1973</c:v>
                </c:pt>
                <c:pt idx="1">
                  <c:v>2014</c:v>
                </c:pt>
              </c:numCache>
            </c:numRef>
          </c:xVal>
          <c:yVal>
            <c:numRef>
              <c:f>FragstatOut_4_7_16_class!$F$38:$F$39</c:f>
              <c:numCache>
                <c:formatCode>General</c:formatCode>
                <c:ptCount val="2"/>
                <c:pt idx="0">
                  <c:v>0.22570000000000001</c:v>
                </c:pt>
                <c:pt idx="1">
                  <c:v>0.25240000000000001</c:v>
                </c:pt>
              </c:numCache>
            </c:numRef>
          </c:yVal>
          <c:smooth val="1"/>
          <c:extLst>
            <c:ext xmlns:c16="http://schemas.microsoft.com/office/drawing/2014/chart" uri="{C3380CC4-5D6E-409C-BE32-E72D297353CC}">
              <c16:uniqueId val="{00000001-5D22-4C80-BA31-1F79A013F090}"/>
            </c:ext>
          </c:extLst>
        </c:ser>
        <c:ser>
          <c:idx val="4"/>
          <c:order val="2"/>
          <c:tx>
            <c:v>ICB Shrub</c:v>
          </c:tx>
          <c:spPr>
            <a:ln>
              <a:solidFill>
                <a:schemeClr val="accent6">
                  <a:lumMod val="50000"/>
                </a:schemeClr>
              </a:solidFill>
            </a:ln>
          </c:spPr>
          <c:marker>
            <c:spPr>
              <a:ln>
                <a:solidFill>
                  <a:schemeClr val="accent6">
                    <a:lumMod val="50000"/>
                  </a:schemeClr>
                </a:solidFill>
              </a:ln>
            </c:spPr>
          </c:marker>
          <c:xVal>
            <c:numRef>
              <c:f>FragstatOut_4_7_16_class!$B$7:$B$11</c:f>
              <c:numCache>
                <c:formatCode>General</c:formatCode>
                <c:ptCount val="5"/>
                <c:pt idx="0">
                  <c:v>1969</c:v>
                </c:pt>
                <c:pt idx="1">
                  <c:v>1987</c:v>
                </c:pt>
                <c:pt idx="2">
                  <c:v>1997</c:v>
                </c:pt>
                <c:pt idx="3">
                  <c:v>2005</c:v>
                </c:pt>
                <c:pt idx="4">
                  <c:v>2012</c:v>
                </c:pt>
              </c:numCache>
            </c:numRef>
          </c:xVal>
          <c:yVal>
            <c:numRef>
              <c:f>FragstatOut_4_7_16_class!$F$7:$F$11</c:f>
              <c:numCache>
                <c:formatCode>General</c:formatCode>
                <c:ptCount val="5"/>
                <c:pt idx="0">
                  <c:v>0.66769999999999996</c:v>
                </c:pt>
                <c:pt idx="1">
                  <c:v>0.81599999999999995</c:v>
                </c:pt>
                <c:pt idx="2">
                  <c:v>1.1658999999999999</c:v>
                </c:pt>
                <c:pt idx="3">
                  <c:v>2.3247</c:v>
                </c:pt>
                <c:pt idx="4">
                  <c:v>2.5581999999999998</c:v>
                </c:pt>
              </c:numCache>
            </c:numRef>
          </c:yVal>
          <c:smooth val="1"/>
          <c:extLst>
            <c:ext xmlns:c16="http://schemas.microsoft.com/office/drawing/2014/chart" uri="{C3380CC4-5D6E-409C-BE32-E72D297353CC}">
              <c16:uniqueId val="{00000002-5D22-4C80-BA31-1F79A013F090}"/>
            </c:ext>
          </c:extLst>
        </c:ser>
        <c:ser>
          <c:idx val="5"/>
          <c:order val="3"/>
          <c:tx>
            <c:v>SLB Shrub</c:v>
          </c:tx>
          <c:spPr>
            <a:ln w="19050" cap="rnd">
              <a:solidFill>
                <a:schemeClr val="accent6">
                  <a:lumMod val="50000"/>
                </a:schemeClr>
              </a:solidFill>
              <a:round/>
            </a:ln>
            <a:effectLst/>
          </c:spPr>
          <c:marker>
            <c:symbol val="dot"/>
            <c:size val="5"/>
            <c:spPr>
              <a:solidFill>
                <a:schemeClr val="accent6">
                  <a:lumMod val="50000"/>
                </a:schemeClr>
              </a:solidFill>
              <a:ln>
                <a:solidFill>
                  <a:schemeClr val="accent6">
                    <a:lumMod val="50000"/>
                  </a:schemeClr>
                </a:solidFill>
              </a:ln>
            </c:spPr>
          </c:marker>
          <c:xVal>
            <c:numRef>
              <c:f>FragstatOut_4_7_16_class!$B$32:$B$33</c:f>
              <c:numCache>
                <c:formatCode>General</c:formatCode>
                <c:ptCount val="2"/>
                <c:pt idx="0">
                  <c:v>1973</c:v>
                </c:pt>
                <c:pt idx="1">
                  <c:v>2014</c:v>
                </c:pt>
              </c:numCache>
            </c:numRef>
          </c:xVal>
          <c:yVal>
            <c:numRef>
              <c:f>FragstatOut_4_7_16_class!$F$32:$F$33</c:f>
              <c:numCache>
                <c:formatCode>General</c:formatCode>
                <c:ptCount val="2"/>
                <c:pt idx="0">
                  <c:v>0.71699999999999997</c:v>
                </c:pt>
                <c:pt idx="1">
                  <c:v>0.70450000000000002</c:v>
                </c:pt>
              </c:numCache>
            </c:numRef>
          </c:yVal>
          <c:smooth val="1"/>
          <c:extLst>
            <c:ext xmlns:c16="http://schemas.microsoft.com/office/drawing/2014/chart" uri="{C3380CC4-5D6E-409C-BE32-E72D297353CC}">
              <c16:uniqueId val="{00000003-5D22-4C80-BA31-1F79A013F090}"/>
            </c:ext>
          </c:extLst>
        </c:ser>
        <c:ser>
          <c:idx val="1"/>
          <c:order val="4"/>
          <c:tx>
            <c:v>ICB Sparse Mdw.</c:v>
          </c:tx>
          <c:spPr>
            <a:ln>
              <a:solidFill>
                <a:srgbClr val="FFC000"/>
              </a:solidFill>
            </a:ln>
          </c:spPr>
          <c:marker>
            <c:spPr>
              <a:solidFill>
                <a:srgbClr val="FFC000"/>
              </a:solidFill>
              <a:ln>
                <a:solidFill>
                  <a:srgbClr val="FFC000"/>
                </a:solidFill>
              </a:ln>
            </c:spPr>
          </c:marker>
          <c:xVal>
            <c:numRef>
              <c:f>FragstatOut_4_7_16_class!$B$12:$B$16</c:f>
              <c:numCache>
                <c:formatCode>General</c:formatCode>
                <c:ptCount val="5"/>
                <c:pt idx="0">
                  <c:v>1969</c:v>
                </c:pt>
                <c:pt idx="1">
                  <c:v>1987</c:v>
                </c:pt>
                <c:pt idx="2">
                  <c:v>1997</c:v>
                </c:pt>
                <c:pt idx="3">
                  <c:v>2005</c:v>
                </c:pt>
                <c:pt idx="4">
                  <c:v>2012</c:v>
                </c:pt>
              </c:numCache>
            </c:numRef>
          </c:xVal>
          <c:yVal>
            <c:numRef>
              <c:f>FragstatOut_4_7_16_class!$F$12:$F$16</c:f>
              <c:numCache>
                <c:formatCode>General</c:formatCode>
                <c:ptCount val="5"/>
                <c:pt idx="0">
                  <c:v>0.18140000000000001</c:v>
                </c:pt>
                <c:pt idx="1">
                  <c:v>1.2314000000000001</c:v>
                </c:pt>
                <c:pt idx="2">
                  <c:v>3.0489000000000002</c:v>
                </c:pt>
                <c:pt idx="3">
                  <c:v>2.9137</c:v>
                </c:pt>
                <c:pt idx="4">
                  <c:v>1.4964999999999999</c:v>
                </c:pt>
              </c:numCache>
            </c:numRef>
          </c:yVal>
          <c:smooth val="1"/>
          <c:extLst>
            <c:ext xmlns:c16="http://schemas.microsoft.com/office/drawing/2014/chart" uri="{C3380CC4-5D6E-409C-BE32-E72D297353CC}">
              <c16:uniqueId val="{00000004-5D22-4C80-BA31-1F79A013F090}"/>
            </c:ext>
          </c:extLst>
        </c:ser>
        <c:ser>
          <c:idx val="0"/>
          <c:order val="5"/>
          <c:tx>
            <c:v>SLB Sparse Mdw.</c:v>
          </c:tx>
          <c:spPr>
            <a:ln w="19050" cap="rnd">
              <a:solidFill>
                <a:srgbClr val="FFC000"/>
              </a:solidFill>
              <a:round/>
            </a:ln>
            <a:effectLst/>
          </c:spPr>
          <c:marker>
            <c:symbol val="circle"/>
            <c:size val="5"/>
            <c:spPr>
              <a:solidFill>
                <a:srgbClr val="FFC000"/>
              </a:solidFill>
              <a:ln w="9525">
                <a:solidFill>
                  <a:srgbClr val="FFC000"/>
                </a:solidFill>
              </a:ln>
              <a:effectLst/>
            </c:spPr>
          </c:marker>
          <c:xVal>
            <c:numRef>
              <c:f>FragstatOut_4_7_16_class!$B$34:$B$35</c:f>
              <c:numCache>
                <c:formatCode>General</c:formatCode>
                <c:ptCount val="2"/>
                <c:pt idx="0">
                  <c:v>1973</c:v>
                </c:pt>
                <c:pt idx="1">
                  <c:v>2014</c:v>
                </c:pt>
              </c:numCache>
            </c:numRef>
          </c:xVal>
          <c:yVal>
            <c:numRef>
              <c:f>FragstatOut_4_7_16_class!$F$34:$F$35</c:f>
              <c:numCache>
                <c:formatCode>General</c:formatCode>
                <c:ptCount val="2"/>
                <c:pt idx="0">
                  <c:v>0.31440000000000001</c:v>
                </c:pt>
                <c:pt idx="1">
                  <c:v>0.57550000000000001</c:v>
                </c:pt>
              </c:numCache>
            </c:numRef>
          </c:yVal>
          <c:smooth val="1"/>
          <c:extLst>
            <c:ext xmlns:c16="http://schemas.microsoft.com/office/drawing/2014/chart" uri="{C3380CC4-5D6E-409C-BE32-E72D297353CC}">
              <c16:uniqueId val="{00000005-5D22-4C80-BA31-1F79A013F090}"/>
            </c:ext>
          </c:extLst>
        </c:ser>
        <c:dLbls>
          <c:showLegendKey val="0"/>
          <c:showVal val="0"/>
          <c:showCatName val="0"/>
          <c:showSerName val="0"/>
          <c:showPercent val="0"/>
          <c:showBubbleSize val="0"/>
        </c:dLbls>
        <c:axId val="2111203944"/>
        <c:axId val="2111212392"/>
      </c:scatterChart>
      <c:valAx>
        <c:axId val="2111203944"/>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US"/>
                  <a:t>Year</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1212392"/>
        <c:crosses val="autoZero"/>
        <c:crossBetween val="midCat"/>
      </c:valAx>
      <c:valAx>
        <c:axId val="2111212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a:t>Percent of</a:t>
                </a:r>
                <a:r>
                  <a:rPr lang="en-US" baseline="0"/>
                  <a:t> Total Area</a:t>
                </a:r>
                <a:endParaRPr lang="en-US"/>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1203944"/>
        <c:crosses val="autoZero"/>
        <c:crossBetween val="midCat"/>
      </c:valAx>
    </c:plotArea>
    <c:legend>
      <c:legendPos val="r"/>
      <c:overlay val="0"/>
    </c:legend>
    <c:plotVisOnly val="1"/>
    <c:dispBlanksAs val="gap"/>
    <c:showDLblsOverMax val="0"/>
  </c:chart>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Mean Patch Area</a:t>
            </a:r>
          </a:p>
        </c:rich>
      </c:tx>
      <c:layout>
        <c:manualLayout>
          <c:xMode val="edge"/>
          <c:yMode val="edge"/>
          <c:x val="0.22646798937366899"/>
          <c:y val="2.29665071770335E-2"/>
        </c:manualLayout>
      </c:layout>
      <c:overlay val="0"/>
      <c:spPr>
        <a:noFill/>
        <a:ln>
          <a:noFill/>
        </a:ln>
        <a:effectLst/>
      </c:spPr>
    </c:title>
    <c:autoTitleDeleted val="0"/>
    <c:plotArea>
      <c:layout>
        <c:manualLayout>
          <c:layoutTarget val="inner"/>
          <c:xMode val="edge"/>
          <c:yMode val="edge"/>
          <c:x val="0.183597533949793"/>
          <c:y val="0.375025278058645"/>
          <c:w val="0.71566978736477305"/>
          <c:h val="0.390411853220066"/>
        </c:manualLayout>
      </c:layout>
      <c:scatterChart>
        <c:scatterStyle val="smoothMarker"/>
        <c:varyColors val="0"/>
        <c:ser>
          <c:idx val="3"/>
          <c:order val="0"/>
          <c:tx>
            <c:v>SLB Conifer</c:v>
          </c:tx>
          <c:spPr>
            <a:ln w="19050" cap="rnd">
              <a:solidFill>
                <a:schemeClr val="accent3">
                  <a:lumMod val="50000"/>
                </a:schemeClr>
              </a:solidFill>
              <a:prstDash val="dash"/>
              <a:round/>
            </a:ln>
            <a:effectLst/>
          </c:spPr>
          <c:marker>
            <c:symbol val="circle"/>
            <c:size val="7"/>
            <c:spPr>
              <a:solidFill>
                <a:schemeClr val="accent3">
                  <a:lumMod val="50000"/>
                </a:schemeClr>
              </a:solidFill>
              <a:ln>
                <a:solidFill>
                  <a:schemeClr val="accent3">
                    <a:lumMod val="50000"/>
                  </a:schemeClr>
                </a:solidFill>
              </a:ln>
            </c:spPr>
          </c:marker>
          <c:xVal>
            <c:numRef>
              <c:f>FragstatOut_4_7_16_class!$B$36:$B$37</c:f>
              <c:numCache>
                <c:formatCode>General</c:formatCode>
                <c:ptCount val="2"/>
                <c:pt idx="0">
                  <c:v>1973</c:v>
                </c:pt>
                <c:pt idx="1">
                  <c:v>2014</c:v>
                </c:pt>
              </c:numCache>
            </c:numRef>
          </c:xVal>
          <c:yVal>
            <c:numRef>
              <c:f>FragstatOut_4_7_16_class!$R$36:$R$37</c:f>
              <c:numCache>
                <c:formatCode>General</c:formatCode>
                <c:ptCount val="2"/>
                <c:pt idx="0">
                  <c:v>15.3401</c:v>
                </c:pt>
                <c:pt idx="1">
                  <c:v>12.8771</c:v>
                </c:pt>
              </c:numCache>
            </c:numRef>
          </c:yVal>
          <c:smooth val="1"/>
          <c:extLst>
            <c:ext xmlns:c16="http://schemas.microsoft.com/office/drawing/2014/chart" uri="{C3380CC4-5D6E-409C-BE32-E72D297353CC}">
              <c16:uniqueId val="{00000000-0E13-416B-905D-5AECDD6AAD47}"/>
            </c:ext>
          </c:extLst>
        </c:ser>
        <c:dLbls>
          <c:showLegendKey val="0"/>
          <c:showVal val="0"/>
          <c:showCatName val="0"/>
          <c:showSerName val="0"/>
          <c:showPercent val="0"/>
          <c:showBubbleSize val="0"/>
        </c:dLbls>
        <c:axId val="2111234824"/>
        <c:axId val="2111240648"/>
      </c:scatterChart>
      <c:valAx>
        <c:axId val="21112348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1240648"/>
        <c:crosses val="autoZero"/>
        <c:crossBetween val="midCat"/>
      </c:valAx>
      <c:valAx>
        <c:axId val="2111240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a:t>Hectares</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1234824"/>
        <c:crosses val="autoZero"/>
        <c:crossBetween val="midCat"/>
      </c:valAx>
    </c:plotArea>
    <c:legend>
      <c:legendPos val="r"/>
      <c:layout>
        <c:manualLayout>
          <c:xMode val="edge"/>
          <c:yMode val="edge"/>
          <c:x val="0.63558107868095404"/>
          <c:y val="0.20681034688661901"/>
          <c:w val="0.34003363377586299"/>
          <c:h val="0.18284037801644901"/>
        </c:manualLayout>
      </c:layout>
      <c:overlay val="0"/>
    </c:legend>
    <c:plotVisOnly val="1"/>
    <c:dispBlanksAs val="gap"/>
    <c:showDLblsOverMax val="0"/>
  </c:chart>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Std. Deviation of Patch Area</a:t>
            </a:r>
          </a:p>
        </c:rich>
      </c:tx>
      <c:layout>
        <c:manualLayout>
          <c:xMode val="edge"/>
          <c:yMode val="edge"/>
          <c:x val="0.22646798937366899"/>
          <c:y val="2.29665071770335E-2"/>
        </c:manualLayout>
      </c:layout>
      <c:overlay val="0"/>
      <c:spPr>
        <a:noFill/>
        <a:ln>
          <a:noFill/>
        </a:ln>
        <a:effectLst/>
      </c:spPr>
    </c:title>
    <c:autoTitleDeleted val="0"/>
    <c:plotArea>
      <c:layout/>
      <c:scatterChart>
        <c:scatterStyle val="smoothMarker"/>
        <c:varyColors val="0"/>
        <c:ser>
          <c:idx val="3"/>
          <c:order val="0"/>
          <c:spPr>
            <a:ln w="19050" cap="rnd">
              <a:solidFill>
                <a:schemeClr val="accent3">
                  <a:lumMod val="50000"/>
                </a:schemeClr>
              </a:solidFill>
              <a:prstDash val="dash"/>
              <a:round/>
            </a:ln>
            <a:effectLst/>
          </c:spPr>
          <c:marker>
            <c:symbol val="circle"/>
            <c:size val="7"/>
            <c:spPr>
              <a:solidFill>
                <a:schemeClr val="accent3">
                  <a:lumMod val="50000"/>
                </a:schemeClr>
              </a:solidFill>
              <a:ln>
                <a:solidFill>
                  <a:schemeClr val="accent3">
                    <a:lumMod val="50000"/>
                  </a:schemeClr>
                </a:solidFill>
              </a:ln>
            </c:spPr>
          </c:marker>
          <c:xVal>
            <c:numRef>
              <c:f>FragstatOut_4_7_16_class!$B$36:$B$37</c:f>
              <c:numCache>
                <c:formatCode>General</c:formatCode>
                <c:ptCount val="2"/>
                <c:pt idx="0">
                  <c:v>1973</c:v>
                </c:pt>
                <c:pt idx="1">
                  <c:v>2014</c:v>
                </c:pt>
              </c:numCache>
            </c:numRef>
          </c:xVal>
          <c:yVal>
            <c:numRef>
              <c:f>FragstatOut_4_7_16_class!$S$36:$S$37</c:f>
              <c:numCache>
                <c:formatCode>General</c:formatCode>
                <c:ptCount val="2"/>
                <c:pt idx="0">
                  <c:v>344.0183999999997</c:v>
                </c:pt>
                <c:pt idx="1">
                  <c:v>316.1825</c:v>
                </c:pt>
              </c:numCache>
            </c:numRef>
          </c:yVal>
          <c:smooth val="1"/>
          <c:extLst>
            <c:ext xmlns:c16="http://schemas.microsoft.com/office/drawing/2014/chart" uri="{C3380CC4-5D6E-409C-BE32-E72D297353CC}">
              <c16:uniqueId val="{00000000-5B99-48DF-A5EA-EF9CFB254CE9}"/>
            </c:ext>
          </c:extLst>
        </c:ser>
        <c:dLbls>
          <c:showLegendKey val="0"/>
          <c:showVal val="0"/>
          <c:showCatName val="0"/>
          <c:showSerName val="0"/>
          <c:showPercent val="0"/>
          <c:showBubbleSize val="0"/>
        </c:dLbls>
        <c:axId val="2111271464"/>
        <c:axId val="2111277128"/>
      </c:scatterChart>
      <c:valAx>
        <c:axId val="21112714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1277128"/>
        <c:crosses val="autoZero"/>
        <c:crossBetween val="midCat"/>
      </c:valAx>
      <c:valAx>
        <c:axId val="2111277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1271464"/>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38432121156301"/>
          <c:y val="7.8097266595669207E-2"/>
          <c:w val="0.70320932049689799"/>
          <c:h val="0.60069774062915704"/>
        </c:manualLayout>
      </c:layout>
      <c:scatterChart>
        <c:scatterStyle val="smoothMarker"/>
        <c:varyColors val="0"/>
        <c:ser>
          <c:idx val="3"/>
          <c:order val="0"/>
          <c:tx>
            <c:v>SLB Dense Mdw.</c:v>
          </c:tx>
          <c:spPr>
            <a:ln w="19050" cap="rnd">
              <a:solidFill>
                <a:schemeClr val="accent1"/>
              </a:solidFill>
              <a:prstDash val="dash"/>
              <a:round/>
            </a:ln>
            <a:effectLst/>
          </c:spPr>
          <c:marker>
            <c:symbol val="triangle"/>
            <c:size val="7"/>
            <c:spPr>
              <a:solidFill>
                <a:schemeClr val="accent1"/>
              </a:solidFill>
              <a:ln>
                <a:solidFill>
                  <a:schemeClr val="accent1"/>
                </a:solidFill>
              </a:ln>
            </c:spPr>
          </c:marker>
          <c:xVal>
            <c:numRef>
              <c:f>FragstatOut_4_7_16_class!$B$38:$B$39</c:f>
              <c:numCache>
                <c:formatCode>General</c:formatCode>
                <c:ptCount val="2"/>
                <c:pt idx="0">
                  <c:v>1973</c:v>
                </c:pt>
                <c:pt idx="1">
                  <c:v>2014</c:v>
                </c:pt>
              </c:numCache>
            </c:numRef>
          </c:xVal>
          <c:yVal>
            <c:numRef>
              <c:f>FragstatOut_4_7_16_class!$R$38:$R$39</c:f>
              <c:numCache>
                <c:formatCode>General</c:formatCode>
                <c:ptCount val="2"/>
                <c:pt idx="0">
                  <c:v>1.5812999999999999</c:v>
                </c:pt>
                <c:pt idx="1">
                  <c:v>1.3767</c:v>
                </c:pt>
              </c:numCache>
            </c:numRef>
          </c:yVal>
          <c:smooth val="1"/>
          <c:extLst>
            <c:ext xmlns:c16="http://schemas.microsoft.com/office/drawing/2014/chart" uri="{C3380CC4-5D6E-409C-BE32-E72D297353CC}">
              <c16:uniqueId val="{00000000-439D-4B31-A6B6-3353688D9BF2}"/>
            </c:ext>
          </c:extLst>
        </c:ser>
        <c:ser>
          <c:idx val="5"/>
          <c:order val="1"/>
          <c:tx>
            <c:v>SLB Shrub</c:v>
          </c:tx>
          <c:spPr>
            <a:ln w="19050" cap="rnd">
              <a:solidFill>
                <a:schemeClr val="accent6">
                  <a:lumMod val="50000"/>
                </a:schemeClr>
              </a:solidFill>
              <a:prstDash val="dash"/>
              <a:round/>
            </a:ln>
            <a:effectLst/>
          </c:spPr>
          <c:marker>
            <c:symbol val="star"/>
            <c:size val="7"/>
            <c:spPr>
              <a:noFill/>
              <a:ln>
                <a:solidFill>
                  <a:schemeClr val="accent6">
                    <a:lumMod val="50000"/>
                  </a:schemeClr>
                </a:solidFill>
              </a:ln>
            </c:spPr>
          </c:marker>
          <c:xVal>
            <c:numRef>
              <c:f>FragstatOut_4_7_16_class!$B$32:$B$33</c:f>
              <c:numCache>
                <c:formatCode>General</c:formatCode>
                <c:ptCount val="2"/>
                <c:pt idx="0">
                  <c:v>1973</c:v>
                </c:pt>
                <c:pt idx="1">
                  <c:v>2014</c:v>
                </c:pt>
              </c:numCache>
            </c:numRef>
          </c:xVal>
          <c:yVal>
            <c:numRef>
              <c:f>FragstatOut_4_7_16_class!$R$32:$R$33</c:f>
              <c:numCache>
                <c:formatCode>General</c:formatCode>
                <c:ptCount val="2"/>
                <c:pt idx="0">
                  <c:v>0.74119999999999997</c:v>
                </c:pt>
                <c:pt idx="1">
                  <c:v>0.82509999999999994</c:v>
                </c:pt>
              </c:numCache>
            </c:numRef>
          </c:yVal>
          <c:smooth val="1"/>
          <c:extLst>
            <c:ext xmlns:c16="http://schemas.microsoft.com/office/drawing/2014/chart" uri="{C3380CC4-5D6E-409C-BE32-E72D297353CC}">
              <c16:uniqueId val="{00000001-439D-4B31-A6B6-3353688D9BF2}"/>
            </c:ext>
          </c:extLst>
        </c:ser>
        <c:ser>
          <c:idx val="0"/>
          <c:order val="2"/>
          <c:tx>
            <c:v>SLB Sparse Mdw.</c:v>
          </c:tx>
          <c:spPr>
            <a:ln w="19050" cap="rnd">
              <a:solidFill>
                <a:srgbClr val="FFC000"/>
              </a:solidFill>
              <a:prstDash val="dash"/>
              <a:round/>
            </a:ln>
            <a:effectLst/>
          </c:spPr>
          <c:marker>
            <c:symbol val="square"/>
            <c:size val="7"/>
            <c:spPr>
              <a:solidFill>
                <a:srgbClr val="FFC000"/>
              </a:solidFill>
              <a:ln w="9525">
                <a:solidFill>
                  <a:srgbClr val="FFC000"/>
                </a:solidFill>
              </a:ln>
              <a:effectLst/>
            </c:spPr>
          </c:marker>
          <c:xVal>
            <c:numRef>
              <c:f>FragstatOut_4_7_16_class!$B$34:$B$35</c:f>
              <c:numCache>
                <c:formatCode>General</c:formatCode>
                <c:ptCount val="2"/>
                <c:pt idx="0">
                  <c:v>1973</c:v>
                </c:pt>
                <c:pt idx="1">
                  <c:v>2014</c:v>
                </c:pt>
              </c:numCache>
            </c:numRef>
          </c:xVal>
          <c:yVal>
            <c:numRef>
              <c:f>FragstatOut_4_7_16_class!$R$34:$R$35</c:f>
              <c:numCache>
                <c:formatCode>General</c:formatCode>
                <c:ptCount val="2"/>
                <c:pt idx="0">
                  <c:v>0.38150000000000001</c:v>
                </c:pt>
                <c:pt idx="1">
                  <c:v>0.52749999999999997</c:v>
                </c:pt>
              </c:numCache>
            </c:numRef>
          </c:yVal>
          <c:smooth val="1"/>
          <c:extLst>
            <c:ext xmlns:c16="http://schemas.microsoft.com/office/drawing/2014/chart" uri="{C3380CC4-5D6E-409C-BE32-E72D297353CC}">
              <c16:uniqueId val="{00000002-439D-4B31-A6B6-3353688D9BF2}"/>
            </c:ext>
          </c:extLst>
        </c:ser>
        <c:dLbls>
          <c:showLegendKey val="0"/>
          <c:showVal val="0"/>
          <c:showCatName val="0"/>
          <c:showSerName val="0"/>
          <c:showPercent val="0"/>
          <c:showBubbleSize val="0"/>
        </c:dLbls>
        <c:axId val="2111318152"/>
        <c:axId val="2111323944"/>
      </c:scatterChart>
      <c:valAx>
        <c:axId val="21113181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1323944"/>
        <c:crosses val="autoZero"/>
        <c:crossBetween val="midCat"/>
      </c:valAx>
      <c:valAx>
        <c:axId val="2111323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a:t>Hectares</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1318152"/>
        <c:crosses val="autoZero"/>
        <c:crossBetween val="midCat"/>
      </c:valAx>
    </c:plotArea>
    <c:legend>
      <c:legendPos val="r"/>
      <c:layout>
        <c:manualLayout>
          <c:xMode val="edge"/>
          <c:yMode val="edge"/>
          <c:x val="0.21194751082857199"/>
          <c:y val="0.79138362561668396"/>
          <c:w val="0.60496256999310905"/>
          <c:h val="0.204313073925662"/>
        </c:manualLayout>
      </c:layout>
      <c:overlay val="0"/>
    </c:legend>
    <c:plotVisOnly val="1"/>
    <c:dispBlanksAs val="gap"/>
    <c:showDLblsOverMax val="0"/>
  </c:chart>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275235415869"/>
          <c:y val="5.97663678348275E-2"/>
          <c:w val="0.79095869595248003"/>
          <c:h val="0.6294579314505"/>
        </c:manualLayout>
      </c:layout>
      <c:scatterChart>
        <c:scatterStyle val="smoothMarker"/>
        <c:varyColors val="0"/>
        <c:ser>
          <c:idx val="3"/>
          <c:order val="0"/>
          <c:spPr>
            <a:ln w="19050" cap="rnd">
              <a:solidFill>
                <a:schemeClr val="accent1"/>
              </a:solidFill>
              <a:prstDash val="dash"/>
              <a:round/>
            </a:ln>
            <a:effectLst/>
          </c:spPr>
          <c:marker>
            <c:symbol val="triangle"/>
            <c:size val="7"/>
            <c:spPr>
              <a:solidFill>
                <a:schemeClr val="accent1"/>
              </a:solidFill>
              <a:ln>
                <a:solidFill>
                  <a:schemeClr val="accent1"/>
                </a:solidFill>
              </a:ln>
            </c:spPr>
          </c:marker>
          <c:xVal>
            <c:numRef>
              <c:f>FragstatOut_4_7_16_class!$B$38:$B$39</c:f>
              <c:numCache>
                <c:formatCode>General</c:formatCode>
                <c:ptCount val="2"/>
                <c:pt idx="0">
                  <c:v>1973</c:v>
                </c:pt>
                <c:pt idx="1">
                  <c:v>2014</c:v>
                </c:pt>
              </c:numCache>
            </c:numRef>
          </c:xVal>
          <c:yVal>
            <c:numRef>
              <c:f>FragstatOut_4_7_16_class!$S$38:$S$39</c:f>
              <c:numCache>
                <c:formatCode>General</c:formatCode>
                <c:ptCount val="2"/>
                <c:pt idx="0">
                  <c:v>3.5950000000000002</c:v>
                </c:pt>
                <c:pt idx="1">
                  <c:v>3.6236999999999999</c:v>
                </c:pt>
              </c:numCache>
            </c:numRef>
          </c:yVal>
          <c:smooth val="1"/>
          <c:extLst>
            <c:ext xmlns:c16="http://schemas.microsoft.com/office/drawing/2014/chart" uri="{C3380CC4-5D6E-409C-BE32-E72D297353CC}">
              <c16:uniqueId val="{00000000-93DB-4561-9143-608647F165BE}"/>
            </c:ext>
          </c:extLst>
        </c:ser>
        <c:ser>
          <c:idx val="5"/>
          <c:order val="1"/>
          <c:spPr>
            <a:ln w="19050" cap="rnd">
              <a:solidFill>
                <a:schemeClr val="accent6">
                  <a:lumMod val="50000"/>
                </a:schemeClr>
              </a:solidFill>
              <a:prstDash val="dash"/>
              <a:round/>
            </a:ln>
            <a:effectLst/>
          </c:spPr>
          <c:marker>
            <c:symbol val="star"/>
            <c:size val="7"/>
            <c:spPr>
              <a:noFill/>
              <a:ln>
                <a:solidFill>
                  <a:schemeClr val="accent6">
                    <a:lumMod val="50000"/>
                  </a:schemeClr>
                </a:solidFill>
              </a:ln>
            </c:spPr>
          </c:marker>
          <c:xVal>
            <c:numRef>
              <c:f>FragstatOut_4_7_16_class!$B$32:$B$33</c:f>
              <c:numCache>
                <c:formatCode>General</c:formatCode>
                <c:ptCount val="2"/>
                <c:pt idx="0">
                  <c:v>1973</c:v>
                </c:pt>
                <c:pt idx="1">
                  <c:v>2014</c:v>
                </c:pt>
              </c:numCache>
            </c:numRef>
          </c:xVal>
          <c:yVal>
            <c:numRef>
              <c:f>FragstatOut_4_7_16_class!$S$32:$S$33</c:f>
              <c:numCache>
                <c:formatCode>General</c:formatCode>
                <c:ptCount val="2"/>
                <c:pt idx="0">
                  <c:v>3.5996000000000001</c:v>
                </c:pt>
                <c:pt idx="1">
                  <c:v>3.5407000000000002</c:v>
                </c:pt>
              </c:numCache>
            </c:numRef>
          </c:yVal>
          <c:smooth val="1"/>
          <c:extLst>
            <c:ext xmlns:c16="http://schemas.microsoft.com/office/drawing/2014/chart" uri="{C3380CC4-5D6E-409C-BE32-E72D297353CC}">
              <c16:uniqueId val="{00000001-93DB-4561-9143-608647F165BE}"/>
            </c:ext>
          </c:extLst>
        </c:ser>
        <c:ser>
          <c:idx val="0"/>
          <c:order val="2"/>
          <c:spPr>
            <a:ln w="19050" cap="rnd">
              <a:solidFill>
                <a:srgbClr val="FFC000"/>
              </a:solidFill>
              <a:prstDash val="dash"/>
              <a:round/>
            </a:ln>
            <a:effectLst/>
          </c:spPr>
          <c:marker>
            <c:symbol val="square"/>
            <c:size val="7"/>
            <c:spPr>
              <a:solidFill>
                <a:srgbClr val="FFC000"/>
              </a:solidFill>
              <a:ln w="9525">
                <a:solidFill>
                  <a:srgbClr val="FFC000"/>
                </a:solidFill>
              </a:ln>
              <a:effectLst/>
            </c:spPr>
          </c:marker>
          <c:xVal>
            <c:numRef>
              <c:f>FragstatOut_4_7_16_class!$B$34:$B$35</c:f>
              <c:numCache>
                <c:formatCode>General</c:formatCode>
                <c:ptCount val="2"/>
                <c:pt idx="0">
                  <c:v>1973</c:v>
                </c:pt>
                <c:pt idx="1">
                  <c:v>2014</c:v>
                </c:pt>
              </c:numCache>
            </c:numRef>
          </c:xVal>
          <c:yVal>
            <c:numRef>
              <c:f>FragstatOut_4_7_16_class!$S$34:$S$35</c:f>
              <c:numCache>
                <c:formatCode>General</c:formatCode>
                <c:ptCount val="2"/>
                <c:pt idx="0">
                  <c:v>1.0825</c:v>
                </c:pt>
                <c:pt idx="1">
                  <c:v>2.3351000000000002</c:v>
                </c:pt>
              </c:numCache>
            </c:numRef>
          </c:yVal>
          <c:smooth val="1"/>
          <c:extLst>
            <c:ext xmlns:c16="http://schemas.microsoft.com/office/drawing/2014/chart" uri="{C3380CC4-5D6E-409C-BE32-E72D297353CC}">
              <c16:uniqueId val="{00000002-93DB-4561-9143-608647F165BE}"/>
            </c:ext>
          </c:extLst>
        </c:ser>
        <c:dLbls>
          <c:showLegendKey val="0"/>
          <c:showVal val="0"/>
          <c:showCatName val="0"/>
          <c:showSerName val="0"/>
          <c:showPercent val="0"/>
          <c:showBubbleSize val="0"/>
        </c:dLbls>
        <c:axId val="2111359176"/>
        <c:axId val="2111364824"/>
      </c:scatterChart>
      <c:valAx>
        <c:axId val="21113591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1364824"/>
        <c:crosses val="autoZero"/>
        <c:crossBetween val="midCat"/>
      </c:valAx>
      <c:valAx>
        <c:axId val="2111364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1359176"/>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tx>
            <c:v>ICB Dense Mdw.</c:v>
          </c:tx>
          <c:spPr>
            <a:ln>
              <a:solidFill>
                <a:schemeClr val="accent1"/>
              </a:solidFill>
            </a:ln>
          </c:spPr>
          <c:marker>
            <c:spPr>
              <a:solidFill>
                <a:schemeClr val="accent1"/>
              </a:solidFill>
              <a:ln>
                <a:solidFill>
                  <a:schemeClr val="accent1"/>
                </a:solidFill>
              </a:ln>
            </c:spPr>
          </c:marker>
          <c:xVal>
            <c:numRef>
              <c:f>FragstatOut_4_7_16_class!$B$17:$B$21</c:f>
              <c:numCache>
                <c:formatCode>General</c:formatCode>
                <c:ptCount val="5"/>
                <c:pt idx="0">
                  <c:v>1969</c:v>
                </c:pt>
                <c:pt idx="1">
                  <c:v>1987</c:v>
                </c:pt>
                <c:pt idx="2">
                  <c:v>1997</c:v>
                </c:pt>
                <c:pt idx="3">
                  <c:v>2005</c:v>
                </c:pt>
                <c:pt idx="4">
                  <c:v>2012</c:v>
                </c:pt>
              </c:numCache>
            </c:numRef>
          </c:xVal>
          <c:yVal>
            <c:numRef>
              <c:f>FragstatOut_4_7_16_class!$H$17:$H$21</c:f>
              <c:numCache>
                <c:formatCode>General</c:formatCode>
                <c:ptCount val="5"/>
                <c:pt idx="0">
                  <c:v>1.1755</c:v>
                </c:pt>
                <c:pt idx="1">
                  <c:v>1.2322</c:v>
                </c:pt>
                <c:pt idx="3">
                  <c:v>1.2245999999999999</c:v>
                </c:pt>
                <c:pt idx="4">
                  <c:v>1.2518</c:v>
                </c:pt>
              </c:numCache>
            </c:numRef>
          </c:yVal>
          <c:smooth val="1"/>
          <c:extLst>
            <c:ext xmlns:c16="http://schemas.microsoft.com/office/drawing/2014/chart" uri="{C3380CC4-5D6E-409C-BE32-E72D297353CC}">
              <c16:uniqueId val="{00000000-C7B8-46F2-9E30-0A0C47B3E34D}"/>
            </c:ext>
          </c:extLst>
        </c:ser>
        <c:ser>
          <c:idx val="3"/>
          <c:order val="1"/>
          <c:tx>
            <c:v>ICB Dense Mdw.</c:v>
          </c:tx>
          <c:spPr>
            <a:ln w="19050" cap="rnd">
              <a:solidFill>
                <a:schemeClr val="accent1"/>
              </a:solidFill>
              <a:prstDash val="dash"/>
              <a:round/>
            </a:ln>
            <a:effectLst/>
          </c:spPr>
          <c:marker>
            <c:symbol val="triangle"/>
            <c:size val="7"/>
            <c:spPr>
              <a:solidFill>
                <a:schemeClr val="accent1"/>
              </a:solidFill>
              <a:ln>
                <a:solidFill>
                  <a:schemeClr val="accent1"/>
                </a:solidFill>
              </a:ln>
            </c:spPr>
          </c:marker>
          <c:xVal>
            <c:numRef>
              <c:f>FragstatOut_4_7_16_class!$B$38:$B$39</c:f>
              <c:numCache>
                <c:formatCode>General</c:formatCode>
                <c:ptCount val="2"/>
                <c:pt idx="0">
                  <c:v>1973</c:v>
                </c:pt>
                <c:pt idx="1">
                  <c:v>2014</c:v>
                </c:pt>
              </c:numCache>
            </c:numRef>
          </c:xVal>
          <c:yVal>
            <c:numRef>
              <c:f>FragstatOut_4_7_16_class!$H$38:$H$39</c:f>
              <c:numCache>
                <c:formatCode>General</c:formatCode>
                <c:ptCount val="2"/>
                <c:pt idx="0">
                  <c:v>1.1655</c:v>
                </c:pt>
                <c:pt idx="1">
                  <c:v>1.1642999999999999</c:v>
                </c:pt>
              </c:numCache>
            </c:numRef>
          </c:yVal>
          <c:smooth val="1"/>
          <c:extLst>
            <c:ext xmlns:c16="http://schemas.microsoft.com/office/drawing/2014/chart" uri="{C3380CC4-5D6E-409C-BE32-E72D297353CC}">
              <c16:uniqueId val="{00000001-C7B8-46F2-9E30-0A0C47B3E34D}"/>
            </c:ext>
          </c:extLst>
        </c:ser>
        <c:ser>
          <c:idx val="4"/>
          <c:order val="2"/>
          <c:tx>
            <c:v>ICB Shrub</c:v>
          </c:tx>
          <c:spPr>
            <a:ln>
              <a:solidFill>
                <a:schemeClr val="accent2">
                  <a:lumMod val="50000"/>
                </a:schemeClr>
              </a:solidFill>
            </a:ln>
          </c:spPr>
          <c:marker>
            <c:symbol val="star"/>
            <c:size val="7"/>
            <c:spPr>
              <a:ln>
                <a:solidFill>
                  <a:schemeClr val="accent2">
                    <a:lumMod val="50000"/>
                  </a:schemeClr>
                </a:solidFill>
              </a:ln>
            </c:spPr>
          </c:marker>
          <c:xVal>
            <c:numRef>
              <c:f>FragstatOut_4_7_16_class!$B$7:$B$11</c:f>
              <c:numCache>
                <c:formatCode>General</c:formatCode>
                <c:ptCount val="5"/>
                <c:pt idx="0">
                  <c:v>1969</c:v>
                </c:pt>
                <c:pt idx="1">
                  <c:v>1987</c:v>
                </c:pt>
                <c:pt idx="2">
                  <c:v>1997</c:v>
                </c:pt>
                <c:pt idx="3">
                  <c:v>2005</c:v>
                </c:pt>
                <c:pt idx="4">
                  <c:v>2012</c:v>
                </c:pt>
              </c:numCache>
            </c:numRef>
          </c:xVal>
          <c:yVal>
            <c:numRef>
              <c:f>FragstatOut_4_7_16_class!$H$7:$H$11</c:f>
              <c:numCache>
                <c:formatCode>General</c:formatCode>
                <c:ptCount val="5"/>
                <c:pt idx="0">
                  <c:v>1.2275</c:v>
                </c:pt>
                <c:pt idx="1">
                  <c:v>1.2741</c:v>
                </c:pt>
                <c:pt idx="3">
                  <c:v>1.2934000000000001</c:v>
                </c:pt>
                <c:pt idx="4">
                  <c:v>1.3075000000000001</c:v>
                </c:pt>
              </c:numCache>
            </c:numRef>
          </c:yVal>
          <c:smooth val="1"/>
          <c:extLst>
            <c:ext xmlns:c16="http://schemas.microsoft.com/office/drawing/2014/chart" uri="{C3380CC4-5D6E-409C-BE32-E72D297353CC}">
              <c16:uniqueId val="{00000002-C7B8-46F2-9E30-0A0C47B3E34D}"/>
            </c:ext>
          </c:extLst>
        </c:ser>
        <c:ser>
          <c:idx val="5"/>
          <c:order val="3"/>
          <c:tx>
            <c:v>SLB Shrub</c:v>
          </c:tx>
          <c:spPr>
            <a:ln w="19050" cap="rnd">
              <a:solidFill>
                <a:schemeClr val="accent2">
                  <a:lumMod val="50000"/>
                </a:schemeClr>
              </a:solidFill>
              <a:prstDash val="dash"/>
              <a:round/>
            </a:ln>
            <a:effectLst/>
          </c:spPr>
          <c:marker>
            <c:symbol val="star"/>
            <c:size val="7"/>
            <c:spPr>
              <a:noFill/>
              <a:ln>
                <a:solidFill>
                  <a:schemeClr val="accent2">
                    <a:lumMod val="50000"/>
                  </a:schemeClr>
                </a:solidFill>
              </a:ln>
            </c:spPr>
          </c:marker>
          <c:xVal>
            <c:numRef>
              <c:f>FragstatOut_4_7_16_class!$B$32:$B$33</c:f>
              <c:numCache>
                <c:formatCode>General</c:formatCode>
                <c:ptCount val="2"/>
                <c:pt idx="0">
                  <c:v>1973</c:v>
                </c:pt>
                <c:pt idx="1">
                  <c:v>2014</c:v>
                </c:pt>
              </c:numCache>
            </c:numRef>
          </c:xVal>
          <c:yVal>
            <c:numRef>
              <c:f>FragstatOut_4_7_16_class!$H$32:$H$33</c:f>
              <c:numCache>
                <c:formatCode>General</c:formatCode>
                <c:ptCount val="2"/>
                <c:pt idx="0">
                  <c:v>1.2065999999999999</c:v>
                </c:pt>
                <c:pt idx="1">
                  <c:v>1.1919999999999999</c:v>
                </c:pt>
              </c:numCache>
            </c:numRef>
          </c:yVal>
          <c:smooth val="1"/>
          <c:extLst>
            <c:ext xmlns:c16="http://schemas.microsoft.com/office/drawing/2014/chart" uri="{C3380CC4-5D6E-409C-BE32-E72D297353CC}">
              <c16:uniqueId val="{00000003-C7B8-46F2-9E30-0A0C47B3E34D}"/>
            </c:ext>
          </c:extLst>
        </c:ser>
        <c:ser>
          <c:idx val="1"/>
          <c:order val="4"/>
          <c:tx>
            <c:v>ICB Sparse Mdw.</c:v>
          </c:tx>
          <c:spPr>
            <a:ln>
              <a:solidFill>
                <a:srgbClr val="FFC000"/>
              </a:solidFill>
            </a:ln>
          </c:spPr>
          <c:marker>
            <c:spPr>
              <a:solidFill>
                <a:srgbClr val="FFC000"/>
              </a:solidFill>
              <a:ln>
                <a:solidFill>
                  <a:srgbClr val="FFC000"/>
                </a:solidFill>
              </a:ln>
            </c:spPr>
          </c:marker>
          <c:xVal>
            <c:numRef>
              <c:f>FragstatOut_4_7_16_class!$B$12:$B$16</c:f>
              <c:numCache>
                <c:formatCode>General</c:formatCode>
                <c:ptCount val="5"/>
                <c:pt idx="0">
                  <c:v>1969</c:v>
                </c:pt>
                <c:pt idx="1">
                  <c:v>1987</c:v>
                </c:pt>
                <c:pt idx="2">
                  <c:v>1997</c:v>
                </c:pt>
                <c:pt idx="3">
                  <c:v>2005</c:v>
                </c:pt>
                <c:pt idx="4">
                  <c:v>2012</c:v>
                </c:pt>
              </c:numCache>
            </c:numRef>
          </c:xVal>
          <c:yVal>
            <c:numRef>
              <c:f>FragstatOut_4_7_16_class!$H$12:$H$16</c:f>
              <c:numCache>
                <c:formatCode>General</c:formatCode>
                <c:ptCount val="5"/>
                <c:pt idx="0">
                  <c:v>1.1953</c:v>
                </c:pt>
                <c:pt idx="1">
                  <c:v>1.2937000000000001</c:v>
                </c:pt>
                <c:pt idx="3">
                  <c:v>1.3160000000000001</c:v>
                </c:pt>
                <c:pt idx="4">
                  <c:v>1.3547</c:v>
                </c:pt>
              </c:numCache>
            </c:numRef>
          </c:yVal>
          <c:smooth val="1"/>
          <c:extLst>
            <c:ext xmlns:c16="http://schemas.microsoft.com/office/drawing/2014/chart" uri="{C3380CC4-5D6E-409C-BE32-E72D297353CC}">
              <c16:uniqueId val="{00000004-C7B8-46F2-9E30-0A0C47B3E34D}"/>
            </c:ext>
          </c:extLst>
        </c:ser>
        <c:ser>
          <c:idx val="0"/>
          <c:order val="5"/>
          <c:tx>
            <c:v>SLB Sparse Mdw.</c:v>
          </c:tx>
          <c:spPr>
            <a:ln w="19050" cap="rnd">
              <a:solidFill>
                <a:srgbClr val="FFC000"/>
              </a:solidFill>
              <a:prstDash val="dash"/>
              <a:round/>
            </a:ln>
            <a:effectLst/>
          </c:spPr>
          <c:marker>
            <c:symbol val="square"/>
            <c:size val="7"/>
            <c:spPr>
              <a:solidFill>
                <a:srgbClr val="FFC000"/>
              </a:solidFill>
              <a:ln w="9525">
                <a:solidFill>
                  <a:srgbClr val="FFC000"/>
                </a:solidFill>
              </a:ln>
              <a:effectLst/>
            </c:spPr>
          </c:marker>
          <c:xVal>
            <c:numRef>
              <c:f>FragstatOut_4_7_16_class!$B$34:$B$35</c:f>
              <c:numCache>
                <c:formatCode>General</c:formatCode>
                <c:ptCount val="2"/>
                <c:pt idx="0">
                  <c:v>1973</c:v>
                </c:pt>
                <c:pt idx="1">
                  <c:v>2014</c:v>
                </c:pt>
              </c:numCache>
            </c:numRef>
          </c:xVal>
          <c:yVal>
            <c:numRef>
              <c:f>FragstatOut_4_7_16_class!$H$34:$H$35</c:f>
              <c:numCache>
                <c:formatCode>General</c:formatCode>
                <c:ptCount val="2"/>
                <c:pt idx="0">
                  <c:v>1.2056</c:v>
                </c:pt>
                <c:pt idx="1">
                  <c:v>1.2069000000000001</c:v>
                </c:pt>
              </c:numCache>
            </c:numRef>
          </c:yVal>
          <c:smooth val="1"/>
          <c:extLst>
            <c:ext xmlns:c16="http://schemas.microsoft.com/office/drawing/2014/chart" uri="{C3380CC4-5D6E-409C-BE32-E72D297353CC}">
              <c16:uniqueId val="{00000005-C7B8-46F2-9E30-0A0C47B3E34D}"/>
            </c:ext>
          </c:extLst>
        </c:ser>
        <c:ser>
          <c:idx val="6"/>
          <c:order val="6"/>
          <c:tx>
            <c:v>ICB Conifer</c:v>
          </c:tx>
          <c:spPr>
            <a:ln>
              <a:solidFill>
                <a:schemeClr val="accent3">
                  <a:lumMod val="50000"/>
                </a:schemeClr>
              </a:solidFill>
            </a:ln>
          </c:spPr>
          <c:marker>
            <c:symbol val="circle"/>
            <c:size val="7"/>
            <c:spPr>
              <a:solidFill>
                <a:schemeClr val="accent3">
                  <a:lumMod val="50000"/>
                </a:schemeClr>
              </a:solidFill>
              <a:ln>
                <a:solidFill>
                  <a:schemeClr val="accent3">
                    <a:lumMod val="50000"/>
                  </a:schemeClr>
                </a:solidFill>
              </a:ln>
            </c:spPr>
          </c:marker>
          <c:xVal>
            <c:numRef>
              <c:f>FragstatOut_4_7_16_class!$B$2:$B$6</c:f>
              <c:numCache>
                <c:formatCode>General</c:formatCode>
                <c:ptCount val="5"/>
                <c:pt idx="0">
                  <c:v>1969</c:v>
                </c:pt>
                <c:pt idx="1">
                  <c:v>1987</c:v>
                </c:pt>
                <c:pt idx="2">
                  <c:v>1997</c:v>
                </c:pt>
                <c:pt idx="3">
                  <c:v>2005</c:v>
                </c:pt>
                <c:pt idx="4">
                  <c:v>2012</c:v>
                </c:pt>
              </c:numCache>
            </c:numRef>
          </c:xVal>
          <c:yVal>
            <c:numRef>
              <c:f>FragstatOut_4_7_16_class!$H$2:$H$6</c:f>
              <c:numCache>
                <c:formatCode>General</c:formatCode>
                <c:ptCount val="5"/>
                <c:pt idx="0">
                  <c:v>1.4197</c:v>
                </c:pt>
                <c:pt idx="1">
                  <c:v>1.4748000000000001</c:v>
                </c:pt>
                <c:pt idx="3">
                  <c:v>1.4733000000000001</c:v>
                </c:pt>
                <c:pt idx="4">
                  <c:v>1.4932000000000001</c:v>
                </c:pt>
              </c:numCache>
            </c:numRef>
          </c:yVal>
          <c:smooth val="1"/>
          <c:extLst>
            <c:ext xmlns:c16="http://schemas.microsoft.com/office/drawing/2014/chart" uri="{C3380CC4-5D6E-409C-BE32-E72D297353CC}">
              <c16:uniqueId val="{00000006-C7B8-46F2-9E30-0A0C47B3E34D}"/>
            </c:ext>
          </c:extLst>
        </c:ser>
        <c:ser>
          <c:idx val="7"/>
          <c:order val="7"/>
          <c:tx>
            <c:v>SLB Conifer</c:v>
          </c:tx>
          <c:spPr>
            <a:ln>
              <a:solidFill>
                <a:schemeClr val="accent3">
                  <a:lumMod val="50000"/>
                </a:schemeClr>
              </a:solidFill>
              <a:prstDash val="dash"/>
            </a:ln>
          </c:spPr>
          <c:marker>
            <c:symbol val="circle"/>
            <c:size val="7"/>
            <c:spPr>
              <a:solidFill>
                <a:schemeClr val="accent3">
                  <a:lumMod val="50000"/>
                </a:schemeClr>
              </a:solidFill>
              <a:ln>
                <a:solidFill>
                  <a:schemeClr val="accent3">
                    <a:lumMod val="50000"/>
                  </a:schemeClr>
                </a:solidFill>
              </a:ln>
            </c:spPr>
          </c:marker>
          <c:xVal>
            <c:numRef>
              <c:f>FragstatOut_4_7_16_class!$B$36:$B$37</c:f>
              <c:numCache>
                <c:formatCode>General</c:formatCode>
                <c:ptCount val="2"/>
                <c:pt idx="0">
                  <c:v>1973</c:v>
                </c:pt>
                <c:pt idx="1">
                  <c:v>2014</c:v>
                </c:pt>
              </c:numCache>
            </c:numRef>
          </c:xVal>
          <c:yVal>
            <c:numRef>
              <c:f>FragstatOut_4_7_16_class!$H$36:$H$37</c:f>
              <c:numCache>
                <c:formatCode>General</c:formatCode>
                <c:ptCount val="2"/>
                <c:pt idx="0">
                  <c:v>1.3915999999999999</c:v>
                </c:pt>
                <c:pt idx="1">
                  <c:v>1.3786</c:v>
                </c:pt>
              </c:numCache>
            </c:numRef>
          </c:yVal>
          <c:smooth val="1"/>
          <c:extLst>
            <c:ext xmlns:c16="http://schemas.microsoft.com/office/drawing/2014/chart" uri="{C3380CC4-5D6E-409C-BE32-E72D297353CC}">
              <c16:uniqueId val="{00000007-C7B8-46F2-9E30-0A0C47B3E34D}"/>
            </c:ext>
          </c:extLst>
        </c:ser>
        <c:dLbls>
          <c:showLegendKey val="0"/>
          <c:showVal val="0"/>
          <c:showCatName val="0"/>
          <c:showSerName val="0"/>
          <c:showPercent val="0"/>
          <c:showBubbleSize val="0"/>
        </c:dLbls>
        <c:axId val="2111432616"/>
        <c:axId val="2111438392"/>
      </c:scatterChart>
      <c:valAx>
        <c:axId val="21114326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1438392"/>
        <c:crosses val="autoZero"/>
        <c:crossBetween val="midCat"/>
      </c:valAx>
      <c:valAx>
        <c:axId val="2111438392"/>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sz="1200"/>
                  <a:t>Mean Patch Fractal Dimension</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1432616"/>
        <c:crosses val="autoZero"/>
        <c:crossBetween val="midCat"/>
      </c:valAx>
    </c:plotArea>
    <c:legend>
      <c:legendPos val="r"/>
      <c:overlay val="0"/>
    </c:legend>
    <c:plotVisOnly val="1"/>
    <c:dispBlanksAs val="gap"/>
    <c:showDLblsOverMax val="0"/>
  </c:chart>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EA253-FA08-9346-A4CA-F04D328EE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4258</Words>
  <Characters>24276</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Ekaterina Rakhmatulina</cp:lastModifiedBy>
  <cp:revision>3</cp:revision>
  <dcterms:created xsi:type="dcterms:W3CDTF">2019-06-19T02:23:00Z</dcterms:created>
  <dcterms:modified xsi:type="dcterms:W3CDTF">2019-06-19T02:31:00Z</dcterms:modified>
</cp:coreProperties>
</file>